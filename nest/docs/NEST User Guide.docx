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410E4" w14:textId="77777777" w:rsidR="00FF709F" w:rsidRPr="00E72880" w:rsidRDefault="00FF709F" w:rsidP="00672D76">
      <w:pPr>
        <w:pStyle w:val="TOCHeading"/>
        <w:spacing w:line="276" w:lineRule="auto"/>
        <w:rPr>
          <w:rFonts w:cs="Arial"/>
        </w:rPr>
      </w:pPr>
      <w:r w:rsidRPr="00E72880">
        <w:rPr>
          <w:rFonts w:cs="Arial"/>
        </w:rPr>
        <w:t>Change Log</w:t>
      </w:r>
    </w:p>
    <w:tbl>
      <w:tblPr>
        <w:tblStyle w:val="TableGridLight"/>
        <w:tblW w:w="5000" w:type="pct"/>
        <w:tblLook w:val="04A0" w:firstRow="1" w:lastRow="0" w:firstColumn="1" w:lastColumn="0" w:noHBand="0" w:noVBand="1"/>
      </w:tblPr>
      <w:tblGrid>
        <w:gridCol w:w="1434"/>
        <w:gridCol w:w="1834"/>
        <w:gridCol w:w="2667"/>
        <w:gridCol w:w="3415"/>
      </w:tblGrid>
      <w:tr w:rsidR="00FF709F" w:rsidRPr="00E72880" w14:paraId="27F97A47" w14:textId="77777777" w:rsidTr="00E3785F">
        <w:tc>
          <w:tcPr>
            <w:tcW w:w="767" w:type="pct"/>
          </w:tcPr>
          <w:p w14:paraId="2DD8CD2D" w14:textId="77777777" w:rsidR="00FF709F" w:rsidRPr="00E72880" w:rsidRDefault="00FF709F" w:rsidP="00672D76">
            <w:pPr>
              <w:spacing w:line="276" w:lineRule="auto"/>
              <w:rPr>
                <w:rStyle w:val="Strong"/>
                <w:rFonts w:cs="Arial"/>
                <w:b w:val="0"/>
              </w:rPr>
            </w:pPr>
            <w:r w:rsidRPr="00E72880">
              <w:rPr>
                <w:rStyle w:val="Strong"/>
                <w:rFonts w:cs="Arial"/>
                <w:b w:val="0"/>
              </w:rPr>
              <w:t>Revision</w:t>
            </w:r>
          </w:p>
        </w:tc>
        <w:tc>
          <w:tcPr>
            <w:tcW w:w="981" w:type="pct"/>
          </w:tcPr>
          <w:p w14:paraId="714402B9" w14:textId="77777777" w:rsidR="00FF709F" w:rsidRPr="00E72880" w:rsidRDefault="00FF709F" w:rsidP="00672D76">
            <w:pPr>
              <w:spacing w:line="276" w:lineRule="auto"/>
              <w:rPr>
                <w:rStyle w:val="Strong"/>
                <w:rFonts w:cs="Arial"/>
                <w:b w:val="0"/>
              </w:rPr>
            </w:pPr>
            <w:r w:rsidRPr="00E72880">
              <w:rPr>
                <w:rStyle w:val="Strong"/>
                <w:rFonts w:cs="Arial"/>
                <w:b w:val="0"/>
              </w:rPr>
              <w:t>Submission Date</w:t>
            </w:r>
          </w:p>
        </w:tc>
        <w:tc>
          <w:tcPr>
            <w:tcW w:w="1426" w:type="pct"/>
          </w:tcPr>
          <w:p w14:paraId="59296911" w14:textId="77777777" w:rsidR="00FF709F" w:rsidRPr="00E72880" w:rsidRDefault="00FF709F" w:rsidP="00672D76">
            <w:pPr>
              <w:spacing w:line="276" w:lineRule="auto"/>
              <w:rPr>
                <w:rStyle w:val="Strong"/>
                <w:rFonts w:cs="Arial"/>
                <w:b w:val="0"/>
              </w:rPr>
            </w:pPr>
            <w:r w:rsidRPr="00E72880">
              <w:rPr>
                <w:rStyle w:val="Strong"/>
                <w:rFonts w:cs="Arial"/>
                <w:b w:val="0"/>
              </w:rPr>
              <w:t>Affected Sections or Pages</w:t>
            </w:r>
          </w:p>
        </w:tc>
        <w:tc>
          <w:tcPr>
            <w:tcW w:w="1826" w:type="pct"/>
          </w:tcPr>
          <w:p w14:paraId="24B0A6BE" w14:textId="77777777" w:rsidR="00FF709F" w:rsidRPr="00E72880" w:rsidRDefault="00FF709F" w:rsidP="00672D76">
            <w:pPr>
              <w:spacing w:line="276" w:lineRule="auto"/>
              <w:rPr>
                <w:rStyle w:val="Strong"/>
                <w:rFonts w:cs="Arial"/>
                <w:b w:val="0"/>
              </w:rPr>
            </w:pPr>
            <w:r w:rsidRPr="00E72880">
              <w:rPr>
                <w:rStyle w:val="Strong"/>
                <w:rFonts w:cs="Arial"/>
                <w:b w:val="0"/>
              </w:rPr>
              <w:t>Change Summary</w:t>
            </w:r>
          </w:p>
        </w:tc>
      </w:tr>
      <w:tr w:rsidR="00FF709F" w:rsidRPr="00E72880" w14:paraId="7F15ABDC" w14:textId="77777777" w:rsidTr="00E3785F">
        <w:tc>
          <w:tcPr>
            <w:tcW w:w="767" w:type="pct"/>
          </w:tcPr>
          <w:p w14:paraId="28D4B290" w14:textId="77777777" w:rsidR="00FF709F" w:rsidRPr="00E72880" w:rsidRDefault="00FF709F" w:rsidP="00672D76">
            <w:pPr>
              <w:spacing w:line="276" w:lineRule="auto"/>
              <w:rPr>
                <w:rFonts w:cs="Arial"/>
                <w:b/>
              </w:rPr>
            </w:pPr>
            <w:r w:rsidRPr="00E72880">
              <w:rPr>
                <w:rFonts w:cs="Arial"/>
                <w:b/>
              </w:rPr>
              <w:t>Initial</w:t>
            </w:r>
          </w:p>
        </w:tc>
        <w:tc>
          <w:tcPr>
            <w:tcW w:w="981" w:type="pct"/>
          </w:tcPr>
          <w:p w14:paraId="02D2FDB5" w14:textId="2459983B" w:rsidR="00FF709F" w:rsidRPr="00E72880" w:rsidRDefault="00382DCD" w:rsidP="00382DCD">
            <w:pPr>
              <w:rPr>
                <w:rFonts w:cs="Arial"/>
              </w:rPr>
            </w:pPr>
            <w:r w:rsidRPr="00E72880">
              <w:rPr>
                <w:rFonts w:cs="Arial"/>
              </w:rPr>
              <w:t>January 23, 2019</w:t>
            </w:r>
          </w:p>
        </w:tc>
        <w:tc>
          <w:tcPr>
            <w:tcW w:w="1426" w:type="pct"/>
          </w:tcPr>
          <w:p w14:paraId="735BAF7D" w14:textId="77777777" w:rsidR="00FF709F" w:rsidRPr="00E72880" w:rsidRDefault="00FF709F" w:rsidP="00672D76">
            <w:pPr>
              <w:spacing w:line="276" w:lineRule="auto"/>
              <w:rPr>
                <w:rFonts w:cs="Arial"/>
              </w:rPr>
            </w:pPr>
            <w:r w:rsidRPr="00E72880">
              <w:rPr>
                <w:rFonts w:cs="Arial"/>
              </w:rPr>
              <w:t>All</w:t>
            </w:r>
          </w:p>
        </w:tc>
        <w:tc>
          <w:tcPr>
            <w:tcW w:w="1826" w:type="pct"/>
          </w:tcPr>
          <w:p w14:paraId="1F684B18" w14:textId="0629D911" w:rsidR="00FF709F" w:rsidRPr="00E72880" w:rsidRDefault="00914EF5" w:rsidP="008A3F21">
            <w:pPr>
              <w:spacing w:before="0" w:after="0" w:line="240" w:lineRule="auto"/>
              <w:jc w:val="left"/>
              <w:rPr>
                <w:rFonts w:cs="Arial"/>
              </w:rPr>
            </w:pPr>
            <w:r>
              <w:t xml:space="preserve">This Document includes most </w:t>
            </w:r>
            <w:r w:rsidRPr="00914EF5">
              <w:t>RAVEN’s</w:t>
            </w:r>
            <w:r>
              <w:t xml:space="preserve"> User</w:t>
            </w:r>
            <w:r w:rsidR="008A3F21">
              <w:t>’</w:t>
            </w:r>
            <w:r>
              <w:t xml:space="preserve">s Guide Content </w:t>
            </w:r>
            <w:r w:rsidRPr="00914EF5">
              <w:t>from DOC-001507</w:t>
            </w:r>
            <w:r w:rsidR="008A3F21">
              <w:t xml:space="preserve">. </w:t>
            </w:r>
            <w:r>
              <w:t>A28.1</w:t>
            </w:r>
            <w:r w:rsidR="008A3F21">
              <w:t xml:space="preserve"> and future deliveries will include RAVEN as part of NEST. This is the Initial Document for the NEST User’s Guide. </w:t>
            </w:r>
          </w:p>
        </w:tc>
      </w:tr>
    </w:tbl>
    <w:p w14:paraId="7D6F1672" w14:textId="77777777" w:rsidR="00FF709F" w:rsidRPr="00E72880" w:rsidRDefault="00FF709F" w:rsidP="00672D76">
      <w:pPr>
        <w:spacing w:line="276" w:lineRule="auto"/>
        <w:rPr>
          <w:rFonts w:cs="Arial"/>
        </w:rPr>
      </w:pPr>
    </w:p>
    <w:p w14:paraId="29BD199D" w14:textId="77777777" w:rsidR="00FF709F" w:rsidRPr="00E72880" w:rsidRDefault="00FF709F" w:rsidP="00672D76">
      <w:pPr>
        <w:spacing w:line="276" w:lineRule="auto"/>
        <w:rPr>
          <w:rFonts w:cs="Arial"/>
        </w:rPr>
      </w:pPr>
      <w:r w:rsidRPr="00E72880">
        <w:rPr>
          <w:rFonts w:cs="Arial"/>
        </w:rPr>
        <w:br w:type="page"/>
      </w:r>
    </w:p>
    <w:sdt>
      <w:sdtPr>
        <w:rPr>
          <w:rFonts w:eastAsia="Times New Roman" w:cs="Arial"/>
          <w:b w:val="0"/>
          <w:bCs w:val="0"/>
          <w:smallCaps w:val="0"/>
          <w:sz w:val="20"/>
          <w:szCs w:val="20"/>
        </w:rPr>
        <w:id w:val="-11837169"/>
        <w:docPartObj>
          <w:docPartGallery w:val="Table of Contents"/>
          <w:docPartUnique/>
        </w:docPartObj>
      </w:sdtPr>
      <w:sdtEndPr>
        <w:rPr>
          <w:noProof/>
        </w:rPr>
      </w:sdtEndPr>
      <w:sdtContent>
        <w:p w14:paraId="39E21246" w14:textId="7BF4F6A1" w:rsidR="00EF46F4" w:rsidRPr="00E72880" w:rsidRDefault="00EF46F4" w:rsidP="00672D76">
          <w:pPr>
            <w:pStyle w:val="TOCHeading"/>
            <w:spacing w:line="276" w:lineRule="auto"/>
            <w:rPr>
              <w:rFonts w:cs="Arial"/>
            </w:rPr>
          </w:pPr>
          <w:r w:rsidRPr="00E72880">
            <w:rPr>
              <w:rFonts w:cs="Arial"/>
            </w:rPr>
            <w:t>Table of Contents</w:t>
          </w:r>
        </w:p>
        <w:p w14:paraId="1989C891" w14:textId="1E9693F1" w:rsidR="00D06B33" w:rsidRDefault="00EF46F4">
          <w:pPr>
            <w:pStyle w:val="TOC1"/>
            <w:rPr>
              <w:ins w:id="1" w:author="Microsoft Office User" w:date="2019-07-09T13:17:00Z"/>
              <w:rFonts w:eastAsiaTheme="minorEastAsia" w:cstheme="minorBidi"/>
              <w:b w:val="0"/>
              <w:bCs w:val="0"/>
              <w:i w:val="0"/>
              <w:iCs w:val="0"/>
              <w:noProof/>
              <w:lang w:val="en-US"/>
            </w:rPr>
          </w:pPr>
          <w:r w:rsidRPr="00E72880">
            <w:rPr>
              <w:rFonts w:ascii="Arial" w:hAnsi="Arial" w:cs="Arial"/>
            </w:rPr>
            <w:fldChar w:fldCharType="begin"/>
          </w:r>
          <w:r w:rsidRPr="00E72880">
            <w:rPr>
              <w:rFonts w:ascii="Arial" w:hAnsi="Arial" w:cs="Arial"/>
            </w:rPr>
            <w:instrText xml:space="preserve"> TOC \o "1-7" \h \z \u </w:instrText>
          </w:r>
          <w:r w:rsidRPr="00E72880">
            <w:rPr>
              <w:rFonts w:ascii="Arial" w:hAnsi="Arial" w:cs="Arial"/>
            </w:rPr>
            <w:fldChar w:fldCharType="separate"/>
          </w:r>
          <w:ins w:id="2" w:author="Microsoft Office User" w:date="2019-07-09T13:17:00Z">
            <w:r w:rsidR="00D06B33" w:rsidRPr="00D63A54">
              <w:rPr>
                <w:rStyle w:val="Hyperlink"/>
                <w:noProof/>
              </w:rPr>
              <w:fldChar w:fldCharType="begin"/>
            </w:r>
            <w:r w:rsidR="00D06B33" w:rsidRPr="00D63A54">
              <w:rPr>
                <w:rStyle w:val="Hyperlink"/>
                <w:noProof/>
              </w:rPr>
              <w:instrText xml:space="preserve"> </w:instrText>
            </w:r>
            <w:r w:rsidR="00D06B33">
              <w:rPr>
                <w:noProof/>
              </w:rPr>
              <w:instrText>HYPERLINK \l "_Toc13570676"</w:instrText>
            </w:r>
            <w:r w:rsidR="00D06B33" w:rsidRPr="00D63A54">
              <w:rPr>
                <w:rStyle w:val="Hyperlink"/>
                <w:noProof/>
              </w:rPr>
              <w:instrText xml:space="preserve"> </w:instrText>
            </w:r>
            <w:r w:rsidR="00D06B33" w:rsidRPr="00D63A54">
              <w:rPr>
                <w:rStyle w:val="Hyperlink"/>
                <w:noProof/>
              </w:rPr>
            </w:r>
            <w:r w:rsidR="00D06B33" w:rsidRPr="00D63A54">
              <w:rPr>
                <w:rStyle w:val="Hyperlink"/>
                <w:noProof/>
              </w:rPr>
              <w:fldChar w:fldCharType="separate"/>
            </w:r>
            <w:r w:rsidR="00D06B33" w:rsidRPr="00D63A54">
              <w:rPr>
                <w:rStyle w:val="Hyperlink"/>
                <w:rFonts w:cs="Arial"/>
                <w:noProof/>
              </w:rPr>
              <w:t>1</w:t>
            </w:r>
            <w:r w:rsidR="00D06B33">
              <w:rPr>
                <w:rFonts w:eastAsiaTheme="minorEastAsia" w:cstheme="minorBidi"/>
                <w:b w:val="0"/>
                <w:bCs w:val="0"/>
                <w:i w:val="0"/>
                <w:iCs w:val="0"/>
                <w:noProof/>
                <w:lang w:val="en-US"/>
              </w:rPr>
              <w:tab/>
            </w:r>
            <w:r w:rsidR="00D06B33" w:rsidRPr="00D63A54">
              <w:rPr>
                <w:rStyle w:val="Hyperlink"/>
                <w:rFonts w:cs="Arial"/>
                <w:noProof/>
              </w:rPr>
              <w:t>Document Overview</w:t>
            </w:r>
            <w:r w:rsidR="00D06B33">
              <w:rPr>
                <w:noProof/>
                <w:webHidden/>
              </w:rPr>
              <w:tab/>
            </w:r>
            <w:r w:rsidR="00D06B33">
              <w:rPr>
                <w:noProof/>
                <w:webHidden/>
              </w:rPr>
              <w:fldChar w:fldCharType="begin"/>
            </w:r>
            <w:r w:rsidR="00D06B33">
              <w:rPr>
                <w:noProof/>
                <w:webHidden/>
              </w:rPr>
              <w:instrText xml:space="preserve"> PAGEREF _Toc13570676 \h </w:instrText>
            </w:r>
            <w:r w:rsidR="00D06B33">
              <w:rPr>
                <w:noProof/>
                <w:webHidden/>
              </w:rPr>
            </w:r>
          </w:ins>
          <w:r w:rsidR="00D06B33">
            <w:rPr>
              <w:noProof/>
              <w:webHidden/>
            </w:rPr>
            <w:fldChar w:fldCharType="separate"/>
          </w:r>
          <w:ins w:id="3" w:author="Microsoft Office User" w:date="2019-07-09T13:33:00Z">
            <w:r w:rsidR="009E66C7">
              <w:rPr>
                <w:noProof/>
                <w:webHidden/>
              </w:rPr>
              <w:t>1</w:t>
            </w:r>
          </w:ins>
          <w:ins w:id="4" w:author="Microsoft Office User" w:date="2019-07-09T13:17:00Z">
            <w:r w:rsidR="00D06B33">
              <w:rPr>
                <w:noProof/>
                <w:webHidden/>
              </w:rPr>
              <w:fldChar w:fldCharType="end"/>
            </w:r>
            <w:r w:rsidR="00D06B33" w:rsidRPr="00D63A54">
              <w:rPr>
                <w:rStyle w:val="Hyperlink"/>
                <w:noProof/>
              </w:rPr>
              <w:fldChar w:fldCharType="end"/>
            </w:r>
          </w:ins>
        </w:p>
        <w:p w14:paraId="55E02CB4" w14:textId="6B088E3A" w:rsidR="00D06B33" w:rsidRDefault="00D06B33">
          <w:pPr>
            <w:pStyle w:val="TOC2"/>
            <w:tabs>
              <w:tab w:val="left" w:pos="800"/>
              <w:tab w:val="right" w:leader="dot" w:pos="9350"/>
            </w:tabs>
            <w:rPr>
              <w:ins w:id="5" w:author="Microsoft Office User" w:date="2019-07-09T13:17:00Z"/>
              <w:rFonts w:eastAsiaTheme="minorEastAsia" w:cstheme="minorBidi"/>
              <w:b w:val="0"/>
              <w:bCs w:val="0"/>
              <w:noProof/>
              <w:sz w:val="24"/>
              <w:szCs w:val="24"/>
              <w:lang w:val="en-US"/>
            </w:rPr>
          </w:pPr>
          <w:ins w:id="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"_Toc13570677"</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1.1</w:t>
            </w:r>
            <w:r>
              <w:rPr>
                <w:rFonts w:eastAsiaTheme="minorEastAsia" w:cstheme="minorBidi"/>
                <w:b w:val="0"/>
                <w:bCs w:val="0"/>
                <w:noProof/>
                <w:sz w:val="24"/>
                <w:szCs w:val="24"/>
                <w:lang w:val="en-US"/>
              </w:rPr>
              <w:tab/>
            </w:r>
            <w:r w:rsidRPr="00D63A54">
              <w:rPr>
                <w:rStyle w:val="Hyperlink"/>
                <w:rFonts w:cs="Arial"/>
                <w:noProof/>
              </w:rPr>
              <w:t>Identification</w:t>
            </w:r>
            <w:r>
              <w:rPr>
                <w:noProof/>
                <w:webHidden/>
              </w:rPr>
              <w:tab/>
            </w:r>
            <w:r>
              <w:rPr>
                <w:noProof/>
                <w:webHidden/>
              </w:rPr>
              <w:fldChar w:fldCharType="begin"/>
            </w:r>
            <w:r>
              <w:rPr>
                <w:noProof/>
                <w:webHidden/>
              </w:rPr>
              <w:instrText xml:space="preserve"> PAGEREF _Toc13570677 \h </w:instrText>
            </w:r>
            <w:r>
              <w:rPr>
                <w:noProof/>
                <w:webHidden/>
              </w:rPr>
            </w:r>
          </w:ins>
          <w:r>
            <w:rPr>
              <w:noProof/>
              <w:webHidden/>
            </w:rPr>
            <w:fldChar w:fldCharType="separate"/>
          </w:r>
          <w:ins w:id="7" w:author="Microsoft Office User" w:date="2019-07-09T13:33:00Z">
            <w:r w:rsidR="009E66C7">
              <w:rPr>
                <w:noProof/>
                <w:webHidden/>
              </w:rPr>
              <w:t>1</w:t>
            </w:r>
          </w:ins>
          <w:ins w:id="8" w:author="Microsoft Office User" w:date="2019-07-09T13:17:00Z">
            <w:r>
              <w:rPr>
                <w:noProof/>
                <w:webHidden/>
              </w:rPr>
              <w:fldChar w:fldCharType="end"/>
            </w:r>
            <w:r w:rsidRPr="00D63A54">
              <w:rPr>
                <w:rStyle w:val="Hyperlink"/>
                <w:noProof/>
              </w:rPr>
              <w:fldChar w:fldCharType="end"/>
            </w:r>
          </w:ins>
        </w:p>
        <w:p w14:paraId="141FE0EA" w14:textId="73EC3B48" w:rsidR="00D06B33" w:rsidRDefault="00D06B33">
          <w:pPr>
            <w:pStyle w:val="TOC2"/>
            <w:tabs>
              <w:tab w:val="left" w:pos="800"/>
              <w:tab w:val="right" w:leader="dot" w:pos="9350"/>
            </w:tabs>
            <w:rPr>
              <w:ins w:id="9" w:author="Microsoft Office User" w:date="2019-07-09T13:17:00Z"/>
              <w:rFonts w:eastAsiaTheme="minorEastAsia" w:cstheme="minorBidi"/>
              <w:b w:val="0"/>
              <w:bCs w:val="0"/>
              <w:noProof/>
              <w:sz w:val="24"/>
              <w:szCs w:val="24"/>
              <w:lang w:val="en-US"/>
            </w:rPr>
          </w:pPr>
          <w:ins w:id="1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"_Toc13570678"</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1.2</w:t>
            </w:r>
            <w:r>
              <w:rPr>
                <w:rFonts w:eastAsiaTheme="minorEastAsia" w:cstheme="minorBidi"/>
                <w:b w:val="0"/>
                <w:bCs w:val="0"/>
                <w:noProof/>
                <w:sz w:val="24"/>
                <w:szCs w:val="24"/>
                <w:lang w:val="en-US"/>
              </w:rPr>
              <w:tab/>
            </w:r>
            <w:r w:rsidRPr="00D63A54">
              <w:rPr>
                <w:rStyle w:val="Hyperlink"/>
                <w:rFonts w:cs="Arial"/>
                <w:noProof/>
              </w:rPr>
              <w:t>Purpose</w:t>
            </w:r>
            <w:r>
              <w:rPr>
                <w:noProof/>
                <w:webHidden/>
              </w:rPr>
              <w:tab/>
            </w:r>
            <w:r>
              <w:rPr>
                <w:noProof/>
                <w:webHidden/>
              </w:rPr>
              <w:fldChar w:fldCharType="begin"/>
            </w:r>
            <w:r>
              <w:rPr>
                <w:noProof/>
                <w:webHidden/>
              </w:rPr>
              <w:instrText xml:space="preserve"> PAGEREF _Toc13570678 \h </w:instrText>
            </w:r>
            <w:r>
              <w:rPr>
                <w:noProof/>
                <w:webHidden/>
              </w:rPr>
            </w:r>
          </w:ins>
          <w:r>
            <w:rPr>
              <w:noProof/>
              <w:webHidden/>
            </w:rPr>
            <w:fldChar w:fldCharType="separate"/>
          </w:r>
          <w:ins w:id="11" w:author="Microsoft Office User" w:date="2019-07-09T13:33:00Z">
            <w:r w:rsidR="009E66C7">
              <w:rPr>
                <w:noProof/>
                <w:webHidden/>
              </w:rPr>
              <w:t>1</w:t>
            </w:r>
          </w:ins>
          <w:ins w:id="12" w:author="Microsoft Office User" w:date="2019-07-09T13:17:00Z">
            <w:r>
              <w:rPr>
                <w:noProof/>
                <w:webHidden/>
              </w:rPr>
              <w:fldChar w:fldCharType="end"/>
            </w:r>
            <w:r w:rsidRPr="00D63A54">
              <w:rPr>
                <w:rStyle w:val="Hyperlink"/>
                <w:noProof/>
              </w:rPr>
              <w:fldChar w:fldCharType="end"/>
            </w:r>
          </w:ins>
        </w:p>
        <w:p w14:paraId="26043D96" w14:textId="69DE8619" w:rsidR="00D06B33" w:rsidRDefault="00D06B33">
          <w:pPr>
            <w:pStyle w:val="TOC2"/>
            <w:tabs>
              <w:tab w:val="left" w:pos="800"/>
              <w:tab w:val="right" w:leader="dot" w:pos="9350"/>
            </w:tabs>
            <w:rPr>
              <w:ins w:id="13" w:author="Microsoft Office User" w:date="2019-07-09T13:17:00Z"/>
              <w:rFonts w:eastAsiaTheme="minorEastAsia" w:cstheme="minorBidi"/>
              <w:b w:val="0"/>
              <w:bCs w:val="0"/>
              <w:noProof/>
              <w:sz w:val="24"/>
              <w:szCs w:val="24"/>
              <w:lang w:val="en-US"/>
            </w:rPr>
          </w:pPr>
          <w:ins w:id="1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"_Toc13570679"</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1.3</w:t>
            </w:r>
            <w:r>
              <w:rPr>
                <w:rFonts w:eastAsiaTheme="minorEastAsia" w:cstheme="minorBidi"/>
                <w:b w:val="0"/>
                <w:bCs w:val="0"/>
                <w:noProof/>
                <w:sz w:val="24"/>
                <w:szCs w:val="24"/>
                <w:lang w:val="en-US"/>
              </w:rPr>
              <w:tab/>
            </w:r>
            <w:r w:rsidRPr="00D63A54">
              <w:rPr>
                <w:rStyle w:val="Hyperlink"/>
                <w:rFonts w:cs="Arial"/>
                <w:noProof/>
              </w:rPr>
              <w:t>Terminology and Notation</w:t>
            </w:r>
            <w:r>
              <w:rPr>
                <w:noProof/>
                <w:webHidden/>
              </w:rPr>
              <w:tab/>
            </w:r>
            <w:r>
              <w:rPr>
                <w:noProof/>
                <w:webHidden/>
              </w:rPr>
              <w:fldChar w:fldCharType="begin"/>
            </w:r>
            <w:r>
              <w:rPr>
                <w:noProof/>
                <w:webHidden/>
              </w:rPr>
              <w:instrText xml:space="preserve"> PAGEREF _Toc13570679 \h </w:instrText>
            </w:r>
            <w:r>
              <w:rPr>
                <w:noProof/>
                <w:webHidden/>
              </w:rPr>
            </w:r>
          </w:ins>
          <w:r>
            <w:rPr>
              <w:noProof/>
              <w:webHidden/>
            </w:rPr>
            <w:fldChar w:fldCharType="separate"/>
          </w:r>
          <w:ins w:id="15" w:author="Microsoft Office User" w:date="2019-07-09T13:33:00Z">
            <w:r w:rsidR="009E66C7">
              <w:rPr>
                <w:noProof/>
                <w:webHidden/>
              </w:rPr>
              <w:t>1</w:t>
            </w:r>
          </w:ins>
          <w:ins w:id="16" w:author="Microsoft Office User" w:date="2019-07-09T13:17:00Z">
            <w:r>
              <w:rPr>
                <w:noProof/>
                <w:webHidden/>
              </w:rPr>
              <w:fldChar w:fldCharType="end"/>
            </w:r>
            <w:r w:rsidRPr="00D63A54">
              <w:rPr>
                <w:rStyle w:val="Hyperlink"/>
                <w:noProof/>
              </w:rPr>
              <w:fldChar w:fldCharType="end"/>
            </w:r>
          </w:ins>
        </w:p>
        <w:p w14:paraId="0BBB6F66" w14:textId="4C551BE9" w:rsidR="00D06B33" w:rsidRDefault="00D06B33">
          <w:pPr>
            <w:pStyle w:val="TOC2"/>
            <w:tabs>
              <w:tab w:val="left" w:pos="800"/>
              <w:tab w:val="right" w:leader="dot" w:pos="9350"/>
            </w:tabs>
            <w:rPr>
              <w:ins w:id="17" w:author="Microsoft Office User" w:date="2019-07-09T13:17:00Z"/>
              <w:rFonts w:eastAsiaTheme="minorEastAsia" w:cstheme="minorBidi"/>
              <w:b w:val="0"/>
              <w:bCs w:val="0"/>
              <w:noProof/>
              <w:sz w:val="24"/>
              <w:szCs w:val="24"/>
              <w:lang w:val="en-US"/>
            </w:rPr>
          </w:pPr>
          <w:ins w:id="1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"_Toc13570680"</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1.4</w:t>
            </w:r>
            <w:r>
              <w:rPr>
                <w:rFonts w:eastAsiaTheme="minorEastAsia" w:cstheme="minorBidi"/>
                <w:b w:val="0"/>
                <w:bCs w:val="0"/>
                <w:noProof/>
                <w:sz w:val="24"/>
                <w:szCs w:val="24"/>
                <w:lang w:val="en-US"/>
              </w:rPr>
              <w:tab/>
            </w:r>
            <w:r w:rsidRPr="00D63A54">
              <w:rPr>
                <w:rStyle w:val="Hyperlink"/>
                <w:rFonts w:cs="Arial"/>
                <w:noProof/>
              </w:rPr>
              <w:t>References</w:t>
            </w:r>
            <w:r>
              <w:rPr>
                <w:noProof/>
                <w:webHidden/>
              </w:rPr>
              <w:tab/>
            </w:r>
            <w:r>
              <w:rPr>
                <w:noProof/>
                <w:webHidden/>
              </w:rPr>
              <w:fldChar w:fldCharType="begin"/>
            </w:r>
            <w:r>
              <w:rPr>
                <w:noProof/>
                <w:webHidden/>
              </w:rPr>
              <w:instrText xml:space="preserve"> PAGEREF _Toc13570680 \h </w:instrText>
            </w:r>
            <w:r>
              <w:rPr>
                <w:noProof/>
                <w:webHidden/>
              </w:rPr>
            </w:r>
          </w:ins>
          <w:r>
            <w:rPr>
              <w:noProof/>
              <w:webHidden/>
            </w:rPr>
            <w:fldChar w:fldCharType="separate"/>
          </w:r>
          <w:ins w:id="19" w:author="Microsoft Office User" w:date="2019-07-09T13:33:00Z">
            <w:r w:rsidR="009E66C7">
              <w:rPr>
                <w:noProof/>
                <w:webHidden/>
              </w:rPr>
              <w:t>2</w:t>
            </w:r>
          </w:ins>
          <w:ins w:id="20" w:author="Microsoft Office User" w:date="2019-07-09T13:17:00Z">
            <w:r>
              <w:rPr>
                <w:noProof/>
                <w:webHidden/>
              </w:rPr>
              <w:fldChar w:fldCharType="end"/>
            </w:r>
            <w:r w:rsidRPr="00D63A54">
              <w:rPr>
                <w:rStyle w:val="Hyperlink"/>
                <w:noProof/>
              </w:rPr>
              <w:fldChar w:fldCharType="end"/>
            </w:r>
          </w:ins>
        </w:p>
        <w:p w14:paraId="30AD4F9B" w14:textId="7C4722B9" w:rsidR="00D06B33" w:rsidRDefault="00D06B33">
          <w:pPr>
            <w:pStyle w:val="TOC1"/>
            <w:rPr>
              <w:ins w:id="21" w:author="Microsoft Office User" w:date="2019-07-09T13:17:00Z"/>
              <w:rFonts w:eastAsiaTheme="minorEastAsia" w:cstheme="minorBidi"/>
              <w:b w:val="0"/>
              <w:bCs w:val="0"/>
              <w:i w:val="0"/>
              <w:iCs w:val="0"/>
              <w:noProof/>
              <w:lang w:val="en-US"/>
            </w:rPr>
          </w:pPr>
          <w:ins w:id="2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"_Toc13570681"</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w:t>
            </w:r>
            <w:r>
              <w:rPr>
                <w:rFonts w:eastAsiaTheme="minorEastAsia" w:cstheme="minorBidi"/>
                <w:b w:val="0"/>
                <w:bCs w:val="0"/>
                <w:i w:val="0"/>
                <w:iCs w:val="0"/>
                <w:noProof/>
                <w:lang w:val="en-US"/>
              </w:rPr>
              <w:tab/>
            </w:r>
            <w:r w:rsidRPr="00D63A54">
              <w:rPr>
                <w:rStyle w:val="Hyperlink"/>
                <w:rFonts w:cs="Arial"/>
                <w:noProof/>
              </w:rPr>
              <w:t>Overview of the System</w:t>
            </w:r>
            <w:r>
              <w:rPr>
                <w:noProof/>
                <w:webHidden/>
              </w:rPr>
              <w:tab/>
            </w:r>
            <w:r>
              <w:rPr>
                <w:noProof/>
                <w:webHidden/>
              </w:rPr>
              <w:fldChar w:fldCharType="begin"/>
            </w:r>
            <w:r>
              <w:rPr>
                <w:noProof/>
                <w:webHidden/>
              </w:rPr>
              <w:instrText xml:space="preserve"> PAGEREF _Toc13570681 \h </w:instrText>
            </w:r>
            <w:r>
              <w:rPr>
                <w:noProof/>
                <w:webHidden/>
              </w:rPr>
            </w:r>
          </w:ins>
          <w:r>
            <w:rPr>
              <w:noProof/>
              <w:webHidden/>
            </w:rPr>
            <w:fldChar w:fldCharType="separate"/>
          </w:r>
          <w:ins w:id="23" w:author="Microsoft Office User" w:date="2019-07-09T13:33:00Z">
            <w:r w:rsidR="009E66C7">
              <w:rPr>
                <w:noProof/>
                <w:webHidden/>
              </w:rPr>
              <w:t>3</w:t>
            </w:r>
          </w:ins>
          <w:ins w:id="24" w:author="Microsoft Office User" w:date="2019-07-09T13:17:00Z">
            <w:r>
              <w:rPr>
                <w:noProof/>
                <w:webHidden/>
              </w:rPr>
              <w:fldChar w:fldCharType="end"/>
            </w:r>
            <w:r w:rsidRPr="00D63A54">
              <w:rPr>
                <w:rStyle w:val="Hyperlink"/>
                <w:noProof/>
              </w:rPr>
              <w:fldChar w:fldCharType="end"/>
            </w:r>
          </w:ins>
        </w:p>
        <w:p w14:paraId="03D3C5F4" w14:textId="79827E33" w:rsidR="00D06B33" w:rsidRDefault="00D06B33">
          <w:pPr>
            <w:pStyle w:val="TOC2"/>
            <w:tabs>
              <w:tab w:val="left" w:pos="800"/>
              <w:tab w:val="right" w:leader="dot" w:pos="9350"/>
            </w:tabs>
            <w:rPr>
              <w:ins w:id="25" w:author="Microsoft Office User" w:date="2019-07-09T13:17:00Z"/>
              <w:rFonts w:eastAsiaTheme="minorEastAsia" w:cstheme="minorBidi"/>
              <w:b w:val="0"/>
              <w:bCs w:val="0"/>
              <w:noProof/>
              <w:sz w:val="24"/>
              <w:szCs w:val="24"/>
              <w:lang w:val="en-US"/>
            </w:rPr>
          </w:pPr>
          <w:ins w:id="2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"_Toc13570682"</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2.1</w:t>
            </w:r>
            <w:r>
              <w:rPr>
                <w:rFonts w:eastAsiaTheme="minorEastAsia" w:cstheme="minorBidi"/>
                <w:b w:val="0"/>
                <w:bCs w:val="0"/>
                <w:noProof/>
                <w:sz w:val="24"/>
                <w:szCs w:val="24"/>
                <w:lang w:val="en-US"/>
              </w:rPr>
              <w:tab/>
            </w:r>
            <w:r w:rsidRPr="00D63A54">
              <w:rPr>
                <w:rStyle w:val="Hyperlink"/>
                <w:rFonts w:cs="Arial"/>
                <w:noProof/>
              </w:rPr>
              <w:t>About</w:t>
            </w:r>
            <w:r>
              <w:rPr>
                <w:noProof/>
                <w:webHidden/>
              </w:rPr>
              <w:tab/>
            </w:r>
            <w:r>
              <w:rPr>
                <w:noProof/>
                <w:webHidden/>
              </w:rPr>
              <w:fldChar w:fldCharType="begin"/>
            </w:r>
            <w:r>
              <w:rPr>
                <w:noProof/>
                <w:webHidden/>
              </w:rPr>
              <w:instrText xml:space="preserve"> PAGEREF _Toc13570682 \h </w:instrText>
            </w:r>
            <w:r>
              <w:rPr>
                <w:noProof/>
                <w:webHidden/>
              </w:rPr>
            </w:r>
          </w:ins>
          <w:r>
            <w:rPr>
              <w:noProof/>
              <w:webHidden/>
            </w:rPr>
            <w:fldChar w:fldCharType="separate"/>
          </w:r>
          <w:ins w:id="27" w:author="Microsoft Office User" w:date="2019-07-09T13:33:00Z">
            <w:r w:rsidR="009E66C7">
              <w:rPr>
                <w:noProof/>
                <w:webHidden/>
              </w:rPr>
              <w:t>3</w:t>
            </w:r>
          </w:ins>
          <w:ins w:id="28" w:author="Microsoft Office User" w:date="2019-07-09T13:17:00Z">
            <w:r>
              <w:rPr>
                <w:noProof/>
                <w:webHidden/>
              </w:rPr>
              <w:fldChar w:fldCharType="end"/>
            </w:r>
            <w:r w:rsidRPr="00D63A54">
              <w:rPr>
                <w:rStyle w:val="Hyperlink"/>
                <w:noProof/>
              </w:rPr>
              <w:fldChar w:fldCharType="end"/>
            </w:r>
          </w:ins>
        </w:p>
        <w:p w14:paraId="6E5DD08B" w14:textId="41EE8018" w:rsidR="00D06B33" w:rsidRDefault="00D06B33">
          <w:pPr>
            <w:pStyle w:val="TOC2"/>
            <w:tabs>
              <w:tab w:val="left" w:pos="800"/>
              <w:tab w:val="right" w:leader="dot" w:pos="9350"/>
            </w:tabs>
            <w:rPr>
              <w:ins w:id="29" w:author="Microsoft Office User" w:date="2019-07-09T13:17:00Z"/>
              <w:rFonts w:eastAsiaTheme="minorEastAsia" w:cstheme="minorBidi"/>
              <w:b w:val="0"/>
              <w:bCs w:val="0"/>
              <w:noProof/>
              <w:sz w:val="24"/>
              <w:szCs w:val="24"/>
              <w:lang w:val="en-US"/>
            </w:rPr>
          </w:pPr>
          <w:ins w:id="3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"_Toc13570683"</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w:t>
            </w:r>
            <w:r>
              <w:rPr>
                <w:rFonts w:eastAsiaTheme="minorEastAsia" w:cstheme="minorBidi"/>
                <w:b w:val="0"/>
                <w:bCs w:val="0"/>
                <w:noProof/>
                <w:sz w:val="24"/>
                <w:szCs w:val="24"/>
                <w:lang w:val="en-US"/>
              </w:rPr>
              <w:tab/>
            </w:r>
            <w:r w:rsidRPr="00D63A54">
              <w:rPr>
                <w:rStyle w:val="Hyperlink"/>
                <w:rFonts w:cs="Arial"/>
                <w:noProof/>
              </w:rPr>
              <w:t>Capabilities</w:t>
            </w:r>
            <w:r>
              <w:rPr>
                <w:noProof/>
                <w:webHidden/>
              </w:rPr>
              <w:tab/>
            </w:r>
            <w:r>
              <w:rPr>
                <w:noProof/>
                <w:webHidden/>
              </w:rPr>
              <w:fldChar w:fldCharType="begin"/>
            </w:r>
            <w:r>
              <w:rPr>
                <w:noProof/>
                <w:webHidden/>
              </w:rPr>
              <w:instrText xml:space="preserve"> PAGEREF _Toc13570683 \h </w:instrText>
            </w:r>
            <w:r>
              <w:rPr>
                <w:noProof/>
                <w:webHidden/>
              </w:rPr>
            </w:r>
          </w:ins>
          <w:r>
            <w:rPr>
              <w:noProof/>
              <w:webHidden/>
            </w:rPr>
            <w:fldChar w:fldCharType="separate"/>
          </w:r>
          <w:ins w:id="31" w:author="Microsoft Office User" w:date="2019-07-09T13:33:00Z">
            <w:r w:rsidR="009E66C7">
              <w:rPr>
                <w:noProof/>
                <w:webHidden/>
              </w:rPr>
              <w:t>3</w:t>
            </w:r>
          </w:ins>
          <w:ins w:id="32" w:author="Microsoft Office User" w:date="2019-07-09T13:17:00Z">
            <w:r>
              <w:rPr>
                <w:noProof/>
                <w:webHidden/>
              </w:rPr>
              <w:fldChar w:fldCharType="end"/>
            </w:r>
            <w:r w:rsidRPr="00D63A54">
              <w:rPr>
                <w:rStyle w:val="Hyperlink"/>
                <w:noProof/>
              </w:rPr>
              <w:fldChar w:fldCharType="end"/>
            </w:r>
          </w:ins>
        </w:p>
        <w:p w14:paraId="20165976" w14:textId="3793E319" w:rsidR="00D06B33" w:rsidRDefault="00D06B33">
          <w:pPr>
            <w:pStyle w:val="TOC3"/>
            <w:tabs>
              <w:tab w:val="left" w:pos="1200"/>
              <w:tab w:val="right" w:leader="dot" w:pos="9350"/>
            </w:tabs>
            <w:rPr>
              <w:ins w:id="33" w:author="Microsoft Office User" w:date="2019-07-09T13:17:00Z"/>
              <w:rFonts w:eastAsiaTheme="minorEastAsia" w:cstheme="minorBidi"/>
              <w:noProof/>
              <w:sz w:val="24"/>
              <w:szCs w:val="24"/>
              <w:lang w:val="en-US"/>
            </w:rPr>
          </w:pPr>
          <w:ins w:id="3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"_Toc13570684"</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w:t>
            </w:r>
            <w:r>
              <w:rPr>
                <w:rFonts w:eastAsiaTheme="minorEastAsia" w:cstheme="minorBidi"/>
                <w:noProof/>
                <w:sz w:val="24"/>
                <w:szCs w:val="24"/>
                <w:lang w:val="en-US"/>
              </w:rPr>
              <w:tab/>
            </w:r>
            <w:r w:rsidRPr="00D63A54">
              <w:rPr>
                <w:rStyle w:val="Hyperlink"/>
                <w:rFonts w:cs="Arial"/>
                <w:noProof/>
              </w:rPr>
              <w:t>RAVEN</w:t>
            </w:r>
            <w:r>
              <w:rPr>
                <w:noProof/>
                <w:webHidden/>
              </w:rPr>
              <w:tab/>
            </w:r>
            <w:r>
              <w:rPr>
                <w:noProof/>
                <w:webHidden/>
              </w:rPr>
              <w:fldChar w:fldCharType="begin"/>
            </w:r>
            <w:r>
              <w:rPr>
                <w:noProof/>
                <w:webHidden/>
              </w:rPr>
              <w:instrText xml:space="preserve"> PAGEREF _Toc13570684 \h </w:instrText>
            </w:r>
            <w:r>
              <w:rPr>
                <w:noProof/>
                <w:webHidden/>
              </w:rPr>
            </w:r>
          </w:ins>
          <w:r>
            <w:rPr>
              <w:noProof/>
              <w:webHidden/>
            </w:rPr>
            <w:fldChar w:fldCharType="separate"/>
          </w:r>
          <w:ins w:id="35" w:author="Microsoft Office User" w:date="2019-07-09T13:33:00Z">
            <w:r w:rsidR="009E66C7">
              <w:rPr>
                <w:noProof/>
                <w:webHidden/>
              </w:rPr>
              <w:t>3</w:t>
            </w:r>
          </w:ins>
          <w:ins w:id="36" w:author="Microsoft Office User" w:date="2019-07-09T13:17:00Z">
            <w:r>
              <w:rPr>
                <w:noProof/>
                <w:webHidden/>
              </w:rPr>
              <w:fldChar w:fldCharType="end"/>
            </w:r>
            <w:r w:rsidRPr="00D63A54">
              <w:rPr>
                <w:rStyle w:val="Hyperlink"/>
                <w:noProof/>
              </w:rPr>
              <w:fldChar w:fldCharType="end"/>
            </w:r>
          </w:ins>
        </w:p>
        <w:p w14:paraId="1472CC2D" w14:textId="165BD852" w:rsidR="00D06B33" w:rsidRDefault="00D06B33">
          <w:pPr>
            <w:pStyle w:val="TOC4"/>
            <w:tabs>
              <w:tab w:val="left" w:pos="1400"/>
              <w:tab w:val="right" w:leader="dot" w:pos="9350"/>
            </w:tabs>
            <w:rPr>
              <w:ins w:id="37" w:author="Microsoft Office User" w:date="2019-07-09T13:17:00Z"/>
              <w:rFonts w:eastAsiaTheme="minorEastAsia" w:cstheme="minorBidi"/>
              <w:noProof/>
              <w:sz w:val="24"/>
              <w:szCs w:val="24"/>
              <w:lang w:val="en-US"/>
            </w:rPr>
          </w:pPr>
          <w:ins w:id="3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"_Toc13570685"</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w:t>
            </w:r>
            <w:r>
              <w:rPr>
                <w:rFonts w:eastAsiaTheme="minorEastAsia" w:cstheme="minorBidi"/>
                <w:noProof/>
                <w:sz w:val="24"/>
                <w:szCs w:val="24"/>
                <w:lang w:val="en-US"/>
              </w:rPr>
              <w:tab/>
            </w:r>
            <w:r w:rsidRPr="00D63A54">
              <w:rPr>
                <w:rStyle w:val="Hyperlink"/>
                <w:rFonts w:cs="Arial"/>
                <w:noProof/>
              </w:rPr>
              <w:t>Instructions for Operations</w:t>
            </w:r>
            <w:r>
              <w:rPr>
                <w:noProof/>
                <w:webHidden/>
              </w:rPr>
              <w:tab/>
            </w:r>
            <w:r>
              <w:rPr>
                <w:noProof/>
                <w:webHidden/>
              </w:rPr>
              <w:fldChar w:fldCharType="begin"/>
            </w:r>
            <w:r>
              <w:rPr>
                <w:noProof/>
                <w:webHidden/>
              </w:rPr>
              <w:instrText xml:space="preserve"> PAGEREF _Toc13570685 \h </w:instrText>
            </w:r>
            <w:r>
              <w:rPr>
                <w:noProof/>
                <w:webHidden/>
              </w:rPr>
            </w:r>
          </w:ins>
          <w:r>
            <w:rPr>
              <w:noProof/>
              <w:webHidden/>
            </w:rPr>
            <w:fldChar w:fldCharType="separate"/>
          </w:r>
          <w:ins w:id="39" w:author="Microsoft Office User" w:date="2019-07-09T13:33:00Z">
            <w:r w:rsidR="009E66C7">
              <w:rPr>
                <w:noProof/>
                <w:webHidden/>
              </w:rPr>
              <w:t>4</w:t>
            </w:r>
          </w:ins>
          <w:ins w:id="40" w:author="Microsoft Office User" w:date="2019-07-09T13:17:00Z">
            <w:r>
              <w:rPr>
                <w:noProof/>
                <w:webHidden/>
              </w:rPr>
              <w:fldChar w:fldCharType="end"/>
            </w:r>
            <w:r w:rsidRPr="00D63A54">
              <w:rPr>
                <w:rStyle w:val="Hyperlink"/>
                <w:noProof/>
              </w:rPr>
              <w:fldChar w:fldCharType="end"/>
            </w:r>
          </w:ins>
        </w:p>
        <w:p w14:paraId="130F98B1" w14:textId="30CE5B07" w:rsidR="00D06B33" w:rsidRDefault="00D06B33">
          <w:pPr>
            <w:pStyle w:val="TOC5"/>
            <w:tabs>
              <w:tab w:val="left" w:pos="1749"/>
              <w:tab w:val="right" w:leader="dot" w:pos="9350"/>
            </w:tabs>
            <w:rPr>
              <w:ins w:id="41" w:author="Microsoft Office User" w:date="2019-07-09T13:17:00Z"/>
              <w:rFonts w:eastAsiaTheme="minorEastAsia" w:cstheme="minorBidi"/>
              <w:noProof/>
              <w:sz w:val="24"/>
              <w:szCs w:val="24"/>
              <w:lang w:val="en-US"/>
            </w:rPr>
          </w:pPr>
          <w:ins w:id="4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"_Toc13570686"</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2.2.1.1.1</w:t>
            </w:r>
            <w:r>
              <w:rPr>
                <w:rFonts w:eastAsiaTheme="minorEastAsia" w:cstheme="minorBidi"/>
                <w:noProof/>
                <w:sz w:val="24"/>
                <w:szCs w:val="24"/>
                <w:lang w:val="en-US"/>
              </w:rPr>
              <w:tab/>
            </w:r>
            <w:r w:rsidRPr="00D63A54">
              <w:rPr>
                <w:rStyle w:val="Hyperlink"/>
                <w:rFonts w:cs="Arial"/>
                <w:noProof/>
              </w:rPr>
              <w:t>Application Layout</w:t>
            </w:r>
            <w:r>
              <w:rPr>
                <w:noProof/>
                <w:webHidden/>
              </w:rPr>
              <w:tab/>
            </w:r>
            <w:r>
              <w:rPr>
                <w:noProof/>
                <w:webHidden/>
              </w:rPr>
              <w:fldChar w:fldCharType="begin"/>
            </w:r>
            <w:r>
              <w:rPr>
                <w:noProof/>
                <w:webHidden/>
              </w:rPr>
              <w:instrText xml:space="preserve"> PAGEREF _Toc13570686 \h </w:instrText>
            </w:r>
            <w:r>
              <w:rPr>
                <w:noProof/>
                <w:webHidden/>
              </w:rPr>
            </w:r>
          </w:ins>
          <w:r>
            <w:rPr>
              <w:noProof/>
              <w:webHidden/>
            </w:rPr>
            <w:fldChar w:fldCharType="separate"/>
          </w:r>
          <w:ins w:id="43" w:author="Microsoft Office User" w:date="2019-07-09T13:33:00Z">
            <w:r w:rsidR="009E66C7">
              <w:rPr>
                <w:noProof/>
                <w:webHidden/>
              </w:rPr>
              <w:t>4</w:t>
            </w:r>
          </w:ins>
          <w:ins w:id="44" w:author="Microsoft Office User" w:date="2019-07-09T13:17:00Z">
            <w:r>
              <w:rPr>
                <w:noProof/>
                <w:webHidden/>
              </w:rPr>
              <w:fldChar w:fldCharType="end"/>
            </w:r>
            <w:r w:rsidRPr="00D63A54">
              <w:rPr>
                <w:rStyle w:val="Hyperlink"/>
                <w:noProof/>
              </w:rPr>
              <w:fldChar w:fldCharType="end"/>
            </w:r>
          </w:ins>
        </w:p>
        <w:p w14:paraId="58617692" w14:textId="0C786532" w:rsidR="00D06B33" w:rsidRDefault="00D06B33">
          <w:pPr>
            <w:pStyle w:val="TOC6"/>
            <w:tabs>
              <w:tab w:val="left" w:pos="2101"/>
              <w:tab w:val="right" w:leader="dot" w:pos="9350"/>
            </w:tabs>
            <w:rPr>
              <w:ins w:id="45" w:author="Microsoft Office User" w:date="2019-07-09T13:17:00Z"/>
              <w:rFonts w:eastAsiaTheme="minorEastAsia" w:cstheme="minorBidi"/>
              <w:noProof/>
              <w:sz w:val="24"/>
              <w:szCs w:val="24"/>
              <w:lang w:val="en-US"/>
            </w:rPr>
          </w:pPr>
          <w:ins w:id="4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"_Toc13570687"</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2.2.1.1.1.1</w:t>
            </w:r>
            <w:r>
              <w:rPr>
                <w:rFonts w:eastAsiaTheme="minorEastAsia" w:cstheme="minorBidi"/>
                <w:noProof/>
                <w:sz w:val="24"/>
                <w:szCs w:val="24"/>
                <w:lang w:val="en-US"/>
              </w:rPr>
              <w:tab/>
            </w:r>
            <w:r w:rsidRPr="00D63A54">
              <w:rPr>
                <w:rStyle w:val="Hyperlink"/>
                <w:rFonts w:cs="Arial"/>
                <w:noProof/>
              </w:rPr>
              <w:t>Containers</w:t>
            </w:r>
            <w:r>
              <w:rPr>
                <w:noProof/>
                <w:webHidden/>
              </w:rPr>
              <w:tab/>
            </w:r>
            <w:r>
              <w:rPr>
                <w:noProof/>
                <w:webHidden/>
              </w:rPr>
              <w:fldChar w:fldCharType="begin"/>
            </w:r>
            <w:r>
              <w:rPr>
                <w:noProof/>
                <w:webHidden/>
              </w:rPr>
              <w:instrText xml:space="preserve"> PAGEREF _Toc13570687 \h </w:instrText>
            </w:r>
            <w:r>
              <w:rPr>
                <w:noProof/>
                <w:webHidden/>
              </w:rPr>
            </w:r>
          </w:ins>
          <w:r>
            <w:rPr>
              <w:noProof/>
              <w:webHidden/>
            </w:rPr>
            <w:fldChar w:fldCharType="separate"/>
          </w:r>
          <w:ins w:id="47" w:author="Microsoft Office User" w:date="2019-07-09T13:33:00Z">
            <w:r w:rsidR="009E66C7">
              <w:rPr>
                <w:noProof/>
                <w:webHidden/>
              </w:rPr>
              <w:t>4</w:t>
            </w:r>
          </w:ins>
          <w:ins w:id="48" w:author="Microsoft Office User" w:date="2019-07-09T13:17:00Z">
            <w:r>
              <w:rPr>
                <w:noProof/>
                <w:webHidden/>
              </w:rPr>
              <w:fldChar w:fldCharType="end"/>
            </w:r>
            <w:r w:rsidRPr="00D63A54">
              <w:rPr>
                <w:rStyle w:val="Hyperlink"/>
                <w:noProof/>
              </w:rPr>
              <w:fldChar w:fldCharType="end"/>
            </w:r>
          </w:ins>
        </w:p>
        <w:p w14:paraId="2E0EA8B0" w14:textId="78CDFFC4" w:rsidR="00D06B33" w:rsidRDefault="00D06B33">
          <w:pPr>
            <w:pStyle w:val="TOC7"/>
            <w:tabs>
              <w:tab w:val="left" w:pos="2453"/>
              <w:tab w:val="right" w:leader="dot" w:pos="9350"/>
            </w:tabs>
            <w:rPr>
              <w:ins w:id="49" w:author="Microsoft Office User" w:date="2019-07-09T13:17:00Z"/>
              <w:rFonts w:eastAsiaTheme="minorEastAsia" w:cstheme="minorBidi"/>
              <w:noProof/>
              <w:sz w:val="24"/>
              <w:szCs w:val="24"/>
              <w:lang w:val="en-US"/>
            </w:rPr>
          </w:pPr>
          <w:ins w:id="5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"_Toc13570688"</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2.2.1.1.1.1.1</w:t>
            </w:r>
            <w:r>
              <w:rPr>
                <w:rFonts w:eastAsiaTheme="minorEastAsia" w:cstheme="minorBidi"/>
                <w:noProof/>
                <w:sz w:val="24"/>
                <w:szCs w:val="24"/>
                <w:lang w:val="en-US"/>
              </w:rPr>
              <w:tab/>
            </w:r>
            <w:r w:rsidRPr="00D63A54">
              <w:rPr>
                <w:rStyle w:val="Hyperlink"/>
                <w:rFonts w:cs="Arial"/>
                <w:noProof/>
              </w:rPr>
              <w:t>Source Explorer Panel</w:t>
            </w:r>
            <w:r>
              <w:rPr>
                <w:noProof/>
                <w:webHidden/>
              </w:rPr>
              <w:tab/>
            </w:r>
            <w:r>
              <w:rPr>
                <w:noProof/>
                <w:webHidden/>
              </w:rPr>
              <w:fldChar w:fldCharType="begin"/>
            </w:r>
            <w:r>
              <w:rPr>
                <w:noProof/>
                <w:webHidden/>
              </w:rPr>
              <w:instrText xml:space="preserve"> PAGEREF _Toc13570688 \h </w:instrText>
            </w:r>
            <w:r>
              <w:rPr>
                <w:noProof/>
                <w:webHidden/>
              </w:rPr>
            </w:r>
          </w:ins>
          <w:r>
            <w:rPr>
              <w:noProof/>
              <w:webHidden/>
            </w:rPr>
            <w:fldChar w:fldCharType="separate"/>
          </w:r>
          <w:ins w:id="51" w:author="Microsoft Office User" w:date="2019-07-09T13:33:00Z">
            <w:r w:rsidR="009E66C7">
              <w:rPr>
                <w:noProof/>
                <w:webHidden/>
              </w:rPr>
              <w:t>4</w:t>
            </w:r>
          </w:ins>
          <w:ins w:id="52" w:author="Microsoft Office User" w:date="2019-07-09T13:17:00Z">
            <w:r>
              <w:rPr>
                <w:noProof/>
                <w:webHidden/>
              </w:rPr>
              <w:fldChar w:fldCharType="end"/>
            </w:r>
            <w:r w:rsidRPr="00D63A54">
              <w:rPr>
                <w:rStyle w:val="Hyperlink"/>
                <w:noProof/>
              </w:rPr>
              <w:fldChar w:fldCharType="end"/>
            </w:r>
          </w:ins>
        </w:p>
        <w:p w14:paraId="036A4620" w14:textId="70429EFE" w:rsidR="00D06B33" w:rsidRDefault="00D06B33">
          <w:pPr>
            <w:pStyle w:val="TOC7"/>
            <w:tabs>
              <w:tab w:val="left" w:pos="2453"/>
              <w:tab w:val="right" w:leader="dot" w:pos="9350"/>
            </w:tabs>
            <w:rPr>
              <w:ins w:id="53" w:author="Microsoft Office User" w:date="2019-07-09T13:17:00Z"/>
              <w:rFonts w:eastAsiaTheme="minorEastAsia" w:cstheme="minorBidi"/>
              <w:noProof/>
              <w:sz w:val="24"/>
              <w:szCs w:val="24"/>
              <w:lang w:val="en-US"/>
            </w:rPr>
          </w:pPr>
          <w:ins w:id="5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"_Toc13570689"</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2.2.1.1.1.1.2</w:t>
            </w:r>
            <w:r>
              <w:rPr>
                <w:rFonts w:eastAsiaTheme="minorEastAsia" w:cstheme="minorBidi"/>
                <w:noProof/>
                <w:sz w:val="24"/>
                <w:szCs w:val="24"/>
                <w:lang w:val="en-US"/>
              </w:rPr>
              <w:tab/>
            </w:r>
            <w:r w:rsidRPr="00D63A54">
              <w:rPr>
                <w:rStyle w:val="Hyperlink"/>
                <w:rFonts w:cs="Arial"/>
                <w:noProof/>
              </w:rPr>
              <w:t>Bands Panels</w:t>
            </w:r>
            <w:r>
              <w:rPr>
                <w:noProof/>
                <w:webHidden/>
              </w:rPr>
              <w:tab/>
            </w:r>
            <w:r>
              <w:rPr>
                <w:noProof/>
                <w:webHidden/>
              </w:rPr>
              <w:fldChar w:fldCharType="begin"/>
            </w:r>
            <w:r>
              <w:rPr>
                <w:noProof/>
                <w:webHidden/>
              </w:rPr>
              <w:instrText xml:space="preserve"> PAGEREF _Toc13570689 \h </w:instrText>
            </w:r>
            <w:r>
              <w:rPr>
                <w:noProof/>
                <w:webHidden/>
              </w:rPr>
            </w:r>
          </w:ins>
          <w:r>
            <w:rPr>
              <w:noProof/>
              <w:webHidden/>
            </w:rPr>
            <w:fldChar w:fldCharType="separate"/>
          </w:r>
          <w:ins w:id="55" w:author="Microsoft Office User" w:date="2019-07-09T13:33:00Z">
            <w:r w:rsidR="009E66C7">
              <w:rPr>
                <w:noProof/>
                <w:webHidden/>
              </w:rPr>
              <w:t>4</w:t>
            </w:r>
          </w:ins>
          <w:ins w:id="56" w:author="Microsoft Office User" w:date="2019-07-09T13:17:00Z">
            <w:r>
              <w:rPr>
                <w:noProof/>
                <w:webHidden/>
              </w:rPr>
              <w:fldChar w:fldCharType="end"/>
            </w:r>
            <w:r w:rsidRPr="00D63A54">
              <w:rPr>
                <w:rStyle w:val="Hyperlink"/>
                <w:noProof/>
              </w:rPr>
              <w:fldChar w:fldCharType="end"/>
            </w:r>
          </w:ins>
        </w:p>
        <w:p w14:paraId="1F10F977" w14:textId="44A427CA" w:rsidR="00D06B33" w:rsidRDefault="00D06B33">
          <w:pPr>
            <w:pStyle w:val="TOC7"/>
            <w:tabs>
              <w:tab w:val="left" w:pos="2453"/>
              <w:tab w:val="right" w:leader="dot" w:pos="9350"/>
            </w:tabs>
            <w:rPr>
              <w:ins w:id="57" w:author="Microsoft Office User" w:date="2019-07-09T13:17:00Z"/>
              <w:rFonts w:eastAsiaTheme="minorEastAsia" w:cstheme="minorBidi"/>
              <w:noProof/>
              <w:sz w:val="24"/>
              <w:szCs w:val="24"/>
              <w:lang w:val="en-US"/>
            </w:rPr>
          </w:pPr>
          <w:ins w:id="5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"_Toc13570690"</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2.2.1.1.1.1.3</w:t>
            </w:r>
            <w:r>
              <w:rPr>
                <w:rFonts w:eastAsiaTheme="minorEastAsia" w:cstheme="minorBidi"/>
                <w:noProof/>
                <w:sz w:val="24"/>
                <w:szCs w:val="24"/>
                <w:lang w:val="en-US"/>
              </w:rPr>
              <w:tab/>
            </w:r>
            <w:r w:rsidRPr="00D63A54">
              <w:rPr>
                <w:rStyle w:val="Hyperlink"/>
                <w:rFonts w:cs="Arial"/>
                <w:noProof/>
              </w:rPr>
              <w:t>Details Panel</w:t>
            </w:r>
            <w:r>
              <w:rPr>
                <w:noProof/>
                <w:webHidden/>
              </w:rPr>
              <w:tab/>
            </w:r>
            <w:r>
              <w:rPr>
                <w:noProof/>
                <w:webHidden/>
              </w:rPr>
              <w:fldChar w:fldCharType="begin"/>
            </w:r>
            <w:r>
              <w:rPr>
                <w:noProof/>
                <w:webHidden/>
              </w:rPr>
              <w:instrText xml:space="preserve"> PAGEREF _Toc13570690 \h </w:instrText>
            </w:r>
            <w:r>
              <w:rPr>
                <w:noProof/>
                <w:webHidden/>
              </w:rPr>
            </w:r>
          </w:ins>
          <w:r>
            <w:rPr>
              <w:noProof/>
              <w:webHidden/>
            </w:rPr>
            <w:fldChar w:fldCharType="separate"/>
          </w:r>
          <w:ins w:id="59" w:author="Microsoft Office User" w:date="2019-07-09T13:33:00Z">
            <w:r w:rsidR="009E66C7">
              <w:rPr>
                <w:noProof/>
                <w:webHidden/>
              </w:rPr>
              <w:t>5</w:t>
            </w:r>
          </w:ins>
          <w:ins w:id="60" w:author="Microsoft Office User" w:date="2019-07-09T13:17:00Z">
            <w:r>
              <w:rPr>
                <w:noProof/>
                <w:webHidden/>
              </w:rPr>
              <w:fldChar w:fldCharType="end"/>
            </w:r>
            <w:r w:rsidRPr="00D63A54">
              <w:rPr>
                <w:rStyle w:val="Hyperlink"/>
                <w:noProof/>
              </w:rPr>
              <w:fldChar w:fldCharType="end"/>
            </w:r>
          </w:ins>
        </w:p>
        <w:p w14:paraId="693F1AC7" w14:textId="1109C73C" w:rsidR="00D06B33" w:rsidRDefault="00D06B33">
          <w:pPr>
            <w:pStyle w:val="TOC7"/>
            <w:tabs>
              <w:tab w:val="left" w:pos="1600"/>
              <w:tab w:val="right" w:leader="dot" w:pos="9350"/>
            </w:tabs>
            <w:rPr>
              <w:ins w:id="61" w:author="Microsoft Office User" w:date="2019-07-09T13:17:00Z"/>
              <w:rFonts w:eastAsiaTheme="minorEastAsia" w:cstheme="minorBidi"/>
              <w:noProof/>
              <w:sz w:val="24"/>
              <w:szCs w:val="24"/>
              <w:lang w:val="en-US"/>
            </w:rPr>
          </w:pPr>
          <w:ins w:id="6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"_Toc13570691"</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Pr>
                <w:rFonts w:eastAsiaTheme="minorEastAsia" w:cstheme="minorBidi"/>
                <w:noProof/>
                <w:sz w:val="24"/>
                <w:szCs w:val="24"/>
                <w:lang w:val="en-US"/>
              </w:rPr>
              <w:tab/>
            </w:r>
            <w:r w:rsidRPr="00D63A54">
              <w:rPr>
                <w:rStyle w:val="Hyperlink"/>
                <w:rFonts w:cs="Arial"/>
                <w:noProof/>
              </w:rPr>
              <w:t>Right Panel: Selected Point</w:t>
            </w:r>
            <w:r>
              <w:rPr>
                <w:noProof/>
                <w:webHidden/>
              </w:rPr>
              <w:tab/>
            </w:r>
            <w:r>
              <w:rPr>
                <w:noProof/>
                <w:webHidden/>
              </w:rPr>
              <w:fldChar w:fldCharType="begin"/>
            </w:r>
            <w:r>
              <w:rPr>
                <w:noProof/>
                <w:webHidden/>
              </w:rPr>
              <w:instrText xml:space="preserve"> PAGEREF _Toc13570691 \h </w:instrText>
            </w:r>
            <w:r>
              <w:rPr>
                <w:noProof/>
                <w:webHidden/>
              </w:rPr>
            </w:r>
          </w:ins>
          <w:r>
            <w:rPr>
              <w:noProof/>
              <w:webHidden/>
            </w:rPr>
            <w:fldChar w:fldCharType="separate"/>
          </w:r>
          <w:ins w:id="63" w:author="Microsoft Office User" w:date="2019-07-09T13:33:00Z">
            <w:r w:rsidR="009E66C7">
              <w:rPr>
                <w:noProof/>
                <w:webHidden/>
              </w:rPr>
              <w:t>5</w:t>
            </w:r>
          </w:ins>
          <w:ins w:id="64" w:author="Microsoft Office User" w:date="2019-07-09T13:17:00Z">
            <w:r>
              <w:rPr>
                <w:noProof/>
                <w:webHidden/>
              </w:rPr>
              <w:fldChar w:fldCharType="end"/>
            </w:r>
            <w:r w:rsidRPr="00D63A54">
              <w:rPr>
                <w:rStyle w:val="Hyperlink"/>
                <w:noProof/>
              </w:rPr>
              <w:fldChar w:fldCharType="end"/>
            </w:r>
          </w:ins>
        </w:p>
        <w:p w14:paraId="34F32840" w14:textId="3A754B02" w:rsidR="00D06B33" w:rsidRDefault="00D06B33">
          <w:pPr>
            <w:pStyle w:val="TOC7"/>
            <w:tabs>
              <w:tab w:val="right" w:leader="dot" w:pos="9350"/>
            </w:tabs>
            <w:rPr>
              <w:ins w:id="65" w:author="Microsoft Office User" w:date="2019-07-09T13:17:00Z"/>
              <w:rFonts w:eastAsiaTheme="minorEastAsia" w:cstheme="minorBidi"/>
              <w:noProof/>
              <w:sz w:val="24"/>
              <w:szCs w:val="24"/>
              <w:lang w:val="en-US"/>
            </w:rPr>
          </w:pPr>
          <w:ins w:id="6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"_Toc13570694"</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2.2.1.1.1.1.4</w:t>
            </w:r>
            <w:r>
              <w:rPr>
                <w:noProof/>
                <w:webHidden/>
              </w:rPr>
              <w:tab/>
            </w:r>
            <w:r>
              <w:rPr>
                <w:noProof/>
                <w:webHidden/>
              </w:rPr>
              <w:fldChar w:fldCharType="begin"/>
            </w:r>
            <w:r>
              <w:rPr>
                <w:noProof/>
                <w:webHidden/>
              </w:rPr>
              <w:instrText xml:space="preserve"> PAGEREF _Toc13570694 \h </w:instrText>
            </w:r>
            <w:r>
              <w:rPr>
                <w:noProof/>
                <w:webHidden/>
              </w:rPr>
            </w:r>
          </w:ins>
          <w:r>
            <w:rPr>
              <w:noProof/>
              <w:webHidden/>
            </w:rPr>
            <w:fldChar w:fldCharType="separate"/>
          </w:r>
          <w:ins w:id="67" w:author="Microsoft Office User" w:date="2019-07-09T13:33:00Z">
            <w:r w:rsidR="009E66C7">
              <w:rPr>
                <w:noProof/>
                <w:webHidden/>
              </w:rPr>
              <w:t>5</w:t>
            </w:r>
          </w:ins>
          <w:ins w:id="68" w:author="Microsoft Office User" w:date="2019-07-09T13:17:00Z">
            <w:r>
              <w:rPr>
                <w:noProof/>
                <w:webHidden/>
              </w:rPr>
              <w:fldChar w:fldCharType="end"/>
            </w:r>
            <w:r w:rsidRPr="00D63A54">
              <w:rPr>
                <w:rStyle w:val="Hyperlink"/>
                <w:noProof/>
              </w:rPr>
              <w:fldChar w:fldCharType="end"/>
            </w:r>
          </w:ins>
        </w:p>
        <w:p w14:paraId="6F5BDE90" w14:textId="572C5007" w:rsidR="00D06B33" w:rsidRDefault="00D06B33">
          <w:pPr>
            <w:pStyle w:val="TOC7"/>
            <w:tabs>
              <w:tab w:val="left" w:pos="2453"/>
              <w:tab w:val="right" w:leader="dot" w:pos="9350"/>
            </w:tabs>
            <w:rPr>
              <w:ins w:id="69" w:author="Microsoft Office User" w:date="2019-07-09T13:17:00Z"/>
              <w:rFonts w:eastAsiaTheme="minorEastAsia" w:cstheme="minorBidi"/>
              <w:noProof/>
              <w:sz w:val="24"/>
              <w:szCs w:val="24"/>
              <w:lang w:val="en-US"/>
            </w:rPr>
          </w:pPr>
          <w:ins w:id="7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"_Toc13570695"</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2.2.1.1.1.1.5</w:t>
            </w:r>
            <w:r>
              <w:rPr>
                <w:rFonts w:eastAsiaTheme="minorEastAsia" w:cstheme="minorBidi"/>
                <w:noProof/>
                <w:sz w:val="24"/>
                <w:szCs w:val="24"/>
                <w:lang w:val="en-US"/>
              </w:rPr>
              <w:tab/>
            </w:r>
            <w:r w:rsidRPr="00D63A54">
              <w:rPr>
                <w:rStyle w:val="Hyperlink"/>
                <w:rFonts w:cs="Arial"/>
                <w:noProof/>
              </w:rPr>
              <w:t>Top Bar</w:t>
            </w:r>
            <w:r>
              <w:rPr>
                <w:noProof/>
                <w:webHidden/>
              </w:rPr>
              <w:tab/>
            </w:r>
            <w:r>
              <w:rPr>
                <w:noProof/>
                <w:webHidden/>
              </w:rPr>
              <w:fldChar w:fldCharType="begin"/>
            </w:r>
            <w:r>
              <w:rPr>
                <w:noProof/>
                <w:webHidden/>
              </w:rPr>
              <w:instrText xml:space="preserve"> PAGEREF _Toc13570695 \h </w:instrText>
            </w:r>
            <w:r>
              <w:rPr>
                <w:noProof/>
                <w:webHidden/>
              </w:rPr>
            </w:r>
          </w:ins>
          <w:r>
            <w:rPr>
              <w:noProof/>
              <w:webHidden/>
            </w:rPr>
            <w:fldChar w:fldCharType="separate"/>
          </w:r>
          <w:ins w:id="71" w:author="Microsoft Office User" w:date="2019-07-09T13:33:00Z">
            <w:r w:rsidR="009E66C7">
              <w:rPr>
                <w:noProof/>
                <w:webHidden/>
              </w:rPr>
              <w:t>5</w:t>
            </w:r>
          </w:ins>
          <w:ins w:id="72" w:author="Microsoft Office User" w:date="2019-07-09T13:17:00Z">
            <w:r>
              <w:rPr>
                <w:noProof/>
                <w:webHidden/>
              </w:rPr>
              <w:fldChar w:fldCharType="end"/>
            </w:r>
            <w:r w:rsidRPr="00D63A54">
              <w:rPr>
                <w:rStyle w:val="Hyperlink"/>
                <w:noProof/>
              </w:rPr>
              <w:fldChar w:fldCharType="end"/>
            </w:r>
          </w:ins>
        </w:p>
        <w:p w14:paraId="327626CF" w14:textId="57B6C451" w:rsidR="00D06B33" w:rsidRDefault="00D06B33">
          <w:pPr>
            <w:pStyle w:val="TOC5"/>
            <w:tabs>
              <w:tab w:val="left" w:pos="1749"/>
              <w:tab w:val="right" w:leader="dot" w:pos="9350"/>
            </w:tabs>
            <w:rPr>
              <w:ins w:id="73" w:author="Microsoft Office User" w:date="2019-07-09T13:17:00Z"/>
              <w:rFonts w:eastAsiaTheme="minorEastAsia" w:cstheme="minorBidi"/>
              <w:noProof/>
              <w:sz w:val="24"/>
              <w:szCs w:val="24"/>
              <w:lang w:val="en-US"/>
            </w:rPr>
          </w:pPr>
          <w:ins w:id="7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"_Toc13570696"</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lang w:val="en-US"/>
              </w:rPr>
              <w:t>2.2.1.1.2</w:t>
            </w:r>
            <w:r>
              <w:rPr>
                <w:rFonts w:eastAsiaTheme="minorEastAsia" w:cstheme="minorBidi"/>
                <w:noProof/>
                <w:sz w:val="24"/>
                <w:szCs w:val="24"/>
                <w:lang w:val="en-US"/>
              </w:rPr>
              <w:tab/>
            </w:r>
            <w:r w:rsidRPr="00D63A54">
              <w:rPr>
                <w:rStyle w:val="Hyperlink"/>
                <w:rFonts w:cs="Arial"/>
                <w:noProof/>
              </w:rPr>
              <w:t>Source</w:t>
            </w:r>
            <w:r w:rsidRPr="00D63A54">
              <w:rPr>
                <w:rStyle w:val="Hyperlink"/>
                <w:rFonts w:cs="Arial"/>
                <w:noProof/>
                <w:lang w:val="en-US"/>
              </w:rPr>
              <w:t xml:space="preserve"> Explorer</w:t>
            </w:r>
            <w:r>
              <w:rPr>
                <w:noProof/>
                <w:webHidden/>
              </w:rPr>
              <w:tab/>
            </w:r>
            <w:r>
              <w:rPr>
                <w:noProof/>
                <w:webHidden/>
              </w:rPr>
              <w:fldChar w:fldCharType="begin"/>
            </w:r>
            <w:r>
              <w:rPr>
                <w:noProof/>
                <w:webHidden/>
              </w:rPr>
              <w:instrText xml:space="preserve"> PAGEREF _Toc13570696 \h </w:instrText>
            </w:r>
            <w:r>
              <w:rPr>
                <w:noProof/>
                <w:webHidden/>
              </w:rPr>
            </w:r>
          </w:ins>
          <w:r>
            <w:rPr>
              <w:noProof/>
              <w:webHidden/>
            </w:rPr>
            <w:fldChar w:fldCharType="separate"/>
          </w:r>
          <w:ins w:id="75" w:author="Microsoft Office User" w:date="2019-07-09T13:33:00Z">
            <w:r w:rsidR="009E66C7">
              <w:rPr>
                <w:noProof/>
                <w:webHidden/>
              </w:rPr>
              <w:t>5</w:t>
            </w:r>
          </w:ins>
          <w:ins w:id="76" w:author="Microsoft Office User" w:date="2019-07-09T13:17:00Z">
            <w:r>
              <w:rPr>
                <w:noProof/>
                <w:webHidden/>
              </w:rPr>
              <w:fldChar w:fldCharType="end"/>
            </w:r>
            <w:r w:rsidRPr="00D63A54">
              <w:rPr>
                <w:rStyle w:val="Hyperlink"/>
                <w:noProof/>
              </w:rPr>
              <w:fldChar w:fldCharType="end"/>
            </w:r>
          </w:ins>
        </w:p>
        <w:p w14:paraId="79BBADA2" w14:textId="32F2639C" w:rsidR="00D06B33" w:rsidRDefault="00D06B33">
          <w:pPr>
            <w:pStyle w:val="TOC6"/>
            <w:tabs>
              <w:tab w:val="left" w:pos="2101"/>
              <w:tab w:val="right" w:leader="dot" w:pos="9350"/>
            </w:tabs>
            <w:rPr>
              <w:ins w:id="77" w:author="Microsoft Office User" w:date="2019-07-09T13:17:00Z"/>
              <w:rFonts w:eastAsiaTheme="minorEastAsia" w:cstheme="minorBidi"/>
              <w:noProof/>
              <w:sz w:val="24"/>
              <w:szCs w:val="24"/>
              <w:lang w:val="en-US"/>
            </w:rPr>
          </w:pPr>
          <w:ins w:id="7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"_Toc13570697"</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lang w:val="en-US"/>
              </w:rPr>
              <w:t>2.2.1.1.2.1</w:t>
            </w:r>
            <w:r>
              <w:rPr>
                <w:rFonts w:eastAsiaTheme="minorEastAsia" w:cstheme="minorBidi"/>
                <w:noProof/>
                <w:sz w:val="24"/>
                <w:szCs w:val="24"/>
                <w:lang w:val="en-US"/>
              </w:rPr>
              <w:tab/>
            </w:r>
            <w:r w:rsidRPr="00D63A54">
              <w:rPr>
                <w:rStyle w:val="Hyperlink"/>
                <w:rFonts w:cs="Arial"/>
                <w:noProof/>
                <w:lang w:val="en-US"/>
              </w:rPr>
              <w:t>Source Explorer Iconography</w:t>
            </w:r>
            <w:r>
              <w:rPr>
                <w:noProof/>
                <w:webHidden/>
              </w:rPr>
              <w:tab/>
            </w:r>
            <w:r>
              <w:rPr>
                <w:noProof/>
                <w:webHidden/>
              </w:rPr>
              <w:fldChar w:fldCharType="begin"/>
            </w:r>
            <w:r>
              <w:rPr>
                <w:noProof/>
                <w:webHidden/>
              </w:rPr>
              <w:instrText xml:space="preserve"> PAGEREF _Toc13570697 \h </w:instrText>
            </w:r>
            <w:r>
              <w:rPr>
                <w:noProof/>
                <w:webHidden/>
              </w:rPr>
            </w:r>
          </w:ins>
          <w:r>
            <w:rPr>
              <w:noProof/>
              <w:webHidden/>
            </w:rPr>
            <w:fldChar w:fldCharType="separate"/>
          </w:r>
          <w:ins w:id="79" w:author="Microsoft Office User" w:date="2019-07-09T13:33:00Z">
            <w:r w:rsidR="009E66C7">
              <w:rPr>
                <w:noProof/>
                <w:webHidden/>
              </w:rPr>
              <w:t>6</w:t>
            </w:r>
          </w:ins>
          <w:ins w:id="80" w:author="Microsoft Office User" w:date="2019-07-09T13:17:00Z">
            <w:r>
              <w:rPr>
                <w:noProof/>
                <w:webHidden/>
              </w:rPr>
              <w:fldChar w:fldCharType="end"/>
            </w:r>
            <w:r w:rsidRPr="00D63A54">
              <w:rPr>
                <w:rStyle w:val="Hyperlink"/>
                <w:noProof/>
              </w:rPr>
              <w:fldChar w:fldCharType="end"/>
            </w:r>
          </w:ins>
        </w:p>
        <w:p w14:paraId="30012945" w14:textId="23C5D462" w:rsidR="00D06B33" w:rsidRDefault="00D06B33">
          <w:pPr>
            <w:pStyle w:val="TOC6"/>
            <w:tabs>
              <w:tab w:val="left" w:pos="2101"/>
              <w:tab w:val="right" w:leader="dot" w:pos="9350"/>
            </w:tabs>
            <w:rPr>
              <w:ins w:id="81" w:author="Microsoft Office User" w:date="2019-07-09T13:17:00Z"/>
              <w:rFonts w:eastAsiaTheme="minorEastAsia" w:cstheme="minorBidi"/>
              <w:noProof/>
              <w:sz w:val="24"/>
              <w:szCs w:val="24"/>
              <w:lang w:val="en-US"/>
            </w:rPr>
          </w:pPr>
          <w:ins w:id="8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"_Toc13570698"</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2.2.1.1.2.2</w:t>
            </w:r>
            <w:r>
              <w:rPr>
                <w:rFonts w:eastAsiaTheme="minorEastAsia" w:cstheme="minorBidi"/>
                <w:noProof/>
                <w:sz w:val="24"/>
                <w:szCs w:val="24"/>
                <w:lang w:val="en-US"/>
              </w:rPr>
              <w:tab/>
            </w:r>
            <w:r w:rsidRPr="00D63A54">
              <w:rPr>
                <w:rStyle w:val="Hyperlink"/>
                <w:rFonts w:cs="Arial"/>
                <w:noProof/>
              </w:rPr>
              <w:t>Expand/Collapse Nodes</w:t>
            </w:r>
            <w:r>
              <w:rPr>
                <w:noProof/>
                <w:webHidden/>
              </w:rPr>
              <w:tab/>
            </w:r>
            <w:r>
              <w:rPr>
                <w:noProof/>
                <w:webHidden/>
              </w:rPr>
              <w:fldChar w:fldCharType="begin"/>
            </w:r>
            <w:r>
              <w:rPr>
                <w:noProof/>
                <w:webHidden/>
              </w:rPr>
              <w:instrText xml:space="preserve"> PAGEREF _Toc13570698 \h </w:instrText>
            </w:r>
            <w:r>
              <w:rPr>
                <w:noProof/>
                <w:webHidden/>
              </w:rPr>
            </w:r>
          </w:ins>
          <w:r>
            <w:rPr>
              <w:noProof/>
              <w:webHidden/>
            </w:rPr>
            <w:fldChar w:fldCharType="separate"/>
          </w:r>
          <w:ins w:id="83" w:author="Microsoft Office User" w:date="2019-07-09T13:33:00Z">
            <w:r w:rsidR="009E66C7">
              <w:rPr>
                <w:noProof/>
                <w:webHidden/>
              </w:rPr>
              <w:t>7</w:t>
            </w:r>
          </w:ins>
          <w:ins w:id="84" w:author="Microsoft Office User" w:date="2019-07-09T13:17:00Z">
            <w:r>
              <w:rPr>
                <w:noProof/>
                <w:webHidden/>
              </w:rPr>
              <w:fldChar w:fldCharType="end"/>
            </w:r>
            <w:r w:rsidRPr="00D63A54">
              <w:rPr>
                <w:rStyle w:val="Hyperlink"/>
                <w:noProof/>
              </w:rPr>
              <w:fldChar w:fldCharType="end"/>
            </w:r>
          </w:ins>
        </w:p>
        <w:p w14:paraId="37991B00" w14:textId="56274971" w:rsidR="00D06B33" w:rsidRDefault="00D06B33">
          <w:pPr>
            <w:pStyle w:val="TOC7"/>
            <w:tabs>
              <w:tab w:val="left" w:pos="1600"/>
              <w:tab w:val="right" w:leader="dot" w:pos="9350"/>
            </w:tabs>
            <w:rPr>
              <w:ins w:id="85" w:author="Microsoft Office User" w:date="2019-07-09T13:17:00Z"/>
              <w:rFonts w:eastAsiaTheme="minorEastAsia" w:cstheme="minorBidi"/>
              <w:noProof/>
              <w:sz w:val="24"/>
              <w:szCs w:val="24"/>
              <w:lang w:val="en-US"/>
            </w:rPr>
          </w:pPr>
          <w:ins w:id="8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"_Toc13570699"</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Pr>
                <w:rFonts w:eastAsiaTheme="minorEastAsia" w:cstheme="minorBidi"/>
                <w:noProof/>
                <w:sz w:val="24"/>
                <w:szCs w:val="24"/>
                <w:lang w:val="en-US"/>
              </w:rPr>
              <w:tab/>
            </w:r>
            <w:r w:rsidRPr="00D63A54">
              <w:rPr>
                <w:rStyle w:val="Hyperlink"/>
                <w:rFonts w:cs="Arial"/>
                <w:noProof/>
              </w:rPr>
              <w:t>How To:</w:t>
            </w:r>
            <w:r>
              <w:rPr>
                <w:noProof/>
                <w:webHidden/>
              </w:rPr>
              <w:tab/>
            </w:r>
            <w:r>
              <w:rPr>
                <w:noProof/>
                <w:webHidden/>
              </w:rPr>
              <w:fldChar w:fldCharType="begin"/>
            </w:r>
            <w:r>
              <w:rPr>
                <w:noProof/>
                <w:webHidden/>
              </w:rPr>
              <w:instrText xml:space="preserve"> PAGEREF _Toc13570699 \h </w:instrText>
            </w:r>
            <w:r>
              <w:rPr>
                <w:noProof/>
                <w:webHidden/>
              </w:rPr>
            </w:r>
          </w:ins>
          <w:r>
            <w:rPr>
              <w:noProof/>
              <w:webHidden/>
            </w:rPr>
            <w:fldChar w:fldCharType="separate"/>
          </w:r>
          <w:ins w:id="87" w:author="Microsoft Office User" w:date="2019-07-09T13:33:00Z">
            <w:r w:rsidR="009E66C7">
              <w:rPr>
                <w:noProof/>
                <w:webHidden/>
              </w:rPr>
              <w:t>7</w:t>
            </w:r>
          </w:ins>
          <w:ins w:id="88" w:author="Microsoft Office User" w:date="2019-07-09T13:17:00Z">
            <w:r>
              <w:rPr>
                <w:noProof/>
                <w:webHidden/>
              </w:rPr>
              <w:fldChar w:fldCharType="end"/>
            </w:r>
            <w:r w:rsidRPr="00D63A54">
              <w:rPr>
                <w:rStyle w:val="Hyperlink"/>
                <w:noProof/>
              </w:rPr>
              <w:fldChar w:fldCharType="end"/>
            </w:r>
          </w:ins>
        </w:p>
        <w:p w14:paraId="07ADAE2A" w14:textId="010B8BDC" w:rsidR="00D06B33" w:rsidRDefault="00D06B33">
          <w:pPr>
            <w:pStyle w:val="TOC7"/>
            <w:tabs>
              <w:tab w:val="left" w:pos="2453"/>
              <w:tab w:val="right" w:leader="dot" w:pos="9350"/>
            </w:tabs>
            <w:rPr>
              <w:ins w:id="89" w:author="Microsoft Office User" w:date="2019-07-09T13:17:00Z"/>
              <w:rFonts w:eastAsiaTheme="minorEastAsia" w:cstheme="minorBidi"/>
              <w:noProof/>
              <w:sz w:val="24"/>
              <w:szCs w:val="24"/>
              <w:lang w:val="en-US"/>
            </w:rPr>
          </w:pPr>
          <w:ins w:id="9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"_Toc13570701"</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2.2.1.1.2.2.1</w:t>
            </w:r>
            <w:r>
              <w:rPr>
                <w:rFonts w:eastAsiaTheme="minorEastAsia" w:cstheme="minorBidi"/>
                <w:noProof/>
                <w:sz w:val="24"/>
                <w:szCs w:val="24"/>
                <w:lang w:val="en-US"/>
              </w:rPr>
              <w:tab/>
            </w:r>
            <w:r w:rsidRPr="00D63A54">
              <w:rPr>
                <w:rStyle w:val="Hyperlink"/>
                <w:rFonts w:cs="Arial"/>
                <w:noProof/>
              </w:rPr>
              <w:t>To expand a node:</w:t>
            </w:r>
            <w:r>
              <w:rPr>
                <w:noProof/>
                <w:webHidden/>
              </w:rPr>
              <w:tab/>
            </w:r>
            <w:r>
              <w:rPr>
                <w:noProof/>
                <w:webHidden/>
              </w:rPr>
              <w:fldChar w:fldCharType="begin"/>
            </w:r>
            <w:r>
              <w:rPr>
                <w:noProof/>
                <w:webHidden/>
              </w:rPr>
              <w:instrText xml:space="preserve"> PAGEREF _Toc13570701 \h </w:instrText>
            </w:r>
            <w:r>
              <w:rPr>
                <w:noProof/>
                <w:webHidden/>
              </w:rPr>
            </w:r>
          </w:ins>
          <w:r>
            <w:rPr>
              <w:noProof/>
              <w:webHidden/>
            </w:rPr>
            <w:fldChar w:fldCharType="separate"/>
          </w:r>
          <w:ins w:id="91" w:author="Microsoft Office User" w:date="2019-07-09T13:33:00Z">
            <w:r w:rsidR="009E66C7">
              <w:rPr>
                <w:noProof/>
                <w:webHidden/>
              </w:rPr>
              <w:t>7</w:t>
            </w:r>
          </w:ins>
          <w:ins w:id="92" w:author="Microsoft Office User" w:date="2019-07-09T13:17:00Z">
            <w:r>
              <w:rPr>
                <w:noProof/>
                <w:webHidden/>
              </w:rPr>
              <w:fldChar w:fldCharType="end"/>
            </w:r>
            <w:r w:rsidRPr="00D63A54">
              <w:rPr>
                <w:rStyle w:val="Hyperlink"/>
                <w:noProof/>
              </w:rPr>
              <w:fldChar w:fldCharType="end"/>
            </w:r>
          </w:ins>
        </w:p>
        <w:p w14:paraId="2CFF2899" w14:textId="510EC258" w:rsidR="00D06B33" w:rsidRDefault="00D06B33">
          <w:pPr>
            <w:pStyle w:val="TOC7"/>
            <w:tabs>
              <w:tab w:val="left" w:pos="2453"/>
              <w:tab w:val="right" w:leader="dot" w:pos="9350"/>
            </w:tabs>
            <w:rPr>
              <w:ins w:id="93" w:author="Microsoft Office User" w:date="2019-07-09T13:17:00Z"/>
              <w:rFonts w:eastAsiaTheme="minorEastAsia" w:cstheme="minorBidi"/>
              <w:noProof/>
              <w:sz w:val="24"/>
              <w:szCs w:val="24"/>
              <w:lang w:val="en-US"/>
            </w:rPr>
          </w:pPr>
          <w:ins w:id="9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"_Toc13570702"</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2.2.1.1.2.2.2</w:t>
            </w:r>
            <w:r>
              <w:rPr>
                <w:rFonts w:eastAsiaTheme="minorEastAsia" w:cstheme="minorBidi"/>
                <w:noProof/>
                <w:sz w:val="24"/>
                <w:szCs w:val="24"/>
                <w:lang w:val="en-US"/>
              </w:rPr>
              <w:tab/>
            </w:r>
            <w:r w:rsidRPr="00D63A54">
              <w:rPr>
                <w:rStyle w:val="Hyperlink"/>
                <w:rFonts w:cs="Arial"/>
                <w:noProof/>
              </w:rPr>
              <w:t>How To: To collapse a node:</w:t>
            </w:r>
            <w:r>
              <w:rPr>
                <w:noProof/>
                <w:webHidden/>
              </w:rPr>
              <w:tab/>
            </w:r>
            <w:r>
              <w:rPr>
                <w:noProof/>
                <w:webHidden/>
              </w:rPr>
              <w:fldChar w:fldCharType="begin"/>
            </w:r>
            <w:r>
              <w:rPr>
                <w:noProof/>
                <w:webHidden/>
              </w:rPr>
              <w:instrText xml:space="preserve"> PAGEREF _Toc13570702 \h </w:instrText>
            </w:r>
            <w:r>
              <w:rPr>
                <w:noProof/>
                <w:webHidden/>
              </w:rPr>
            </w:r>
          </w:ins>
          <w:r>
            <w:rPr>
              <w:noProof/>
              <w:webHidden/>
            </w:rPr>
            <w:fldChar w:fldCharType="separate"/>
          </w:r>
          <w:ins w:id="95" w:author="Microsoft Office User" w:date="2019-07-09T13:33:00Z">
            <w:r w:rsidR="009E66C7">
              <w:rPr>
                <w:noProof/>
                <w:webHidden/>
              </w:rPr>
              <w:t>7</w:t>
            </w:r>
          </w:ins>
          <w:ins w:id="96" w:author="Microsoft Office User" w:date="2019-07-09T13:17:00Z">
            <w:r>
              <w:rPr>
                <w:noProof/>
                <w:webHidden/>
              </w:rPr>
              <w:fldChar w:fldCharType="end"/>
            </w:r>
            <w:r w:rsidRPr="00D63A54">
              <w:rPr>
                <w:rStyle w:val="Hyperlink"/>
                <w:noProof/>
              </w:rPr>
              <w:fldChar w:fldCharType="end"/>
            </w:r>
          </w:ins>
        </w:p>
        <w:p w14:paraId="53C536EB" w14:textId="1AEDE525" w:rsidR="00D06B33" w:rsidRDefault="00D06B33">
          <w:pPr>
            <w:pStyle w:val="TOC6"/>
            <w:tabs>
              <w:tab w:val="left" w:pos="2101"/>
              <w:tab w:val="right" w:leader="dot" w:pos="9350"/>
            </w:tabs>
            <w:rPr>
              <w:ins w:id="97" w:author="Microsoft Office User" w:date="2019-07-09T13:17:00Z"/>
              <w:rFonts w:eastAsiaTheme="minorEastAsia" w:cstheme="minorBidi"/>
              <w:noProof/>
              <w:sz w:val="24"/>
              <w:szCs w:val="24"/>
              <w:lang w:val="en-US"/>
            </w:rPr>
          </w:pPr>
          <w:ins w:id="9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"_Toc13570703"</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2.2.1.1.2.3</w:t>
            </w:r>
            <w:r>
              <w:rPr>
                <w:rFonts w:eastAsiaTheme="minorEastAsia" w:cstheme="minorBidi"/>
                <w:noProof/>
                <w:sz w:val="24"/>
                <w:szCs w:val="24"/>
                <w:lang w:val="en-US"/>
              </w:rPr>
              <w:tab/>
            </w:r>
            <w:r w:rsidRPr="00D63A54">
              <w:rPr>
                <w:rStyle w:val="Hyperlink"/>
                <w:rFonts w:cs="Arial"/>
                <w:noProof/>
              </w:rPr>
              <w:t>How to display Source Metadata</w:t>
            </w:r>
            <w:r>
              <w:rPr>
                <w:noProof/>
                <w:webHidden/>
              </w:rPr>
              <w:tab/>
            </w:r>
            <w:r>
              <w:rPr>
                <w:noProof/>
                <w:webHidden/>
              </w:rPr>
              <w:fldChar w:fldCharType="begin"/>
            </w:r>
            <w:r>
              <w:rPr>
                <w:noProof/>
                <w:webHidden/>
              </w:rPr>
              <w:instrText xml:space="preserve"> PAGEREF _Toc13570703 \h </w:instrText>
            </w:r>
            <w:r>
              <w:rPr>
                <w:noProof/>
                <w:webHidden/>
              </w:rPr>
            </w:r>
          </w:ins>
          <w:r>
            <w:rPr>
              <w:noProof/>
              <w:webHidden/>
            </w:rPr>
            <w:fldChar w:fldCharType="separate"/>
          </w:r>
          <w:ins w:id="99" w:author="Microsoft Office User" w:date="2019-07-09T13:33:00Z">
            <w:r w:rsidR="009E66C7">
              <w:rPr>
                <w:noProof/>
                <w:webHidden/>
              </w:rPr>
              <w:t>7</w:t>
            </w:r>
          </w:ins>
          <w:ins w:id="100" w:author="Microsoft Office User" w:date="2019-07-09T13:17:00Z">
            <w:r>
              <w:rPr>
                <w:noProof/>
                <w:webHidden/>
              </w:rPr>
              <w:fldChar w:fldCharType="end"/>
            </w:r>
            <w:r w:rsidRPr="00D63A54">
              <w:rPr>
                <w:rStyle w:val="Hyperlink"/>
                <w:noProof/>
              </w:rPr>
              <w:fldChar w:fldCharType="end"/>
            </w:r>
          </w:ins>
        </w:p>
        <w:p w14:paraId="4FD8BE32" w14:textId="4AC9BA6B" w:rsidR="00D06B33" w:rsidRDefault="00D06B33">
          <w:pPr>
            <w:pStyle w:val="TOC6"/>
            <w:tabs>
              <w:tab w:val="left" w:pos="2101"/>
              <w:tab w:val="right" w:leader="dot" w:pos="9350"/>
            </w:tabs>
            <w:rPr>
              <w:ins w:id="101" w:author="Microsoft Office User" w:date="2019-07-09T13:17:00Z"/>
              <w:rFonts w:eastAsiaTheme="minorEastAsia" w:cstheme="minorBidi"/>
              <w:noProof/>
              <w:sz w:val="24"/>
              <w:szCs w:val="24"/>
              <w:lang w:val="en-US"/>
            </w:rPr>
          </w:pPr>
          <w:ins w:id="10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"_Toc13570704"</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2.2.1.1.2.4</w:t>
            </w:r>
            <w:r>
              <w:rPr>
                <w:rFonts w:eastAsiaTheme="minorEastAsia" w:cstheme="minorBidi"/>
                <w:noProof/>
                <w:sz w:val="24"/>
                <w:szCs w:val="24"/>
                <w:lang w:val="en-US"/>
              </w:rPr>
              <w:tab/>
            </w:r>
            <w:r w:rsidRPr="00D63A54">
              <w:rPr>
                <w:rStyle w:val="Hyperlink"/>
                <w:rFonts w:cs="Arial"/>
                <w:noProof/>
              </w:rPr>
              <w:t>Add/Delete Folders</w:t>
            </w:r>
            <w:r>
              <w:rPr>
                <w:noProof/>
                <w:webHidden/>
              </w:rPr>
              <w:tab/>
            </w:r>
            <w:r>
              <w:rPr>
                <w:noProof/>
                <w:webHidden/>
              </w:rPr>
              <w:fldChar w:fldCharType="begin"/>
            </w:r>
            <w:r>
              <w:rPr>
                <w:noProof/>
                <w:webHidden/>
              </w:rPr>
              <w:instrText xml:space="preserve"> PAGEREF _Toc13570704 \h </w:instrText>
            </w:r>
            <w:r>
              <w:rPr>
                <w:noProof/>
                <w:webHidden/>
              </w:rPr>
            </w:r>
          </w:ins>
          <w:r>
            <w:rPr>
              <w:noProof/>
              <w:webHidden/>
            </w:rPr>
            <w:fldChar w:fldCharType="separate"/>
          </w:r>
          <w:ins w:id="103" w:author="Microsoft Office User" w:date="2019-07-09T13:33:00Z">
            <w:r w:rsidR="009E66C7">
              <w:rPr>
                <w:noProof/>
                <w:webHidden/>
              </w:rPr>
              <w:t>7</w:t>
            </w:r>
          </w:ins>
          <w:ins w:id="104" w:author="Microsoft Office User" w:date="2019-07-09T13:17:00Z">
            <w:r>
              <w:rPr>
                <w:noProof/>
                <w:webHidden/>
              </w:rPr>
              <w:fldChar w:fldCharType="end"/>
            </w:r>
            <w:r w:rsidRPr="00D63A54">
              <w:rPr>
                <w:rStyle w:val="Hyperlink"/>
                <w:noProof/>
              </w:rPr>
              <w:fldChar w:fldCharType="end"/>
            </w:r>
          </w:ins>
        </w:p>
        <w:p w14:paraId="4905626C" w14:textId="2B3D77E9" w:rsidR="00D06B33" w:rsidRDefault="00D06B33">
          <w:pPr>
            <w:pStyle w:val="TOC7"/>
            <w:tabs>
              <w:tab w:val="left" w:pos="1600"/>
              <w:tab w:val="right" w:leader="dot" w:pos="9350"/>
            </w:tabs>
            <w:rPr>
              <w:ins w:id="105" w:author="Microsoft Office User" w:date="2019-07-09T13:17:00Z"/>
              <w:rFonts w:eastAsiaTheme="minorEastAsia" w:cstheme="minorBidi"/>
              <w:noProof/>
              <w:sz w:val="24"/>
              <w:szCs w:val="24"/>
              <w:lang w:val="en-US"/>
            </w:rPr>
          </w:pPr>
          <w:ins w:id="10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"_Toc13570705"</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Pr>
                <w:rFonts w:eastAsiaTheme="minorEastAsia" w:cstheme="minorBidi"/>
                <w:noProof/>
                <w:sz w:val="24"/>
                <w:szCs w:val="24"/>
                <w:lang w:val="en-US"/>
              </w:rPr>
              <w:tab/>
            </w:r>
            <w:r w:rsidRPr="00D63A54">
              <w:rPr>
                <w:rStyle w:val="Hyperlink"/>
                <w:rFonts w:cs="Arial"/>
                <w:noProof/>
              </w:rPr>
              <w:t>How to:</w:t>
            </w:r>
            <w:r>
              <w:rPr>
                <w:noProof/>
                <w:webHidden/>
              </w:rPr>
              <w:tab/>
            </w:r>
            <w:r>
              <w:rPr>
                <w:noProof/>
                <w:webHidden/>
              </w:rPr>
              <w:fldChar w:fldCharType="begin"/>
            </w:r>
            <w:r>
              <w:rPr>
                <w:noProof/>
                <w:webHidden/>
              </w:rPr>
              <w:instrText xml:space="preserve"> PAGEREF _Toc13570705 \h </w:instrText>
            </w:r>
            <w:r>
              <w:rPr>
                <w:noProof/>
                <w:webHidden/>
              </w:rPr>
            </w:r>
          </w:ins>
          <w:r>
            <w:rPr>
              <w:noProof/>
              <w:webHidden/>
            </w:rPr>
            <w:fldChar w:fldCharType="separate"/>
          </w:r>
          <w:ins w:id="107" w:author="Microsoft Office User" w:date="2019-07-09T13:33:00Z">
            <w:r w:rsidR="009E66C7">
              <w:rPr>
                <w:noProof/>
                <w:webHidden/>
              </w:rPr>
              <w:t>7</w:t>
            </w:r>
          </w:ins>
          <w:ins w:id="108" w:author="Microsoft Office User" w:date="2019-07-09T13:17:00Z">
            <w:r>
              <w:rPr>
                <w:noProof/>
                <w:webHidden/>
              </w:rPr>
              <w:fldChar w:fldCharType="end"/>
            </w:r>
            <w:r w:rsidRPr="00D63A54">
              <w:rPr>
                <w:rStyle w:val="Hyperlink"/>
                <w:noProof/>
              </w:rPr>
              <w:fldChar w:fldCharType="end"/>
            </w:r>
          </w:ins>
        </w:p>
        <w:p w14:paraId="6E9DB667" w14:textId="2E56193D" w:rsidR="00D06B33" w:rsidRDefault="00D06B33">
          <w:pPr>
            <w:pStyle w:val="TOC7"/>
            <w:tabs>
              <w:tab w:val="left" w:pos="2453"/>
              <w:tab w:val="right" w:leader="dot" w:pos="9350"/>
            </w:tabs>
            <w:rPr>
              <w:ins w:id="109" w:author="Microsoft Office User" w:date="2019-07-09T13:17:00Z"/>
              <w:rFonts w:eastAsiaTheme="minorEastAsia" w:cstheme="minorBidi"/>
              <w:noProof/>
              <w:sz w:val="24"/>
              <w:szCs w:val="24"/>
              <w:lang w:val="en-US"/>
            </w:rPr>
          </w:pPr>
          <w:ins w:id="11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"_Toc13570707"</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2.2.1.1.2.4.1</w:t>
            </w:r>
            <w:r>
              <w:rPr>
                <w:rFonts w:eastAsiaTheme="minorEastAsia" w:cstheme="minorBidi"/>
                <w:noProof/>
                <w:sz w:val="24"/>
                <w:szCs w:val="24"/>
                <w:lang w:val="en-US"/>
              </w:rPr>
              <w:tab/>
            </w:r>
            <w:r w:rsidRPr="00D63A54">
              <w:rPr>
                <w:rStyle w:val="Hyperlink"/>
                <w:rFonts w:cs="Arial"/>
                <w:noProof/>
              </w:rPr>
              <w:t>Add a folder</w:t>
            </w:r>
            <w:r>
              <w:rPr>
                <w:noProof/>
                <w:webHidden/>
              </w:rPr>
              <w:tab/>
            </w:r>
            <w:r>
              <w:rPr>
                <w:noProof/>
                <w:webHidden/>
              </w:rPr>
              <w:fldChar w:fldCharType="begin"/>
            </w:r>
            <w:r>
              <w:rPr>
                <w:noProof/>
                <w:webHidden/>
              </w:rPr>
              <w:instrText xml:space="preserve"> PAGEREF _Toc13570707 \h </w:instrText>
            </w:r>
            <w:r>
              <w:rPr>
                <w:noProof/>
                <w:webHidden/>
              </w:rPr>
            </w:r>
          </w:ins>
          <w:r>
            <w:rPr>
              <w:noProof/>
              <w:webHidden/>
            </w:rPr>
            <w:fldChar w:fldCharType="separate"/>
          </w:r>
          <w:ins w:id="111" w:author="Microsoft Office User" w:date="2019-07-09T13:33:00Z">
            <w:r w:rsidR="009E66C7">
              <w:rPr>
                <w:noProof/>
                <w:webHidden/>
              </w:rPr>
              <w:t>7</w:t>
            </w:r>
          </w:ins>
          <w:ins w:id="112" w:author="Microsoft Office User" w:date="2019-07-09T13:17:00Z">
            <w:r>
              <w:rPr>
                <w:noProof/>
                <w:webHidden/>
              </w:rPr>
              <w:fldChar w:fldCharType="end"/>
            </w:r>
            <w:r w:rsidRPr="00D63A54">
              <w:rPr>
                <w:rStyle w:val="Hyperlink"/>
                <w:noProof/>
              </w:rPr>
              <w:fldChar w:fldCharType="end"/>
            </w:r>
          </w:ins>
        </w:p>
        <w:p w14:paraId="336B8036" w14:textId="4E20406E" w:rsidR="00D06B33" w:rsidRDefault="00D06B33">
          <w:pPr>
            <w:pStyle w:val="TOC7"/>
            <w:tabs>
              <w:tab w:val="left" w:pos="1600"/>
              <w:tab w:val="right" w:leader="dot" w:pos="9350"/>
            </w:tabs>
            <w:rPr>
              <w:ins w:id="113" w:author="Microsoft Office User" w:date="2019-07-09T13:17:00Z"/>
              <w:rFonts w:eastAsiaTheme="minorEastAsia" w:cstheme="minorBidi"/>
              <w:noProof/>
              <w:sz w:val="24"/>
              <w:szCs w:val="24"/>
              <w:lang w:val="en-US"/>
            </w:rPr>
          </w:pPr>
          <w:ins w:id="11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"_Toc13570708"</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Pr>
                <w:rFonts w:eastAsiaTheme="minorEastAsia" w:cstheme="minorBidi"/>
                <w:noProof/>
                <w:sz w:val="24"/>
                <w:szCs w:val="24"/>
                <w:lang w:val="en-US"/>
              </w:rPr>
              <w:tab/>
            </w:r>
            <w:r w:rsidRPr="00D63A54">
              <w:rPr>
                <w:rStyle w:val="Hyperlink"/>
                <w:rFonts w:cs="Arial"/>
                <w:noProof/>
              </w:rPr>
              <w:t>How to:</w:t>
            </w:r>
            <w:r>
              <w:rPr>
                <w:noProof/>
                <w:webHidden/>
              </w:rPr>
              <w:tab/>
            </w:r>
            <w:r>
              <w:rPr>
                <w:noProof/>
                <w:webHidden/>
              </w:rPr>
              <w:fldChar w:fldCharType="begin"/>
            </w:r>
            <w:r>
              <w:rPr>
                <w:noProof/>
                <w:webHidden/>
              </w:rPr>
              <w:instrText xml:space="preserve"> PAGEREF _Toc13570708 \h </w:instrText>
            </w:r>
            <w:r>
              <w:rPr>
                <w:noProof/>
                <w:webHidden/>
              </w:rPr>
            </w:r>
          </w:ins>
          <w:r>
            <w:rPr>
              <w:noProof/>
              <w:webHidden/>
            </w:rPr>
            <w:fldChar w:fldCharType="separate"/>
          </w:r>
          <w:ins w:id="115" w:author="Microsoft Office User" w:date="2019-07-09T13:33:00Z">
            <w:r w:rsidR="009E66C7">
              <w:rPr>
                <w:noProof/>
                <w:webHidden/>
              </w:rPr>
              <w:t>8</w:t>
            </w:r>
          </w:ins>
          <w:ins w:id="116" w:author="Microsoft Office User" w:date="2019-07-09T13:17:00Z">
            <w:r>
              <w:rPr>
                <w:noProof/>
                <w:webHidden/>
              </w:rPr>
              <w:fldChar w:fldCharType="end"/>
            </w:r>
            <w:r w:rsidRPr="00D63A54">
              <w:rPr>
                <w:rStyle w:val="Hyperlink"/>
                <w:noProof/>
              </w:rPr>
              <w:fldChar w:fldCharType="end"/>
            </w:r>
          </w:ins>
        </w:p>
        <w:p w14:paraId="3E225595" w14:textId="3881CE6F" w:rsidR="00D06B33" w:rsidRDefault="00D06B33">
          <w:pPr>
            <w:pStyle w:val="TOC7"/>
            <w:tabs>
              <w:tab w:val="left" w:pos="2453"/>
              <w:tab w:val="right" w:leader="dot" w:pos="9350"/>
            </w:tabs>
            <w:rPr>
              <w:ins w:id="117" w:author="Microsoft Office User" w:date="2019-07-09T13:17:00Z"/>
              <w:rFonts w:eastAsiaTheme="minorEastAsia" w:cstheme="minorBidi"/>
              <w:noProof/>
              <w:sz w:val="24"/>
              <w:szCs w:val="24"/>
              <w:lang w:val="en-US"/>
            </w:rPr>
          </w:pPr>
          <w:ins w:id="11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"_Toc13570710"</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2.2.1.1.2.4.2</w:t>
            </w:r>
            <w:r>
              <w:rPr>
                <w:rFonts w:eastAsiaTheme="minorEastAsia" w:cstheme="minorBidi"/>
                <w:noProof/>
                <w:sz w:val="24"/>
                <w:szCs w:val="24"/>
                <w:lang w:val="en-US"/>
              </w:rPr>
              <w:tab/>
            </w:r>
            <w:r w:rsidRPr="00D63A54">
              <w:rPr>
                <w:rStyle w:val="Hyperlink"/>
                <w:rFonts w:cs="Arial"/>
                <w:noProof/>
              </w:rPr>
              <w:t>Delete a folder</w:t>
            </w:r>
            <w:r>
              <w:rPr>
                <w:noProof/>
                <w:webHidden/>
              </w:rPr>
              <w:tab/>
            </w:r>
            <w:r>
              <w:rPr>
                <w:noProof/>
                <w:webHidden/>
              </w:rPr>
              <w:fldChar w:fldCharType="begin"/>
            </w:r>
            <w:r>
              <w:rPr>
                <w:noProof/>
                <w:webHidden/>
              </w:rPr>
              <w:instrText xml:space="preserve"> PAGEREF _Toc13570710 \h </w:instrText>
            </w:r>
            <w:r>
              <w:rPr>
                <w:noProof/>
                <w:webHidden/>
              </w:rPr>
            </w:r>
          </w:ins>
          <w:r>
            <w:rPr>
              <w:noProof/>
              <w:webHidden/>
            </w:rPr>
            <w:fldChar w:fldCharType="separate"/>
          </w:r>
          <w:ins w:id="119" w:author="Microsoft Office User" w:date="2019-07-09T13:33:00Z">
            <w:r w:rsidR="009E66C7">
              <w:rPr>
                <w:noProof/>
                <w:webHidden/>
              </w:rPr>
              <w:t>8</w:t>
            </w:r>
          </w:ins>
          <w:ins w:id="120" w:author="Microsoft Office User" w:date="2019-07-09T13:17:00Z">
            <w:r>
              <w:rPr>
                <w:noProof/>
                <w:webHidden/>
              </w:rPr>
              <w:fldChar w:fldCharType="end"/>
            </w:r>
            <w:r w:rsidRPr="00D63A54">
              <w:rPr>
                <w:rStyle w:val="Hyperlink"/>
                <w:noProof/>
              </w:rPr>
              <w:fldChar w:fldCharType="end"/>
            </w:r>
          </w:ins>
        </w:p>
        <w:p w14:paraId="463A1749" w14:textId="3B00DD9E" w:rsidR="00D06B33" w:rsidRDefault="00D06B33">
          <w:pPr>
            <w:pStyle w:val="TOC6"/>
            <w:tabs>
              <w:tab w:val="left" w:pos="2101"/>
              <w:tab w:val="right" w:leader="dot" w:pos="9350"/>
            </w:tabs>
            <w:rPr>
              <w:ins w:id="121" w:author="Microsoft Office User" w:date="2019-07-09T13:17:00Z"/>
              <w:rFonts w:eastAsiaTheme="minorEastAsia" w:cstheme="minorBidi"/>
              <w:noProof/>
              <w:sz w:val="24"/>
              <w:szCs w:val="24"/>
              <w:lang w:val="en-US"/>
            </w:rPr>
          </w:pPr>
          <w:ins w:id="12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"_Toc13570711"</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lang w:val="en-US"/>
              </w:rPr>
              <w:t>2.2.1.1.2.5</w:t>
            </w:r>
            <w:r>
              <w:rPr>
                <w:rFonts w:eastAsiaTheme="minorEastAsia" w:cstheme="minorBidi"/>
                <w:noProof/>
                <w:sz w:val="24"/>
                <w:szCs w:val="24"/>
                <w:lang w:val="en-US"/>
              </w:rPr>
              <w:tab/>
            </w:r>
            <w:r w:rsidRPr="00D63A54">
              <w:rPr>
                <w:rStyle w:val="Hyperlink"/>
                <w:rFonts w:cs="Arial"/>
                <w:noProof/>
                <w:lang w:val="en-US"/>
              </w:rPr>
              <w:t>How to: 'Graph Again' a source</w:t>
            </w:r>
            <w:r>
              <w:rPr>
                <w:noProof/>
                <w:webHidden/>
              </w:rPr>
              <w:tab/>
            </w:r>
            <w:r>
              <w:rPr>
                <w:noProof/>
                <w:webHidden/>
              </w:rPr>
              <w:fldChar w:fldCharType="begin"/>
            </w:r>
            <w:r>
              <w:rPr>
                <w:noProof/>
                <w:webHidden/>
              </w:rPr>
              <w:instrText xml:space="preserve"> PAGEREF _Toc13570711 \h </w:instrText>
            </w:r>
            <w:r>
              <w:rPr>
                <w:noProof/>
                <w:webHidden/>
              </w:rPr>
            </w:r>
          </w:ins>
          <w:r>
            <w:rPr>
              <w:noProof/>
              <w:webHidden/>
            </w:rPr>
            <w:fldChar w:fldCharType="separate"/>
          </w:r>
          <w:ins w:id="123" w:author="Microsoft Office User" w:date="2019-07-09T13:33:00Z">
            <w:r w:rsidR="009E66C7">
              <w:rPr>
                <w:noProof/>
                <w:webHidden/>
              </w:rPr>
              <w:t>8</w:t>
            </w:r>
          </w:ins>
          <w:ins w:id="124" w:author="Microsoft Office User" w:date="2019-07-09T13:17:00Z">
            <w:r>
              <w:rPr>
                <w:noProof/>
                <w:webHidden/>
              </w:rPr>
              <w:fldChar w:fldCharType="end"/>
            </w:r>
            <w:r w:rsidRPr="00D63A54">
              <w:rPr>
                <w:rStyle w:val="Hyperlink"/>
                <w:noProof/>
              </w:rPr>
              <w:fldChar w:fldCharType="end"/>
            </w:r>
          </w:ins>
        </w:p>
        <w:p w14:paraId="3D9C2369" w14:textId="3EB13505" w:rsidR="00D06B33" w:rsidRDefault="00D06B33">
          <w:pPr>
            <w:pStyle w:val="TOC6"/>
            <w:tabs>
              <w:tab w:val="left" w:pos="2101"/>
              <w:tab w:val="right" w:leader="dot" w:pos="9350"/>
            </w:tabs>
            <w:rPr>
              <w:ins w:id="125" w:author="Microsoft Office User" w:date="2019-07-09T13:17:00Z"/>
              <w:rFonts w:eastAsiaTheme="minorEastAsia" w:cstheme="minorBidi"/>
              <w:noProof/>
              <w:sz w:val="24"/>
              <w:szCs w:val="24"/>
              <w:lang w:val="en-US"/>
            </w:rPr>
          </w:pPr>
          <w:ins w:id="126" w:author="Microsoft Office User" w:date="2019-07-09T13:17:00Z">
            <w:r w:rsidRPr="00D63A54">
              <w:rPr>
                <w:rStyle w:val="Hyperlink"/>
                <w:noProof/>
              </w:rPr>
              <w:lastRenderedPageBreak/>
              <w:fldChar w:fldCharType="begin"/>
            </w:r>
            <w:r w:rsidRPr="00D63A54">
              <w:rPr>
                <w:rStyle w:val="Hyperlink"/>
                <w:noProof/>
              </w:rPr>
              <w:instrText xml:space="preserve"> </w:instrText>
            </w:r>
            <w:r>
              <w:rPr>
                <w:noProof/>
              </w:rPr>
              <w:instrText>HYPERLINK \l "_Toc13570712"</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2.2.1.1.2.6</w:t>
            </w:r>
            <w:r>
              <w:rPr>
                <w:rFonts w:eastAsiaTheme="minorEastAsia" w:cstheme="minorBidi"/>
                <w:noProof/>
                <w:sz w:val="24"/>
                <w:szCs w:val="24"/>
                <w:lang w:val="en-US"/>
              </w:rPr>
              <w:tab/>
            </w:r>
            <w:r w:rsidRPr="00D63A54">
              <w:rPr>
                <w:rStyle w:val="Hyperlink"/>
                <w:rFonts w:cs="Arial"/>
                <w:noProof/>
              </w:rPr>
              <w:t>How To: Select a source</w:t>
            </w:r>
            <w:r>
              <w:rPr>
                <w:noProof/>
                <w:webHidden/>
              </w:rPr>
              <w:tab/>
            </w:r>
            <w:r>
              <w:rPr>
                <w:noProof/>
                <w:webHidden/>
              </w:rPr>
              <w:fldChar w:fldCharType="begin"/>
            </w:r>
            <w:r>
              <w:rPr>
                <w:noProof/>
                <w:webHidden/>
              </w:rPr>
              <w:instrText xml:space="preserve"> PAGEREF _Toc13570712 \h </w:instrText>
            </w:r>
            <w:r>
              <w:rPr>
                <w:noProof/>
                <w:webHidden/>
              </w:rPr>
            </w:r>
          </w:ins>
          <w:r>
            <w:rPr>
              <w:noProof/>
              <w:webHidden/>
            </w:rPr>
            <w:fldChar w:fldCharType="separate"/>
          </w:r>
          <w:ins w:id="127" w:author="Microsoft Office User" w:date="2019-07-09T13:33:00Z">
            <w:r w:rsidR="009E66C7">
              <w:rPr>
                <w:noProof/>
                <w:webHidden/>
              </w:rPr>
              <w:t>8</w:t>
            </w:r>
          </w:ins>
          <w:ins w:id="128" w:author="Microsoft Office User" w:date="2019-07-09T13:17:00Z">
            <w:r>
              <w:rPr>
                <w:noProof/>
                <w:webHidden/>
              </w:rPr>
              <w:fldChar w:fldCharType="end"/>
            </w:r>
            <w:r w:rsidRPr="00D63A54">
              <w:rPr>
                <w:rStyle w:val="Hyperlink"/>
                <w:noProof/>
              </w:rPr>
              <w:fldChar w:fldCharType="end"/>
            </w:r>
          </w:ins>
        </w:p>
        <w:p w14:paraId="2A074F75" w14:textId="0C32AF28" w:rsidR="00D06B33" w:rsidRDefault="00D06B33">
          <w:pPr>
            <w:pStyle w:val="TOC6"/>
            <w:tabs>
              <w:tab w:val="left" w:pos="2101"/>
              <w:tab w:val="right" w:leader="dot" w:pos="9350"/>
            </w:tabs>
            <w:rPr>
              <w:ins w:id="129" w:author="Microsoft Office User" w:date="2019-07-09T13:17:00Z"/>
              <w:rFonts w:eastAsiaTheme="minorEastAsia" w:cstheme="minorBidi"/>
              <w:noProof/>
              <w:sz w:val="24"/>
              <w:szCs w:val="24"/>
              <w:lang w:val="en-US"/>
            </w:rPr>
          </w:pPr>
          <w:ins w:id="13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"_Toc13570713"</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2.2.1.1.2.7</w:t>
            </w:r>
            <w:r>
              <w:rPr>
                <w:rFonts w:eastAsiaTheme="minorEastAsia" w:cstheme="minorBidi"/>
                <w:noProof/>
                <w:sz w:val="24"/>
                <w:szCs w:val="24"/>
                <w:lang w:val="en-US"/>
              </w:rPr>
              <w:tab/>
            </w:r>
            <w:r w:rsidRPr="00D63A54">
              <w:rPr>
                <w:rStyle w:val="Hyperlink"/>
                <w:rFonts w:cs="Arial"/>
                <w:noProof/>
              </w:rPr>
              <w:t>Pins</w:t>
            </w:r>
            <w:r>
              <w:rPr>
                <w:noProof/>
                <w:webHidden/>
              </w:rPr>
              <w:tab/>
            </w:r>
            <w:r>
              <w:rPr>
                <w:noProof/>
                <w:webHidden/>
              </w:rPr>
              <w:fldChar w:fldCharType="begin"/>
            </w:r>
            <w:r>
              <w:rPr>
                <w:noProof/>
                <w:webHidden/>
              </w:rPr>
              <w:instrText xml:space="preserve"> PAGEREF _Toc13570713 \h </w:instrText>
            </w:r>
            <w:r>
              <w:rPr>
                <w:noProof/>
                <w:webHidden/>
              </w:rPr>
            </w:r>
          </w:ins>
          <w:r>
            <w:rPr>
              <w:noProof/>
              <w:webHidden/>
            </w:rPr>
            <w:fldChar w:fldCharType="separate"/>
          </w:r>
          <w:ins w:id="131" w:author="Microsoft Office User" w:date="2019-07-09T13:33:00Z">
            <w:r w:rsidR="009E66C7">
              <w:rPr>
                <w:noProof/>
                <w:webHidden/>
              </w:rPr>
              <w:t>8</w:t>
            </w:r>
          </w:ins>
          <w:ins w:id="132" w:author="Microsoft Office User" w:date="2019-07-09T13:17:00Z">
            <w:r>
              <w:rPr>
                <w:noProof/>
                <w:webHidden/>
              </w:rPr>
              <w:fldChar w:fldCharType="end"/>
            </w:r>
            <w:r w:rsidRPr="00D63A54">
              <w:rPr>
                <w:rStyle w:val="Hyperlink"/>
                <w:noProof/>
              </w:rPr>
              <w:fldChar w:fldCharType="end"/>
            </w:r>
          </w:ins>
        </w:p>
        <w:p w14:paraId="75800CF3" w14:textId="45878351" w:rsidR="00D06B33" w:rsidRDefault="00D06B33">
          <w:pPr>
            <w:pStyle w:val="TOC7"/>
            <w:tabs>
              <w:tab w:val="left" w:pos="2453"/>
              <w:tab w:val="right" w:leader="dot" w:pos="9350"/>
            </w:tabs>
            <w:rPr>
              <w:ins w:id="133" w:author="Microsoft Office User" w:date="2019-07-09T13:17:00Z"/>
              <w:rFonts w:eastAsiaTheme="minorEastAsia" w:cstheme="minorBidi"/>
              <w:noProof/>
              <w:sz w:val="24"/>
              <w:szCs w:val="24"/>
              <w:lang w:val="en-US"/>
            </w:rPr>
          </w:pPr>
          <w:ins w:id="13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"_Toc13570714"</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2.2.1.1.2.7.1</w:t>
            </w:r>
            <w:r>
              <w:rPr>
                <w:rFonts w:eastAsiaTheme="minorEastAsia" w:cstheme="minorBidi"/>
                <w:noProof/>
                <w:sz w:val="24"/>
                <w:szCs w:val="24"/>
                <w:lang w:val="en-US"/>
              </w:rPr>
              <w:tab/>
            </w:r>
            <w:r w:rsidRPr="00D63A54">
              <w:rPr>
                <w:rStyle w:val="Hyperlink"/>
                <w:rFonts w:cs="Arial"/>
                <w:noProof/>
              </w:rPr>
              <w:t>How To: Pin a Subtree</w:t>
            </w:r>
            <w:r>
              <w:rPr>
                <w:noProof/>
                <w:webHidden/>
              </w:rPr>
              <w:tab/>
            </w:r>
            <w:r>
              <w:rPr>
                <w:noProof/>
                <w:webHidden/>
              </w:rPr>
              <w:fldChar w:fldCharType="begin"/>
            </w:r>
            <w:r>
              <w:rPr>
                <w:noProof/>
                <w:webHidden/>
              </w:rPr>
              <w:instrText xml:space="preserve"> PAGEREF _Toc13570714 \h </w:instrText>
            </w:r>
            <w:r>
              <w:rPr>
                <w:noProof/>
                <w:webHidden/>
              </w:rPr>
            </w:r>
          </w:ins>
          <w:r>
            <w:rPr>
              <w:noProof/>
              <w:webHidden/>
            </w:rPr>
            <w:fldChar w:fldCharType="separate"/>
          </w:r>
          <w:ins w:id="135" w:author="Microsoft Office User" w:date="2019-07-09T13:33:00Z">
            <w:r w:rsidR="009E66C7">
              <w:rPr>
                <w:noProof/>
                <w:webHidden/>
              </w:rPr>
              <w:t>9</w:t>
            </w:r>
          </w:ins>
          <w:ins w:id="136" w:author="Microsoft Office User" w:date="2019-07-09T13:17:00Z">
            <w:r>
              <w:rPr>
                <w:noProof/>
                <w:webHidden/>
              </w:rPr>
              <w:fldChar w:fldCharType="end"/>
            </w:r>
            <w:r w:rsidRPr="00D63A54">
              <w:rPr>
                <w:rStyle w:val="Hyperlink"/>
                <w:noProof/>
              </w:rPr>
              <w:fldChar w:fldCharType="end"/>
            </w:r>
          </w:ins>
        </w:p>
        <w:p w14:paraId="4C7DB120" w14:textId="0623E56B" w:rsidR="00D06B33" w:rsidRDefault="00D06B33">
          <w:pPr>
            <w:pStyle w:val="TOC7"/>
            <w:tabs>
              <w:tab w:val="left" w:pos="2453"/>
              <w:tab w:val="right" w:leader="dot" w:pos="9350"/>
            </w:tabs>
            <w:rPr>
              <w:ins w:id="137" w:author="Microsoft Office User" w:date="2019-07-09T13:17:00Z"/>
              <w:rFonts w:eastAsiaTheme="minorEastAsia" w:cstheme="minorBidi"/>
              <w:noProof/>
              <w:sz w:val="24"/>
              <w:szCs w:val="24"/>
              <w:lang w:val="en-US"/>
            </w:rPr>
          </w:pPr>
          <w:ins w:id="13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"_Toc13570715"</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2.2.1.1.2.7.2</w:t>
            </w:r>
            <w:r>
              <w:rPr>
                <w:rFonts w:eastAsiaTheme="minorEastAsia" w:cstheme="minorBidi"/>
                <w:noProof/>
                <w:sz w:val="24"/>
                <w:szCs w:val="24"/>
                <w:lang w:val="en-US"/>
              </w:rPr>
              <w:tab/>
            </w:r>
            <w:r w:rsidRPr="00D63A54">
              <w:rPr>
                <w:rStyle w:val="Hyperlink"/>
                <w:rFonts w:cs="Arial"/>
                <w:noProof/>
              </w:rPr>
              <w:t>How To: Rename a pin</w:t>
            </w:r>
            <w:r>
              <w:rPr>
                <w:noProof/>
                <w:webHidden/>
              </w:rPr>
              <w:tab/>
            </w:r>
            <w:r>
              <w:rPr>
                <w:noProof/>
                <w:webHidden/>
              </w:rPr>
              <w:fldChar w:fldCharType="begin"/>
            </w:r>
            <w:r>
              <w:rPr>
                <w:noProof/>
                <w:webHidden/>
              </w:rPr>
              <w:instrText xml:space="preserve"> PAGEREF _Toc13570715 \h </w:instrText>
            </w:r>
            <w:r>
              <w:rPr>
                <w:noProof/>
                <w:webHidden/>
              </w:rPr>
            </w:r>
          </w:ins>
          <w:r>
            <w:rPr>
              <w:noProof/>
              <w:webHidden/>
            </w:rPr>
            <w:fldChar w:fldCharType="separate"/>
          </w:r>
          <w:ins w:id="139" w:author="Microsoft Office User" w:date="2019-07-09T13:33:00Z">
            <w:r w:rsidR="009E66C7">
              <w:rPr>
                <w:noProof/>
                <w:webHidden/>
              </w:rPr>
              <w:t>9</w:t>
            </w:r>
          </w:ins>
          <w:ins w:id="140" w:author="Microsoft Office User" w:date="2019-07-09T13:17:00Z">
            <w:r>
              <w:rPr>
                <w:noProof/>
                <w:webHidden/>
              </w:rPr>
              <w:fldChar w:fldCharType="end"/>
            </w:r>
            <w:r w:rsidRPr="00D63A54">
              <w:rPr>
                <w:rStyle w:val="Hyperlink"/>
                <w:noProof/>
              </w:rPr>
              <w:fldChar w:fldCharType="end"/>
            </w:r>
          </w:ins>
        </w:p>
        <w:p w14:paraId="0D00F35E" w14:textId="6464D001" w:rsidR="00D06B33" w:rsidRDefault="00D06B33">
          <w:pPr>
            <w:pStyle w:val="TOC6"/>
            <w:tabs>
              <w:tab w:val="left" w:pos="2101"/>
              <w:tab w:val="right" w:leader="dot" w:pos="9350"/>
            </w:tabs>
            <w:rPr>
              <w:ins w:id="141" w:author="Microsoft Office User" w:date="2019-07-09T13:17:00Z"/>
              <w:rFonts w:eastAsiaTheme="minorEastAsia" w:cstheme="minorBidi"/>
              <w:noProof/>
              <w:sz w:val="24"/>
              <w:szCs w:val="24"/>
              <w:lang w:val="en-US"/>
            </w:rPr>
          </w:pPr>
          <w:ins w:id="14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"_Toc13570716"</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2.2.1.1.2.8</w:t>
            </w:r>
            <w:r>
              <w:rPr>
                <w:rFonts w:eastAsiaTheme="minorEastAsia" w:cstheme="minorBidi"/>
                <w:noProof/>
                <w:sz w:val="24"/>
                <w:szCs w:val="24"/>
                <w:lang w:val="en-US"/>
              </w:rPr>
              <w:tab/>
            </w:r>
            <w:r w:rsidRPr="00D63A54">
              <w:rPr>
                <w:rStyle w:val="Hyperlink"/>
                <w:rFonts w:cs="Arial"/>
                <w:noProof/>
              </w:rPr>
              <w:t>Filtering the source tree</w:t>
            </w:r>
            <w:r>
              <w:rPr>
                <w:noProof/>
                <w:webHidden/>
              </w:rPr>
              <w:tab/>
            </w:r>
            <w:r>
              <w:rPr>
                <w:noProof/>
                <w:webHidden/>
              </w:rPr>
              <w:fldChar w:fldCharType="begin"/>
            </w:r>
            <w:r>
              <w:rPr>
                <w:noProof/>
                <w:webHidden/>
              </w:rPr>
              <w:instrText xml:space="preserve"> PAGEREF _Toc13570716 \h </w:instrText>
            </w:r>
            <w:r>
              <w:rPr>
                <w:noProof/>
                <w:webHidden/>
              </w:rPr>
            </w:r>
          </w:ins>
          <w:r>
            <w:rPr>
              <w:noProof/>
              <w:webHidden/>
            </w:rPr>
            <w:fldChar w:fldCharType="separate"/>
          </w:r>
          <w:ins w:id="143" w:author="Microsoft Office User" w:date="2019-07-09T13:33:00Z">
            <w:r w:rsidR="009E66C7">
              <w:rPr>
                <w:noProof/>
                <w:webHidden/>
              </w:rPr>
              <w:t>9</w:t>
            </w:r>
          </w:ins>
          <w:ins w:id="144" w:author="Microsoft Office User" w:date="2019-07-09T13:17:00Z">
            <w:r>
              <w:rPr>
                <w:noProof/>
                <w:webHidden/>
              </w:rPr>
              <w:fldChar w:fldCharType="end"/>
            </w:r>
            <w:r w:rsidRPr="00D63A54">
              <w:rPr>
                <w:rStyle w:val="Hyperlink"/>
                <w:noProof/>
              </w:rPr>
              <w:fldChar w:fldCharType="end"/>
            </w:r>
          </w:ins>
        </w:p>
        <w:p w14:paraId="78850F59" w14:textId="501A0ED1" w:rsidR="00D06B33" w:rsidRDefault="00D06B33">
          <w:pPr>
            <w:pStyle w:val="TOC7"/>
            <w:tabs>
              <w:tab w:val="left" w:pos="2453"/>
              <w:tab w:val="right" w:leader="dot" w:pos="9350"/>
            </w:tabs>
            <w:rPr>
              <w:ins w:id="145" w:author="Microsoft Office User" w:date="2019-07-09T13:17:00Z"/>
              <w:rFonts w:eastAsiaTheme="minorEastAsia" w:cstheme="minorBidi"/>
              <w:noProof/>
              <w:sz w:val="24"/>
              <w:szCs w:val="24"/>
              <w:lang w:val="en-US"/>
            </w:rPr>
          </w:pPr>
          <w:ins w:id="14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"_Toc13570717"</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2.2.1.1.2.8.1</w:t>
            </w:r>
            <w:r>
              <w:rPr>
                <w:rFonts w:eastAsiaTheme="minorEastAsia" w:cstheme="minorBidi"/>
                <w:noProof/>
                <w:sz w:val="24"/>
                <w:szCs w:val="24"/>
                <w:lang w:val="en-US"/>
              </w:rPr>
              <w:tab/>
            </w:r>
            <w:r w:rsidRPr="00D63A54">
              <w:rPr>
                <w:rStyle w:val="Hyperlink"/>
                <w:rFonts w:cs="Arial"/>
                <w:noProof/>
              </w:rPr>
              <w:t>How To: Apply a filter</w:t>
            </w:r>
            <w:r>
              <w:rPr>
                <w:noProof/>
                <w:webHidden/>
              </w:rPr>
              <w:tab/>
            </w:r>
            <w:r>
              <w:rPr>
                <w:noProof/>
                <w:webHidden/>
              </w:rPr>
              <w:fldChar w:fldCharType="begin"/>
            </w:r>
            <w:r>
              <w:rPr>
                <w:noProof/>
                <w:webHidden/>
              </w:rPr>
              <w:instrText xml:space="preserve"> PAGEREF _Toc13570717 \h </w:instrText>
            </w:r>
            <w:r>
              <w:rPr>
                <w:noProof/>
                <w:webHidden/>
              </w:rPr>
            </w:r>
          </w:ins>
          <w:r>
            <w:rPr>
              <w:noProof/>
              <w:webHidden/>
            </w:rPr>
            <w:fldChar w:fldCharType="separate"/>
          </w:r>
          <w:ins w:id="147" w:author="Microsoft Office User" w:date="2019-07-09T13:33:00Z">
            <w:r w:rsidR="009E66C7">
              <w:rPr>
                <w:noProof/>
                <w:webHidden/>
              </w:rPr>
              <w:t>9</w:t>
            </w:r>
          </w:ins>
          <w:ins w:id="148" w:author="Microsoft Office User" w:date="2019-07-09T13:17:00Z">
            <w:r>
              <w:rPr>
                <w:noProof/>
                <w:webHidden/>
              </w:rPr>
              <w:fldChar w:fldCharType="end"/>
            </w:r>
            <w:r w:rsidRPr="00D63A54">
              <w:rPr>
                <w:rStyle w:val="Hyperlink"/>
                <w:noProof/>
              </w:rPr>
              <w:fldChar w:fldCharType="end"/>
            </w:r>
          </w:ins>
        </w:p>
        <w:p w14:paraId="23AABDFF" w14:textId="1D00BB41" w:rsidR="00D06B33" w:rsidRDefault="00D06B33">
          <w:pPr>
            <w:pStyle w:val="TOC7"/>
            <w:tabs>
              <w:tab w:val="left" w:pos="2453"/>
              <w:tab w:val="right" w:leader="dot" w:pos="9350"/>
            </w:tabs>
            <w:rPr>
              <w:ins w:id="149" w:author="Microsoft Office User" w:date="2019-07-09T13:17:00Z"/>
              <w:rFonts w:eastAsiaTheme="minorEastAsia" w:cstheme="minorBidi"/>
              <w:noProof/>
              <w:sz w:val="24"/>
              <w:szCs w:val="24"/>
              <w:lang w:val="en-US"/>
            </w:rPr>
          </w:pPr>
          <w:ins w:id="15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"_Toc13570718"</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2.2.1.1.2.8.2</w:t>
            </w:r>
            <w:r>
              <w:rPr>
                <w:rFonts w:eastAsiaTheme="minorEastAsia" w:cstheme="minorBidi"/>
                <w:noProof/>
                <w:sz w:val="24"/>
                <w:szCs w:val="24"/>
                <w:lang w:val="en-US"/>
              </w:rPr>
              <w:tab/>
            </w:r>
            <w:r w:rsidRPr="00D63A54">
              <w:rPr>
                <w:rStyle w:val="Hyperlink"/>
                <w:rFonts w:cs="Arial"/>
                <w:noProof/>
              </w:rPr>
              <w:t>How To: Remove a filter</w:t>
            </w:r>
            <w:r>
              <w:rPr>
                <w:noProof/>
                <w:webHidden/>
              </w:rPr>
              <w:tab/>
            </w:r>
            <w:r>
              <w:rPr>
                <w:noProof/>
                <w:webHidden/>
              </w:rPr>
              <w:fldChar w:fldCharType="begin"/>
            </w:r>
            <w:r>
              <w:rPr>
                <w:noProof/>
                <w:webHidden/>
              </w:rPr>
              <w:instrText xml:space="preserve"> PAGEREF _Toc13570718 \h </w:instrText>
            </w:r>
            <w:r>
              <w:rPr>
                <w:noProof/>
                <w:webHidden/>
              </w:rPr>
            </w:r>
          </w:ins>
          <w:r>
            <w:rPr>
              <w:noProof/>
              <w:webHidden/>
            </w:rPr>
            <w:fldChar w:fldCharType="separate"/>
          </w:r>
          <w:ins w:id="151" w:author="Microsoft Office User" w:date="2019-07-09T13:33:00Z">
            <w:r w:rsidR="009E66C7">
              <w:rPr>
                <w:noProof/>
                <w:webHidden/>
              </w:rPr>
              <w:t>9</w:t>
            </w:r>
          </w:ins>
          <w:ins w:id="152" w:author="Microsoft Office User" w:date="2019-07-09T13:17:00Z">
            <w:r>
              <w:rPr>
                <w:noProof/>
                <w:webHidden/>
              </w:rPr>
              <w:fldChar w:fldCharType="end"/>
            </w:r>
            <w:r w:rsidRPr="00D63A54">
              <w:rPr>
                <w:rStyle w:val="Hyperlink"/>
                <w:noProof/>
              </w:rPr>
              <w:fldChar w:fldCharType="end"/>
            </w:r>
          </w:ins>
        </w:p>
        <w:p w14:paraId="6847B26E" w14:textId="1E9BC1A1" w:rsidR="00D06B33" w:rsidRDefault="00D06B33">
          <w:pPr>
            <w:pStyle w:val="TOC6"/>
            <w:tabs>
              <w:tab w:val="left" w:pos="2101"/>
              <w:tab w:val="right" w:leader="dot" w:pos="9350"/>
            </w:tabs>
            <w:rPr>
              <w:ins w:id="153" w:author="Microsoft Office User" w:date="2019-07-09T13:17:00Z"/>
              <w:rFonts w:eastAsiaTheme="minorEastAsia" w:cstheme="minorBidi"/>
              <w:noProof/>
              <w:sz w:val="24"/>
              <w:szCs w:val="24"/>
              <w:lang w:val="en-US"/>
            </w:rPr>
          </w:pPr>
          <w:ins w:id="15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"_Toc13570719"</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2.2.1.1.2.9</w:t>
            </w:r>
            <w:r>
              <w:rPr>
                <w:rFonts w:eastAsiaTheme="minorEastAsia" w:cstheme="minorBidi"/>
                <w:noProof/>
                <w:sz w:val="24"/>
                <w:szCs w:val="24"/>
                <w:lang w:val="en-US"/>
              </w:rPr>
              <w:tab/>
            </w:r>
            <w:r w:rsidRPr="00D63A54">
              <w:rPr>
                <w:rStyle w:val="Hyperlink"/>
                <w:rFonts w:cs="Arial"/>
                <w:noProof/>
              </w:rPr>
              <w:t>Import CSVs, Epochs or PEFs</w:t>
            </w:r>
            <w:r>
              <w:rPr>
                <w:noProof/>
                <w:webHidden/>
              </w:rPr>
              <w:tab/>
            </w:r>
            <w:r>
              <w:rPr>
                <w:noProof/>
                <w:webHidden/>
              </w:rPr>
              <w:fldChar w:fldCharType="begin"/>
            </w:r>
            <w:r>
              <w:rPr>
                <w:noProof/>
                <w:webHidden/>
              </w:rPr>
              <w:instrText xml:space="preserve"> PAGEREF _Toc13570719 \h </w:instrText>
            </w:r>
            <w:r>
              <w:rPr>
                <w:noProof/>
                <w:webHidden/>
              </w:rPr>
            </w:r>
          </w:ins>
          <w:r>
            <w:rPr>
              <w:noProof/>
              <w:webHidden/>
            </w:rPr>
            <w:fldChar w:fldCharType="separate"/>
          </w:r>
          <w:ins w:id="155" w:author="Microsoft Office User" w:date="2019-07-09T13:33:00Z">
            <w:r w:rsidR="009E66C7">
              <w:rPr>
                <w:noProof/>
                <w:webHidden/>
              </w:rPr>
              <w:t>9</w:t>
            </w:r>
          </w:ins>
          <w:ins w:id="156" w:author="Microsoft Office User" w:date="2019-07-09T13:17:00Z">
            <w:r>
              <w:rPr>
                <w:noProof/>
                <w:webHidden/>
              </w:rPr>
              <w:fldChar w:fldCharType="end"/>
            </w:r>
            <w:r w:rsidRPr="00D63A54">
              <w:rPr>
                <w:rStyle w:val="Hyperlink"/>
                <w:noProof/>
              </w:rPr>
              <w:fldChar w:fldCharType="end"/>
            </w:r>
          </w:ins>
        </w:p>
        <w:p w14:paraId="21951B27" w14:textId="760D69FB" w:rsidR="00D06B33" w:rsidRDefault="00D06B33">
          <w:pPr>
            <w:pStyle w:val="TOC7"/>
            <w:tabs>
              <w:tab w:val="left" w:pos="2453"/>
              <w:tab w:val="right" w:leader="dot" w:pos="9350"/>
            </w:tabs>
            <w:rPr>
              <w:ins w:id="157" w:author="Microsoft Office User" w:date="2019-07-09T13:17:00Z"/>
              <w:rFonts w:eastAsiaTheme="minorEastAsia" w:cstheme="minorBidi"/>
              <w:noProof/>
              <w:sz w:val="24"/>
              <w:szCs w:val="24"/>
              <w:lang w:val="en-US"/>
            </w:rPr>
          </w:pPr>
          <w:ins w:id="15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"_Toc13570720"</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2.2.1.1.2.9.1</w:t>
            </w:r>
            <w:r>
              <w:rPr>
                <w:rFonts w:eastAsiaTheme="minorEastAsia" w:cstheme="minorBidi"/>
                <w:noProof/>
                <w:sz w:val="24"/>
                <w:szCs w:val="24"/>
                <w:lang w:val="en-US"/>
              </w:rPr>
              <w:tab/>
            </w:r>
            <w:r w:rsidRPr="00D63A54">
              <w:rPr>
                <w:rStyle w:val="Hyperlink"/>
                <w:rFonts w:cs="Arial"/>
                <w:noProof/>
              </w:rPr>
              <w:t>How To: Import</w:t>
            </w:r>
            <w:r>
              <w:rPr>
                <w:noProof/>
                <w:webHidden/>
              </w:rPr>
              <w:tab/>
            </w:r>
            <w:r>
              <w:rPr>
                <w:noProof/>
                <w:webHidden/>
              </w:rPr>
              <w:fldChar w:fldCharType="begin"/>
            </w:r>
            <w:r>
              <w:rPr>
                <w:noProof/>
                <w:webHidden/>
              </w:rPr>
              <w:instrText xml:space="preserve"> PAGEREF _Toc13570720 \h </w:instrText>
            </w:r>
            <w:r>
              <w:rPr>
                <w:noProof/>
                <w:webHidden/>
              </w:rPr>
            </w:r>
          </w:ins>
          <w:r>
            <w:rPr>
              <w:noProof/>
              <w:webHidden/>
            </w:rPr>
            <w:fldChar w:fldCharType="separate"/>
          </w:r>
          <w:ins w:id="159" w:author="Microsoft Office User" w:date="2019-07-09T13:33:00Z">
            <w:r w:rsidR="009E66C7">
              <w:rPr>
                <w:noProof/>
                <w:webHidden/>
              </w:rPr>
              <w:t>10</w:t>
            </w:r>
          </w:ins>
          <w:ins w:id="160" w:author="Microsoft Office User" w:date="2019-07-09T13:17:00Z">
            <w:r>
              <w:rPr>
                <w:noProof/>
                <w:webHidden/>
              </w:rPr>
              <w:fldChar w:fldCharType="end"/>
            </w:r>
            <w:r w:rsidRPr="00D63A54">
              <w:rPr>
                <w:rStyle w:val="Hyperlink"/>
                <w:noProof/>
              </w:rPr>
              <w:fldChar w:fldCharType="end"/>
            </w:r>
          </w:ins>
        </w:p>
        <w:p w14:paraId="703F5DF0" w14:textId="6F15537C" w:rsidR="00D06B33" w:rsidRDefault="00D06B33">
          <w:pPr>
            <w:pStyle w:val="TOC5"/>
            <w:tabs>
              <w:tab w:val="left" w:pos="1749"/>
              <w:tab w:val="right" w:leader="dot" w:pos="9350"/>
            </w:tabs>
            <w:rPr>
              <w:ins w:id="161" w:author="Microsoft Office User" w:date="2019-07-09T13:17:00Z"/>
              <w:rFonts w:eastAsiaTheme="minorEastAsia" w:cstheme="minorBidi"/>
              <w:noProof/>
              <w:sz w:val="24"/>
              <w:szCs w:val="24"/>
              <w:lang w:val="en-US"/>
            </w:rPr>
          </w:pPr>
          <w:ins w:id="16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"_Toc13570721"</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w:t>
            </w:r>
            <w:r>
              <w:rPr>
                <w:rFonts w:eastAsiaTheme="minorEastAsia" w:cstheme="minorBidi"/>
                <w:noProof/>
                <w:sz w:val="24"/>
                <w:szCs w:val="24"/>
                <w:lang w:val="en-US"/>
              </w:rPr>
              <w:tab/>
            </w:r>
            <w:r w:rsidRPr="00D63A54">
              <w:rPr>
                <w:rStyle w:val="Hyperlink"/>
                <w:rFonts w:cs="Arial"/>
                <w:noProof/>
              </w:rPr>
              <w:t>Bands</w:t>
            </w:r>
            <w:r>
              <w:rPr>
                <w:noProof/>
                <w:webHidden/>
              </w:rPr>
              <w:tab/>
            </w:r>
            <w:r>
              <w:rPr>
                <w:noProof/>
                <w:webHidden/>
              </w:rPr>
              <w:fldChar w:fldCharType="begin"/>
            </w:r>
            <w:r>
              <w:rPr>
                <w:noProof/>
                <w:webHidden/>
              </w:rPr>
              <w:instrText xml:space="preserve"> PAGEREF _Toc13570721 \h </w:instrText>
            </w:r>
            <w:r>
              <w:rPr>
                <w:noProof/>
                <w:webHidden/>
              </w:rPr>
            </w:r>
          </w:ins>
          <w:r>
            <w:rPr>
              <w:noProof/>
              <w:webHidden/>
            </w:rPr>
            <w:fldChar w:fldCharType="separate"/>
          </w:r>
          <w:ins w:id="163" w:author="Microsoft Office User" w:date="2019-07-09T13:33:00Z">
            <w:r w:rsidR="009E66C7">
              <w:rPr>
                <w:noProof/>
                <w:webHidden/>
              </w:rPr>
              <w:t>10</w:t>
            </w:r>
          </w:ins>
          <w:ins w:id="164" w:author="Microsoft Office User" w:date="2019-07-09T13:17:00Z">
            <w:r>
              <w:rPr>
                <w:noProof/>
                <w:webHidden/>
              </w:rPr>
              <w:fldChar w:fldCharType="end"/>
            </w:r>
            <w:r w:rsidRPr="00D63A54">
              <w:rPr>
                <w:rStyle w:val="Hyperlink"/>
                <w:noProof/>
              </w:rPr>
              <w:fldChar w:fldCharType="end"/>
            </w:r>
          </w:ins>
        </w:p>
        <w:p w14:paraId="4A03B7EC" w14:textId="04FE1FAE" w:rsidR="00D06B33" w:rsidRDefault="00D06B33">
          <w:pPr>
            <w:pStyle w:val="TOC6"/>
            <w:tabs>
              <w:tab w:val="left" w:pos="2101"/>
              <w:tab w:val="right" w:leader="dot" w:pos="9350"/>
            </w:tabs>
            <w:rPr>
              <w:ins w:id="165" w:author="Microsoft Office User" w:date="2019-07-09T13:17:00Z"/>
              <w:rFonts w:eastAsiaTheme="minorEastAsia" w:cstheme="minorBidi"/>
              <w:noProof/>
              <w:sz w:val="24"/>
              <w:szCs w:val="24"/>
              <w:lang w:val="en-US"/>
            </w:rPr>
          </w:pPr>
          <w:ins w:id="16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"_Toc13570722"</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2.2.1.1.3.1</w:t>
            </w:r>
            <w:r>
              <w:rPr>
                <w:rFonts w:eastAsiaTheme="minorEastAsia" w:cstheme="minorBidi"/>
                <w:noProof/>
                <w:sz w:val="24"/>
                <w:szCs w:val="24"/>
                <w:lang w:val="en-US"/>
              </w:rPr>
              <w:tab/>
            </w:r>
            <w:r w:rsidRPr="00D63A54">
              <w:rPr>
                <w:rStyle w:val="Hyperlink"/>
                <w:rFonts w:cs="Arial"/>
                <w:noProof/>
              </w:rPr>
              <w:t>How to: Select a Band</w:t>
            </w:r>
            <w:r>
              <w:rPr>
                <w:noProof/>
                <w:webHidden/>
              </w:rPr>
              <w:tab/>
            </w:r>
            <w:r>
              <w:rPr>
                <w:noProof/>
                <w:webHidden/>
              </w:rPr>
              <w:fldChar w:fldCharType="begin"/>
            </w:r>
            <w:r>
              <w:rPr>
                <w:noProof/>
                <w:webHidden/>
              </w:rPr>
              <w:instrText xml:space="preserve"> PAGEREF _Toc13570722 \h </w:instrText>
            </w:r>
            <w:r>
              <w:rPr>
                <w:noProof/>
                <w:webHidden/>
              </w:rPr>
            </w:r>
          </w:ins>
          <w:r>
            <w:rPr>
              <w:noProof/>
              <w:webHidden/>
            </w:rPr>
            <w:fldChar w:fldCharType="separate"/>
          </w:r>
          <w:ins w:id="167" w:author="Microsoft Office User" w:date="2019-07-09T13:33:00Z">
            <w:r w:rsidR="009E66C7">
              <w:rPr>
                <w:noProof/>
                <w:webHidden/>
              </w:rPr>
              <w:t>11</w:t>
            </w:r>
          </w:ins>
          <w:ins w:id="168" w:author="Microsoft Office User" w:date="2019-07-09T13:17:00Z">
            <w:r>
              <w:rPr>
                <w:noProof/>
                <w:webHidden/>
              </w:rPr>
              <w:fldChar w:fldCharType="end"/>
            </w:r>
            <w:r w:rsidRPr="00D63A54">
              <w:rPr>
                <w:rStyle w:val="Hyperlink"/>
                <w:noProof/>
              </w:rPr>
              <w:fldChar w:fldCharType="end"/>
            </w:r>
          </w:ins>
        </w:p>
        <w:p w14:paraId="0BB3BCC4" w14:textId="60D9EFD4" w:rsidR="00D06B33" w:rsidRDefault="00D06B33">
          <w:pPr>
            <w:pStyle w:val="TOC7"/>
            <w:tabs>
              <w:tab w:val="left" w:pos="2453"/>
              <w:tab w:val="right" w:leader="dot" w:pos="9350"/>
            </w:tabs>
            <w:rPr>
              <w:ins w:id="169" w:author="Microsoft Office User" w:date="2019-07-09T13:17:00Z"/>
              <w:rFonts w:eastAsiaTheme="minorEastAsia" w:cstheme="minorBidi"/>
              <w:noProof/>
              <w:sz w:val="24"/>
              <w:szCs w:val="24"/>
              <w:lang w:val="en-US"/>
            </w:rPr>
          </w:pPr>
          <w:ins w:id="17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"_Toc13570723"</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2.2.1.1.3.1.1</w:t>
            </w:r>
            <w:r>
              <w:rPr>
                <w:rFonts w:eastAsiaTheme="minorEastAsia" w:cstheme="minorBidi"/>
                <w:noProof/>
                <w:sz w:val="24"/>
                <w:szCs w:val="24"/>
                <w:lang w:val="en-US"/>
              </w:rPr>
              <w:tab/>
            </w:r>
            <w:r w:rsidRPr="00D63A54">
              <w:rPr>
                <w:rStyle w:val="Hyperlink"/>
                <w:rFonts w:cs="Arial"/>
                <w:noProof/>
              </w:rPr>
              <w:t>Band Menu Icons</w:t>
            </w:r>
            <w:r>
              <w:rPr>
                <w:noProof/>
                <w:webHidden/>
              </w:rPr>
              <w:tab/>
            </w:r>
            <w:r>
              <w:rPr>
                <w:noProof/>
                <w:webHidden/>
              </w:rPr>
              <w:fldChar w:fldCharType="begin"/>
            </w:r>
            <w:r>
              <w:rPr>
                <w:noProof/>
                <w:webHidden/>
              </w:rPr>
              <w:instrText xml:space="preserve"> PAGEREF _Toc13570723 \h </w:instrText>
            </w:r>
            <w:r>
              <w:rPr>
                <w:noProof/>
                <w:webHidden/>
              </w:rPr>
            </w:r>
          </w:ins>
          <w:r>
            <w:rPr>
              <w:noProof/>
              <w:webHidden/>
            </w:rPr>
            <w:fldChar w:fldCharType="separate"/>
          </w:r>
          <w:ins w:id="171" w:author="Microsoft Office User" w:date="2019-07-09T13:33:00Z">
            <w:r w:rsidR="009E66C7">
              <w:rPr>
                <w:noProof/>
                <w:webHidden/>
              </w:rPr>
              <w:t>11</w:t>
            </w:r>
          </w:ins>
          <w:ins w:id="172" w:author="Microsoft Office User" w:date="2019-07-09T13:17:00Z">
            <w:r>
              <w:rPr>
                <w:noProof/>
                <w:webHidden/>
              </w:rPr>
              <w:fldChar w:fldCharType="end"/>
            </w:r>
            <w:r w:rsidRPr="00D63A54">
              <w:rPr>
                <w:rStyle w:val="Hyperlink"/>
                <w:noProof/>
              </w:rPr>
              <w:fldChar w:fldCharType="end"/>
            </w:r>
          </w:ins>
        </w:p>
        <w:p w14:paraId="095D717D" w14:textId="5B07D47F" w:rsidR="00D06B33" w:rsidRDefault="00D06B33">
          <w:pPr>
            <w:pStyle w:val="TOC6"/>
            <w:tabs>
              <w:tab w:val="left" w:pos="2101"/>
              <w:tab w:val="right" w:leader="dot" w:pos="9350"/>
            </w:tabs>
            <w:rPr>
              <w:ins w:id="173" w:author="Microsoft Office User" w:date="2019-07-09T13:17:00Z"/>
              <w:rFonts w:eastAsiaTheme="minorEastAsia" w:cstheme="minorBidi"/>
              <w:noProof/>
              <w:sz w:val="24"/>
              <w:szCs w:val="24"/>
              <w:lang w:val="en-US"/>
            </w:rPr>
          </w:pPr>
          <w:ins w:id="17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"_Toc13570724"</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2.2.1.1.3.2</w:t>
            </w:r>
            <w:r>
              <w:rPr>
                <w:rFonts w:eastAsiaTheme="minorEastAsia" w:cstheme="minorBidi"/>
                <w:noProof/>
                <w:sz w:val="24"/>
                <w:szCs w:val="24"/>
                <w:lang w:val="en-US"/>
              </w:rPr>
              <w:tab/>
            </w:r>
            <w:r w:rsidRPr="00D63A54">
              <w:rPr>
                <w:rStyle w:val="Hyperlink"/>
                <w:rFonts w:cs="Arial"/>
                <w:noProof/>
              </w:rPr>
              <w:t>Global Settings</w:t>
            </w:r>
            <w:r>
              <w:rPr>
                <w:noProof/>
                <w:webHidden/>
              </w:rPr>
              <w:tab/>
            </w:r>
            <w:r>
              <w:rPr>
                <w:noProof/>
                <w:webHidden/>
              </w:rPr>
              <w:fldChar w:fldCharType="begin"/>
            </w:r>
            <w:r>
              <w:rPr>
                <w:noProof/>
                <w:webHidden/>
              </w:rPr>
              <w:instrText xml:space="preserve"> PAGEREF _Toc13570724 \h </w:instrText>
            </w:r>
            <w:r>
              <w:rPr>
                <w:noProof/>
                <w:webHidden/>
              </w:rPr>
            </w:r>
          </w:ins>
          <w:r>
            <w:rPr>
              <w:noProof/>
              <w:webHidden/>
            </w:rPr>
            <w:fldChar w:fldCharType="separate"/>
          </w:r>
          <w:ins w:id="175" w:author="Microsoft Office User" w:date="2019-07-09T13:33:00Z">
            <w:r w:rsidR="009E66C7">
              <w:rPr>
                <w:noProof/>
                <w:webHidden/>
              </w:rPr>
              <w:t>13</w:t>
            </w:r>
          </w:ins>
          <w:ins w:id="176" w:author="Microsoft Office User" w:date="2019-07-09T13:17:00Z">
            <w:r>
              <w:rPr>
                <w:noProof/>
                <w:webHidden/>
              </w:rPr>
              <w:fldChar w:fldCharType="end"/>
            </w:r>
            <w:r w:rsidRPr="00D63A54">
              <w:rPr>
                <w:rStyle w:val="Hyperlink"/>
                <w:noProof/>
              </w:rPr>
              <w:fldChar w:fldCharType="end"/>
            </w:r>
          </w:ins>
        </w:p>
        <w:p w14:paraId="60D78A6C" w14:textId="20E73630" w:rsidR="00D06B33" w:rsidRDefault="00D06B33">
          <w:pPr>
            <w:pStyle w:val="TOC6"/>
            <w:tabs>
              <w:tab w:val="left" w:pos="2101"/>
              <w:tab w:val="right" w:leader="dot" w:pos="9350"/>
            </w:tabs>
            <w:rPr>
              <w:ins w:id="177" w:author="Microsoft Office User" w:date="2019-07-09T13:17:00Z"/>
              <w:rFonts w:eastAsiaTheme="minorEastAsia" w:cstheme="minorBidi"/>
              <w:noProof/>
              <w:sz w:val="24"/>
              <w:szCs w:val="24"/>
              <w:lang w:val="en-US"/>
            </w:rPr>
          </w:pPr>
          <w:ins w:id="17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"_Toc13570725"</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lang w:val="en-US"/>
              </w:rPr>
              <w:t>2.2.1.1.3.3</w:t>
            </w:r>
            <w:r>
              <w:rPr>
                <w:rFonts w:eastAsiaTheme="minorEastAsia" w:cstheme="minorBidi"/>
                <w:noProof/>
                <w:sz w:val="24"/>
                <w:szCs w:val="24"/>
                <w:lang w:val="en-US"/>
              </w:rPr>
              <w:tab/>
            </w:r>
            <w:r w:rsidRPr="00D63A54">
              <w:rPr>
                <w:rStyle w:val="Hyperlink"/>
                <w:rFonts w:cs="Arial"/>
                <w:noProof/>
              </w:rPr>
              <w:t>Band Configuration Options by Type</w:t>
            </w:r>
            <w:r>
              <w:rPr>
                <w:noProof/>
                <w:webHidden/>
              </w:rPr>
              <w:tab/>
            </w:r>
            <w:r>
              <w:rPr>
                <w:noProof/>
                <w:webHidden/>
              </w:rPr>
              <w:fldChar w:fldCharType="begin"/>
            </w:r>
            <w:r>
              <w:rPr>
                <w:noProof/>
                <w:webHidden/>
              </w:rPr>
              <w:instrText xml:space="preserve"> PAGEREF _Toc13570725 \h </w:instrText>
            </w:r>
            <w:r>
              <w:rPr>
                <w:noProof/>
                <w:webHidden/>
              </w:rPr>
            </w:r>
          </w:ins>
          <w:r>
            <w:rPr>
              <w:noProof/>
              <w:webHidden/>
            </w:rPr>
            <w:fldChar w:fldCharType="separate"/>
          </w:r>
          <w:ins w:id="179" w:author="Microsoft Office User" w:date="2019-07-09T13:33:00Z">
            <w:r w:rsidR="009E66C7">
              <w:rPr>
                <w:noProof/>
                <w:webHidden/>
              </w:rPr>
              <w:t>13</w:t>
            </w:r>
          </w:ins>
          <w:ins w:id="180" w:author="Microsoft Office User" w:date="2019-07-09T13:17:00Z">
            <w:r>
              <w:rPr>
                <w:noProof/>
                <w:webHidden/>
              </w:rPr>
              <w:fldChar w:fldCharType="end"/>
            </w:r>
            <w:r w:rsidRPr="00D63A54">
              <w:rPr>
                <w:rStyle w:val="Hyperlink"/>
                <w:noProof/>
              </w:rPr>
              <w:fldChar w:fldCharType="end"/>
            </w:r>
          </w:ins>
        </w:p>
        <w:p w14:paraId="47E62C0C" w14:textId="3B7790D7" w:rsidR="00D06B33" w:rsidRDefault="00D06B33">
          <w:pPr>
            <w:pStyle w:val="TOC7"/>
            <w:tabs>
              <w:tab w:val="left" w:pos="2453"/>
              <w:tab w:val="right" w:leader="dot" w:pos="9350"/>
            </w:tabs>
            <w:rPr>
              <w:ins w:id="181" w:author="Microsoft Office User" w:date="2019-07-09T13:17:00Z"/>
              <w:rFonts w:eastAsiaTheme="minorEastAsia" w:cstheme="minorBidi"/>
              <w:noProof/>
              <w:sz w:val="24"/>
              <w:szCs w:val="24"/>
              <w:lang w:val="en-US"/>
            </w:rPr>
          </w:pPr>
          <w:ins w:id="18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"_Toc13570726"</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2.2.1.1.3.3.1</w:t>
            </w:r>
            <w:r>
              <w:rPr>
                <w:rFonts w:eastAsiaTheme="minorEastAsia" w:cstheme="minorBidi"/>
                <w:noProof/>
                <w:sz w:val="24"/>
                <w:szCs w:val="24"/>
                <w:lang w:val="en-US"/>
              </w:rPr>
              <w:tab/>
            </w:r>
            <w:r w:rsidRPr="00D63A54">
              <w:rPr>
                <w:rStyle w:val="Hyperlink"/>
                <w:rFonts w:cs="Arial"/>
                <w:noProof/>
              </w:rPr>
              <w:t>Common Options</w:t>
            </w:r>
            <w:r>
              <w:rPr>
                <w:noProof/>
                <w:webHidden/>
              </w:rPr>
              <w:tab/>
            </w:r>
            <w:r>
              <w:rPr>
                <w:noProof/>
                <w:webHidden/>
              </w:rPr>
              <w:fldChar w:fldCharType="begin"/>
            </w:r>
            <w:r>
              <w:rPr>
                <w:noProof/>
                <w:webHidden/>
              </w:rPr>
              <w:instrText xml:space="preserve"> PAGEREF _Toc13570726 \h </w:instrText>
            </w:r>
            <w:r>
              <w:rPr>
                <w:noProof/>
                <w:webHidden/>
              </w:rPr>
            </w:r>
          </w:ins>
          <w:r>
            <w:rPr>
              <w:noProof/>
              <w:webHidden/>
            </w:rPr>
            <w:fldChar w:fldCharType="separate"/>
          </w:r>
          <w:ins w:id="183" w:author="Microsoft Office User" w:date="2019-07-09T13:33:00Z">
            <w:r w:rsidR="009E66C7">
              <w:rPr>
                <w:noProof/>
                <w:webHidden/>
              </w:rPr>
              <w:t>13</w:t>
            </w:r>
          </w:ins>
          <w:ins w:id="184" w:author="Microsoft Office User" w:date="2019-07-09T13:17:00Z">
            <w:r>
              <w:rPr>
                <w:noProof/>
                <w:webHidden/>
              </w:rPr>
              <w:fldChar w:fldCharType="end"/>
            </w:r>
            <w:r w:rsidRPr="00D63A54">
              <w:rPr>
                <w:rStyle w:val="Hyperlink"/>
                <w:noProof/>
              </w:rPr>
              <w:fldChar w:fldCharType="end"/>
            </w:r>
          </w:ins>
        </w:p>
        <w:p w14:paraId="6434A7E4" w14:textId="0ED0CEE9" w:rsidR="00D06B33" w:rsidRDefault="00D06B33">
          <w:pPr>
            <w:pStyle w:val="TOC7"/>
            <w:tabs>
              <w:tab w:val="left" w:pos="2453"/>
              <w:tab w:val="right" w:leader="dot" w:pos="9350"/>
            </w:tabs>
            <w:rPr>
              <w:ins w:id="185" w:author="Microsoft Office User" w:date="2019-07-09T13:17:00Z"/>
              <w:rFonts w:eastAsiaTheme="minorEastAsia" w:cstheme="minorBidi"/>
              <w:noProof/>
              <w:sz w:val="24"/>
              <w:szCs w:val="24"/>
              <w:lang w:val="en-US"/>
            </w:rPr>
          </w:pPr>
          <w:ins w:id="18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"_Toc13570727"</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2.2.1.1.3.3.2</w:t>
            </w:r>
            <w:r>
              <w:rPr>
                <w:rFonts w:eastAsiaTheme="minorEastAsia" w:cstheme="minorBidi"/>
                <w:noProof/>
                <w:sz w:val="24"/>
                <w:szCs w:val="24"/>
                <w:lang w:val="en-US"/>
              </w:rPr>
              <w:tab/>
            </w:r>
            <w:r w:rsidRPr="00D63A54">
              <w:rPr>
                <w:rStyle w:val="Hyperlink"/>
                <w:rFonts w:cs="Arial"/>
                <w:noProof/>
              </w:rPr>
              <w:t>Divider Bands Options</w:t>
            </w:r>
            <w:r>
              <w:rPr>
                <w:noProof/>
                <w:webHidden/>
              </w:rPr>
              <w:tab/>
            </w:r>
            <w:r>
              <w:rPr>
                <w:noProof/>
                <w:webHidden/>
              </w:rPr>
              <w:fldChar w:fldCharType="begin"/>
            </w:r>
            <w:r>
              <w:rPr>
                <w:noProof/>
                <w:webHidden/>
              </w:rPr>
              <w:instrText xml:space="preserve"> PAGEREF _Toc13570727 \h </w:instrText>
            </w:r>
            <w:r>
              <w:rPr>
                <w:noProof/>
                <w:webHidden/>
              </w:rPr>
            </w:r>
          </w:ins>
          <w:r>
            <w:rPr>
              <w:noProof/>
              <w:webHidden/>
            </w:rPr>
            <w:fldChar w:fldCharType="separate"/>
          </w:r>
          <w:ins w:id="187" w:author="Microsoft Office User" w:date="2019-07-09T13:33:00Z">
            <w:r w:rsidR="009E66C7">
              <w:rPr>
                <w:noProof/>
                <w:webHidden/>
              </w:rPr>
              <w:t>14</w:t>
            </w:r>
          </w:ins>
          <w:ins w:id="188" w:author="Microsoft Office User" w:date="2019-07-09T13:17:00Z">
            <w:r>
              <w:rPr>
                <w:noProof/>
                <w:webHidden/>
              </w:rPr>
              <w:fldChar w:fldCharType="end"/>
            </w:r>
            <w:r w:rsidRPr="00D63A54">
              <w:rPr>
                <w:rStyle w:val="Hyperlink"/>
                <w:noProof/>
              </w:rPr>
              <w:fldChar w:fldCharType="end"/>
            </w:r>
          </w:ins>
        </w:p>
        <w:p w14:paraId="5319C65F" w14:textId="0BD078CC" w:rsidR="00D06B33" w:rsidRDefault="00D06B33">
          <w:pPr>
            <w:pStyle w:val="TOC7"/>
            <w:tabs>
              <w:tab w:val="left" w:pos="2453"/>
              <w:tab w:val="right" w:leader="dot" w:pos="9350"/>
            </w:tabs>
            <w:rPr>
              <w:ins w:id="189" w:author="Microsoft Office User" w:date="2019-07-09T13:17:00Z"/>
              <w:rFonts w:eastAsiaTheme="minorEastAsia" w:cstheme="minorBidi"/>
              <w:noProof/>
              <w:sz w:val="24"/>
              <w:szCs w:val="24"/>
              <w:lang w:val="en-US"/>
            </w:rPr>
          </w:pPr>
          <w:ins w:id="19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"_Toc13570728"</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2.2.1.1.3.3.3</w:t>
            </w:r>
            <w:r>
              <w:rPr>
                <w:rFonts w:eastAsiaTheme="minorEastAsia" w:cstheme="minorBidi"/>
                <w:noProof/>
                <w:sz w:val="24"/>
                <w:szCs w:val="24"/>
                <w:lang w:val="en-US"/>
              </w:rPr>
              <w:tab/>
            </w:r>
            <w:r w:rsidRPr="00D63A54">
              <w:rPr>
                <w:rStyle w:val="Hyperlink"/>
                <w:rFonts w:cs="Arial"/>
                <w:noProof/>
              </w:rPr>
              <w:t>Resource Bands Options</w:t>
            </w:r>
            <w:r>
              <w:rPr>
                <w:noProof/>
                <w:webHidden/>
              </w:rPr>
              <w:tab/>
            </w:r>
            <w:r>
              <w:rPr>
                <w:noProof/>
                <w:webHidden/>
              </w:rPr>
              <w:fldChar w:fldCharType="begin"/>
            </w:r>
            <w:r>
              <w:rPr>
                <w:noProof/>
                <w:webHidden/>
              </w:rPr>
              <w:instrText xml:space="preserve"> PAGEREF _Toc13570728 \h </w:instrText>
            </w:r>
            <w:r>
              <w:rPr>
                <w:noProof/>
                <w:webHidden/>
              </w:rPr>
            </w:r>
          </w:ins>
          <w:r>
            <w:rPr>
              <w:noProof/>
              <w:webHidden/>
            </w:rPr>
            <w:fldChar w:fldCharType="separate"/>
          </w:r>
          <w:ins w:id="191" w:author="Microsoft Office User" w:date="2019-07-09T13:33:00Z">
            <w:r w:rsidR="009E66C7">
              <w:rPr>
                <w:noProof/>
                <w:webHidden/>
              </w:rPr>
              <w:t>14</w:t>
            </w:r>
          </w:ins>
          <w:ins w:id="192" w:author="Microsoft Office User" w:date="2019-07-09T13:17:00Z">
            <w:r>
              <w:rPr>
                <w:noProof/>
                <w:webHidden/>
              </w:rPr>
              <w:fldChar w:fldCharType="end"/>
            </w:r>
            <w:r w:rsidRPr="00D63A54">
              <w:rPr>
                <w:rStyle w:val="Hyperlink"/>
                <w:noProof/>
              </w:rPr>
              <w:fldChar w:fldCharType="end"/>
            </w:r>
          </w:ins>
        </w:p>
        <w:p w14:paraId="1EDBFD9C" w14:textId="1B432D7B" w:rsidR="00D06B33" w:rsidRDefault="00D06B33">
          <w:pPr>
            <w:pStyle w:val="TOC7"/>
            <w:tabs>
              <w:tab w:val="left" w:pos="2453"/>
              <w:tab w:val="right" w:leader="dot" w:pos="9350"/>
            </w:tabs>
            <w:rPr>
              <w:ins w:id="193" w:author="Microsoft Office User" w:date="2019-07-09T13:17:00Z"/>
              <w:rFonts w:eastAsiaTheme="minorEastAsia" w:cstheme="minorBidi"/>
              <w:noProof/>
              <w:sz w:val="24"/>
              <w:szCs w:val="24"/>
              <w:lang w:val="en-US"/>
            </w:rPr>
          </w:pPr>
          <w:ins w:id="19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"_Toc13570729"</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2.2.1.1.3.3.4</w:t>
            </w:r>
            <w:r>
              <w:rPr>
                <w:rFonts w:eastAsiaTheme="minorEastAsia" w:cstheme="minorBidi"/>
                <w:noProof/>
                <w:sz w:val="24"/>
                <w:szCs w:val="24"/>
                <w:lang w:val="en-US"/>
              </w:rPr>
              <w:tab/>
            </w:r>
            <w:r w:rsidRPr="00D63A54">
              <w:rPr>
                <w:rStyle w:val="Hyperlink"/>
                <w:rFonts w:cs="Arial"/>
                <w:noProof/>
              </w:rPr>
              <w:t>State Bands Options</w:t>
            </w:r>
            <w:r>
              <w:rPr>
                <w:noProof/>
                <w:webHidden/>
              </w:rPr>
              <w:tab/>
            </w:r>
            <w:r>
              <w:rPr>
                <w:noProof/>
                <w:webHidden/>
              </w:rPr>
              <w:fldChar w:fldCharType="begin"/>
            </w:r>
            <w:r>
              <w:rPr>
                <w:noProof/>
                <w:webHidden/>
              </w:rPr>
              <w:instrText xml:space="preserve"> PAGEREF _Toc13570729 \h </w:instrText>
            </w:r>
            <w:r>
              <w:rPr>
                <w:noProof/>
                <w:webHidden/>
              </w:rPr>
            </w:r>
          </w:ins>
          <w:r>
            <w:rPr>
              <w:noProof/>
              <w:webHidden/>
            </w:rPr>
            <w:fldChar w:fldCharType="separate"/>
          </w:r>
          <w:ins w:id="195" w:author="Microsoft Office User" w:date="2019-07-09T13:33:00Z">
            <w:r w:rsidR="009E66C7">
              <w:rPr>
                <w:noProof/>
                <w:webHidden/>
              </w:rPr>
              <w:t>15</w:t>
            </w:r>
          </w:ins>
          <w:ins w:id="196" w:author="Microsoft Office User" w:date="2019-07-09T13:17:00Z">
            <w:r>
              <w:rPr>
                <w:noProof/>
                <w:webHidden/>
              </w:rPr>
              <w:fldChar w:fldCharType="end"/>
            </w:r>
            <w:r w:rsidRPr="00D63A54">
              <w:rPr>
                <w:rStyle w:val="Hyperlink"/>
                <w:noProof/>
              </w:rPr>
              <w:fldChar w:fldCharType="end"/>
            </w:r>
          </w:ins>
        </w:p>
        <w:p w14:paraId="789D0E01" w14:textId="2873D969" w:rsidR="00D06B33" w:rsidRDefault="00D06B33">
          <w:pPr>
            <w:pStyle w:val="TOC7"/>
            <w:tabs>
              <w:tab w:val="left" w:pos="2453"/>
              <w:tab w:val="right" w:leader="dot" w:pos="9350"/>
            </w:tabs>
            <w:rPr>
              <w:ins w:id="197" w:author="Microsoft Office User" w:date="2019-07-09T13:17:00Z"/>
              <w:rFonts w:eastAsiaTheme="minorEastAsia" w:cstheme="minorBidi"/>
              <w:noProof/>
              <w:sz w:val="24"/>
              <w:szCs w:val="24"/>
              <w:lang w:val="en-US"/>
            </w:rPr>
          </w:pPr>
          <w:ins w:id="19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"_Toc13570730"</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2.2.1.1.3.3.5</w:t>
            </w:r>
            <w:r>
              <w:rPr>
                <w:rFonts w:eastAsiaTheme="minorEastAsia" w:cstheme="minorBidi"/>
                <w:noProof/>
                <w:sz w:val="24"/>
                <w:szCs w:val="24"/>
                <w:lang w:val="en-US"/>
              </w:rPr>
              <w:tab/>
            </w:r>
            <w:r w:rsidRPr="00D63A54">
              <w:rPr>
                <w:rStyle w:val="Hyperlink"/>
                <w:rFonts w:cs="Arial"/>
                <w:noProof/>
              </w:rPr>
              <w:t>Activity Bands Options</w:t>
            </w:r>
            <w:r>
              <w:rPr>
                <w:noProof/>
                <w:webHidden/>
              </w:rPr>
              <w:tab/>
            </w:r>
            <w:r>
              <w:rPr>
                <w:noProof/>
                <w:webHidden/>
              </w:rPr>
              <w:fldChar w:fldCharType="begin"/>
            </w:r>
            <w:r>
              <w:rPr>
                <w:noProof/>
                <w:webHidden/>
              </w:rPr>
              <w:instrText xml:space="preserve"> PAGEREF _Toc13570730 \h </w:instrText>
            </w:r>
            <w:r>
              <w:rPr>
                <w:noProof/>
                <w:webHidden/>
              </w:rPr>
            </w:r>
          </w:ins>
          <w:r>
            <w:rPr>
              <w:noProof/>
              <w:webHidden/>
            </w:rPr>
            <w:fldChar w:fldCharType="separate"/>
          </w:r>
          <w:ins w:id="199" w:author="Microsoft Office User" w:date="2019-07-09T13:33:00Z">
            <w:r w:rsidR="009E66C7">
              <w:rPr>
                <w:noProof/>
                <w:webHidden/>
              </w:rPr>
              <w:t>15</w:t>
            </w:r>
          </w:ins>
          <w:ins w:id="200" w:author="Microsoft Office User" w:date="2019-07-09T13:17:00Z">
            <w:r>
              <w:rPr>
                <w:noProof/>
                <w:webHidden/>
              </w:rPr>
              <w:fldChar w:fldCharType="end"/>
            </w:r>
            <w:r w:rsidRPr="00D63A54">
              <w:rPr>
                <w:rStyle w:val="Hyperlink"/>
                <w:noProof/>
              </w:rPr>
              <w:fldChar w:fldCharType="end"/>
            </w:r>
          </w:ins>
        </w:p>
        <w:p w14:paraId="3C2F2F61" w14:textId="633C1E76" w:rsidR="00D06B33" w:rsidRDefault="00D06B33">
          <w:pPr>
            <w:pStyle w:val="TOC6"/>
            <w:tabs>
              <w:tab w:val="left" w:pos="2101"/>
              <w:tab w:val="right" w:leader="dot" w:pos="9350"/>
            </w:tabs>
            <w:rPr>
              <w:ins w:id="201" w:author="Microsoft Office User" w:date="2019-07-09T13:17:00Z"/>
              <w:rFonts w:eastAsiaTheme="minorEastAsia" w:cstheme="minorBidi"/>
              <w:noProof/>
              <w:sz w:val="24"/>
              <w:szCs w:val="24"/>
              <w:lang w:val="en-US"/>
            </w:rPr>
          </w:pPr>
          <w:ins w:id="20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"_Toc13570731"</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2.2.1.1.3.4</w:t>
            </w:r>
            <w:r>
              <w:rPr>
                <w:rFonts w:eastAsiaTheme="minorEastAsia" w:cstheme="minorBidi"/>
                <w:noProof/>
                <w:sz w:val="24"/>
                <w:szCs w:val="24"/>
                <w:lang w:val="en-US"/>
              </w:rPr>
              <w:tab/>
            </w:r>
            <w:r w:rsidRPr="00D63A54">
              <w:rPr>
                <w:rStyle w:val="Hyperlink"/>
                <w:rFonts w:cs="Arial"/>
                <w:noProof/>
              </w:rPr>
              <w:t>Manage Graphs Menu: Time Management Buttons</w:t>
            </w:r>
            <w:r>
              <w:rPr>
                <w:noProof/>
                <w:webHidden/>
              </w:rPr>
              <w:tab/>
            </w:r>
            <w:r>
              <w:rPr>
                <w:noProof/>
                <w:webHidden/>
              </w:rPr>
              <w:fldChar w:fldCharType="begin"/>
            </w:r>
            <w:r>
              <w:rPr>
                <w:noProof/>
                <w:webHidden/>
              </w:rPr>
              <w:instrText xml:space="preserve"> PAGEREF _Toc13570731 \h </w:instrText>
            </w:r>
            <w:r>
              <w:rPr>
                <w:noProof/>
                <w:webHidden/>
              </w:rPr>
            </w:r>
          </w:ins>
          <w:r>
            <w:rPr>
              <w:noProof/>
              <w:webHidden/>
            </w:rPr>
            <w:fldChar w:fldCharType="separate"/>
          </w:r>
          <w:ins w:id="203" w:author="Microsoft Office User" w:date="2019-07-09T13:33:00Z">
            <w:r w:rsidR="009E66C7">
              <w:rPr>
                <w:noProof/>
                <w:webHidden/>
              </w:rPr>
              <w:t>16</w:t>
            </w:r>
          </w:ins>
          <w:ins w:id="204" w:author="Microsoft Office User" w:date="2019-07-09T13:17:00Z">
            <w:r>
              <w:rPr>
                <w:noProof/>
                <w:webHidden/>
              </w:rPr>
              <w:fldChar w:fldCharType="end"/>
            </w:r>
            <w:r w:rsidRPr="00D63A54">
              <w:rPr>
                <w:rStyle w:val="Hyperlink"/>
                <w:noProof/>
              </w:rPr>
              <w:fldChar w:fldCharType="end"/>
            </w:r>
          </w:ins>
        </w:p>
        <w:p w14:paraId="79396F2E" w14:textId="2BD466E9" w:rsidR="00D06B33" w:rsidRDefault="00D06B33">
          <w:pPr>
            <w:pStyle w:val="TOC7"/>
            <w:tabs>
              <w:tab w:val="left" w:pos="2453"/>
              <w:tab w:val="right" w:leader="dot" w:pos="9350"/>
            </w:tabs>
            <w:rPr>
              <w:ins w:id="205" w:author="Microsoft Office User" w:date="2019-07-09T13:17:00Z"/>
              <w:rFonts w:eastAsiaTheme="minorEastAsia" w:cstheme="minorBidi"/>
              <w:noProof/>
              <w:sz w:val="24"/>
              <w:szCs w:val="24"/>
              <w:lang w:val="en-US"/>
            </w:rPr>
          </w:pPr>
          <w:ins w:id="20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"_Toc13570732"</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lang w:val="en-US"/>
              </w:rPr>
              <w:t>2.2.1.1.3.4.1</w:t>
            </w:r>
            <w:r>
              <w:rPr>
                <w:rFonts w:eastAsiaTheme="minorEastAsia" w:cstheme="minorBidi"/>
                <w:noProof/>
                <w:sz w:val="24"/>
                <w:szCs w:val="24"/>
                <w:lang w:val="en-US"/>
              </w:rPr>
              <w:tab/>
            </w:r>
            <w:r w:rsidRPr="00D63A54">
              <w:rPr>
                <w:rStyle w:val="Hyperlink"/>
                <w:rFonts w:cs="Arial"/>
                <w:noProof/>
              </w:rPr>
              <w:t>How to: Pan To</w:t>
            </w:r>
            <w:r>
              <w:rPr>
                <w:noProof/>
                <w:webHidden/>
              </w:rPr>
              <w:tab/>
            </w:r>
            <w:r>
              <w:rPr>
                <w:noProof/>
                <w:webHidden/>
              </w:rPr>
              <w:fldChar w:fldCharType="begin"/>
            </w:r>
            <w:r>
              <w:rPr>
                <w:noProof/>
                <w:webHidden/>
              </w:rPr>
              <w:instrText xml:space="preserve"> PAGEREF _Toc13570732 \h </w:instrText>
            </w:r>
            <w:r>
              <w:rPr>
                <w:noProof/>
                <w:webHidden/>
              </w:rPr>
            </w:r>
          </w:ins>
          <w:r>
            <w:rPr>
              <w:noProof/>
              <w:webHidden/>
            </w:rPr>
            <w:fldChar w:fldCharType="separate"/>
          </w:r>
          <w:ins w:id="207" w:author="Microsoft Office User" w:date="2019-07-09T13:33:00Z">
            <w:r w:rsidR="009E66C7">
              <w:rPr>
                <w:noProof/>
                <w:webHidden/>
              </w:rPr>
              <w:t>16</w:t>
            </w:r>
          </w:ins>
          <w:ins w:id="208" w:author="Microsoft Office User" w:date="2019-07-09T13:17:00Z">
            <w:r>
              <w:rPr>
                <w:noProof/>
                <w:webHidden/>
              </w:rPr>
              <w:fldChar w:fldCharType="end"/>
            </w:r>
            <w:r w:rsidRPr="00D63A54">
              <w:rPr>
                <w:rStyle w:val="Hyperlink"/>
                <w:noProof/>
              </w:rPr>
              <w:fldChar w:fldCharType="end"/>
            </w:r>
          </w:ins>
        </w:p>
        <w:p w14:paraId="2B6B3AD6" w14:textId="631A0DF2" w:rsidR="00D06B33" w:rsidRDefault="00D06B33">
          <w:pPr>
            <w:pStyle w:val="TOC7"/>
            <w:tabs>
              <w:tab w:val="left" w:pos="2453"/>
              <w:tab w:val="right" w:leader="dot" w:pos="9350"/>
            </w:tabs>
            <w:rPr>
              <w:ins w:id="209" w:author="Microsoft Office User" w:date="2019-07-09T13:17:00Z"/>
              <w:rFonts w:eastAsiaTheme="minorEastAsia" w:cstheme="minorBidi"/>
              <w:noProof/>
              <w:sz w:val="24"/>
              <w:szCs w:val="24"/>
              <w:lang w:val="en-US"/>
            </w:rPr>
          </w:pPr>
          <w:ins w:id="21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"_Toc13570733"</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2.2.1.1.3.4.2</w:t>
            </w:r>
            <w:r>
              <w:rPr>
                <w:rFonts w:eastAsiaTheme="minorEastAsia" w:cstheme="minorBidi"/>
                <w:noProof/>
                <w:sz w:val="24"/>
                <w:szCs w:val="24"/>
                <w:lang w:val="en-US"/>
              </w:rPr>
              <w:tab/>
            </w:r>
            <w:r w:rsidRPr="00D63A54">
              <w:rPr>
                <w:rStyle w:val="Hyperlink"/>
                <w:rFonts w:cs="Arial"/>
                <w:noProof/>
              </w:rPr>
              <w:t>How to: Zoom In/Out</w:t>
            </w:r>
            <w:r>
              <w:rPr>
                <w:noProof/>
                <w:webHidden/>
              </w:rPr>
              <w:tab/>
            </w:r>
            <w:r>
              <w:rPr>
                <w:noProof/>
                <w:webHidden/>
              </w:rPr>
              <w:fldChar w:fldCharType="begin"/>
            </w:r>
            <w:r>
              <w:rPr>
                <w:noProof/>
                <w:webHidden/>
              </w:rPr>
              <w:instrText xml:space="preserve"> PAGEREF _Toc13570733 \h </w:instrText>
            </w:r>
            <w:r>
              <w:rPr>
                <w:noProof/>
                <w:webHidden/>
              </w:rPr>
            </w:r>
          </w:ins>
          <w:r>
            <w:rPr>
              <w:noProof/>
              <w:webHidden/>
            </w:rPr>
            <w:fldChar w:fldCharType="separate"/>
          </w:r>
          <w:ins w:id="211" w:author="Microsoft Office User" w:date="2019-07-09T13:33:00Z">
            <w:r w:rsidR="009E66C7">
              <w:rPr>
                <w:noProof/>
                <w:webHidden/>
              </w:rPr>
              <w:t>16</w:t>
            </w:r>
          </w:ins>
          <w:ins w:id="212" w:author="Microsoft Office User" w:date="2019-07-09T13:17:00Z">
            <w:r>
              <w:rPr>
                <w:noProof/>
                <w:webHidden/>
              </w:rPr>
              <w:fldChar w:fldCharType="end"/>
            </w:r>
            <w:r w:rsidRPr="00D63A54">
              <w:rPr>
                <w:rStyle w:val="Hyperlink"/>
                <w:noProof/>
              </w:rPr>
              <w:fldChar w:fldCharType="end"/>
            </w:r>
          </w:ins>
        </w:p>
        <w:p w14:paraId="4BBCF8C9" w14:textId="05E36A33" w:rsidR="00D06B33" w:rsidRDefault="00D06B33">
          <w:pPr>
            <w:pStyle w:val="TOC7"/>
            <w:tabs>
              <w:tab w:val="left" w:pos="2453"/>
              <w:tab w:val="right" w:leader="dot" w:pos="9350"/>
            </w:tabs>
            <w:rPr>
              <w:ins w:id="213" w:author="Microsoft Office User" w:date="2019-07-09T13:17:00Z"/>
              <w:rFonts w:eastAsiaTheme="minorEastAsia" w:cstheme="minorBidi"/>
              <w:noProof/>
              <w:sz w:val="24"/>
              <w:szCs w:val="24"/>
              <w:lang w:val="en-US"/>
            </w:rPr>
          </w:pPr>
          <w:ins w:id="21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"_Toc13570734"</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2.2.1.1.3.4.3</w:t>
            </w:r>
            <w:r>
              <w:rPr>
                <w:rFonts w:eastAsiaTheme="minorEastAsia" w:cstheme="minorBidi"/>
                <w:noProof/>
                <w:sz w:val="24"/>
                <w:szCs w:val="24"/>
                <w:lang w:val="en-US"/>
              </w:rPr>
              <w:tab/>
            </w:r>
            <w:r w:rsidRPr="00D63A54">
              <w:rPr>
                <w:rStyle w:val="Hyperlink"/>
                <w:rFonts w:cs="Arial"/>
                <w:noProof/>
              </w:rPr>
              <w:t>How to: Reset Time</w:t>
            </w:r>
            <w:r>
              <w:rPr>
                <w:noProof/>
                <w:webHidden/>
              </w:rPr>
              <w:tab/>
            </w:r>
            <w:r>
              <w:rPr>
                <w:noProof/>
                <w:webHidden/>
              </w:rPr>
              <w:fldChar w:fldCharType="begin"/>
            </w:r>
            <w:r>
              <w:rPr>
                <w:noProof/>
                <w:webHidden/>
              </w:rPr>
              <w:instrText xml:space="preserve"> PAGEREF _Toc13570734 \h </w:instrText>
            </w:r>
            <w:r>
              <w:rPr>
                <w:noProof/>
                <w:webHidden/>
              </w:rPr>
            </w:r>
          </w:ins>
          <w:r>
            <w:rPr>
              <w:noProof/>
              <w:webHidden/>
            </w:rPr>
            <w:fldChar w:fldCharType="separate"/>
          </w:r>
          <w:ins w:id="215" w:author="Microsoft Office User" w:date="2019-07-09T13:33:00Z">
            <w:r w:rsidR="009E66C7">
              <w:rPr>
                <w:noProof/>
                <w:webHidden/>
              </w:rPr>
              <w:t>16</w:t>
            </w:r>
          </w:ins>
          <w:ins w:id="216" w:author="Microsoft Office User" w:date="2019-07-09T13:17:00Z">
            <w:r>
              <w:rPr>
                <w:noProof/>
                <w:webHidden/>
              </w:rPr>
              <w:fldChar w:fldCharType="end"/>
            </w:r>
            <w:r w:rsidRPr="00D63A54">
              <w:rPr>
                <w:rStyle w:val="Hyperlink"/>
                <w:noProof/>
              </w:rPr>
              <w:fldChar w:fldCharType="end"/>
            </w:r>
          </w:ins>
        </w:p>
        <w:p w14:paraId="2BA11714" w14:textId="138490B1" w:rsidR="00D06B33" w:rsidRDefault="00D06B33">
          <w:pPr>
            <w:pStyle w:val="TOC7"/>
            <w:tabs>
              <w:tab w:val="left" w:pos="2453"/>
              <w:tab w:val="right" w:leader="dot" w:pos="9350"/>
            </w:tabs>
            <w:rPr>
              <w:ins w:id="217" w:author="Microsoft Office User" w:date="2019-07-09T13:17:00Z"/>
              <w:rFonts w:eastAsiaTheme="minorEastAsia" w:cstheme="minorBidi"/>
              <w:noProof/>
              <w:sz w:val="24"/>
              <w:szCs w:val="24"/>
              <w:lang w:val="en-US"/>
            </w:rPr>
          </w:pPr>
          <w:ins w:id="21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"_Toc13570735"</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2.2.1.1.3.4.4</w:t>
            </w:r>
            <w:r>
              <w:rPr>
                <w:rFonts w:eastAsiaTheme="minorEastAsia" w:cstheme="minorBidi"/>
                <w:noProof/>
                <w:sz w:val="24"/>
                <w:szCs w:val="24"/>
                <w:lang w:val="en-US"/>
              </w:rPr>
              <w:tab/>
            </w:r>
            <w:r w:rsidRPr="00D63A54">
              <w:rPr>
                <w:rStyle w:val="Hyperlink"/>
                <w:rFonts w:cs="Arial"/>
                <w:noProof/>
              </w:rPr>
              <w:t>How to: Pan Left/Right</w:t>
            </w:r>
            <w:r>
              <w:rPr>
                <w:noProof/>
                <w:webHidden/>
              </w:rPr>
              <w:tab/>
            </w:r>
            <w:r>
              <w:rPr>
                <w:noProof/>
                <w:webHidden/>
              </w:rPr>
              <w:fldChar w:fldCharType="begin"/>
            </w:r>
            <w:r>
              <w:rPr>
                <w:noProof/>
                <w:webHidden/>
              </w:rPr>
              <w:instrText xml:space="preserve"> PAGEREF _Toc13570735 \h </w:instrText>
            </w:r>
            <w:r>
              <w:rPr>
                <w:noProof/>
                <w:webHidden/>
              </w:rPr>
            </w:r>
          </w:ins>
          <w:r>
            <w:rPr>
              <w:noProof/>
              <w:webHidden/>
            </w:rPr>
            <w:fldChar w:fldCharType="separate"/>
          </w:r>
          <w:ins w:id="219" w:author="Microsoft Office User" w:date="2019-07-09T13:33:00Z">
            <w:r w:rsidR="009E66C7">
              <w:rPr>
                <w:noProof/>
                <w:webHidden/>
              </w:rPr>
              <w:t>16</w:t>
            </w:r>
          </w:ins>
          <w:ins w:id="220" w:author="Microsoft Office User" w:date="2019-07-09T13:17:00Z">
            <w:r>
              <w:rPr>
                <w:noProof/>
                <w:webHidden/>
              </w:rPr>
              <w:fldChar w:fldCharType="end"/>
            </w:r>
            <w:r w:rsidRPr="00D63A54">
              <w:rPr>
                <w:rStyle w:val="Hyperlink"/>
                <w:noProof/>
              </w:rPr>
              <w:fldChar w:fldCharType="end"/>
            </w:r>
          </w:ins>
        </w:p>
        <w:p w14:paraId="5DFF2EDC" w14:textId="6BE3B8DC" w:rsidR="00D06B33" w:rsidRDefault="00D06B33">
          <w:pPr>
            <w:pStyle w:val="TOC7"/>
            <w:tabs>
              <w:tab w:val="left" w:pos="2453"/>
              <w:tab w:val="right" w:leader="dot" w:pos="9350"/>
            </w:tabs>
            <w:rPr>
              <w:ins w:id="221" w:author="Microsoft Office User" w:date="2019-07-09T13:17:00Z"/>
              <w:rFonts w:eastAsiaTheme="minorEastAsia" w:cstheme="minorBidi"/>
              <w:noProof/>
              <w:sz w:val="24"/>
              <w:szCs w:val="24"/>
              <w:lang w:val="en-US"/>
            </w:rPr>
          </w:pPr>
          <w:ins w:id="22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"_Toc13570736"</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2.2.1.1.3.4.5</w:t>
            </w:r>
            <w:r>
              <w:rPr>
                <w:rFonts w:eastAsiaTheme="minorEastAsia" w:cstheme="minorBidi"/>
                <w:noProof/>
                <w:sz w:val="24"/>
                <w:szCs w:val="24"/>
                <w:lang w:val="en-US"/>
              </w:rPr>
              <w:tab/>
            </w:r>
            <w:r w:rsidRPr="00D63A54">
              <w:rPr>
                <w:rStyle w:val="Hyperlink"/>
                <w:rFonts w:cs="Arial"/>
                <w:noProof/>
              </w:rPr>
              <w:t>How to: Execute brush from the timeline</w:t>
            </w:r>
            <w:r>
              <w:rPr>
                <w:noProof/>
                <w:webHidden/>
              </w:rPr>
              <w:tab/>
            </w:r>
            <w:r>
              <w:rPr>
                <w:noProof/>
                <w:webHidden/>
              </w:rPr>
              <w:fldChar w:fldCharType="begin"/>
            </w:r>
            <w:r>
              <w:rPr>
                <w:noProof/>
                <w:webHidden/>
              </w:rPr>
              <w:instrText xml:space="preserve"> PAGEREF _Toc13570736 \h </w:instrText>
            </w:r>
            <w:r>
              <w:rPr>
                <w:noProof/>
                <w:webHidden/>
              </w:rPr>
            </w:r>
          </w:ins>
          <w:r>
            <w:rPr>
              <w:noProof/>
              <w:webHidden/>
            </w:rPr>
            <w:fldChar w:fldCharType="separate"/>
          </w:r>
          <w:ins w:id="223" w:author="Microsoft Office User" w:date="2019-07-09T13:33:00Z">
            <w:r w:rsidR="009E66C7">
              <w:rPr>
                <w:noProof/>
                <w:webHidden/>
              </w:rPr>
              <w:t>16</w:t>
            </w:r>
          </w:ins>
          <w:ins w:id="224" w:author="Microsoft Office User" w:date="2019-07-09T13:17:00Z">
            <w:r>
              <w:rPr>
                <w:noProof/>
                <w:webHidden/>
              </w:rPr>
              <w:fldChar w:fldCharType="end"/>
            </w:r>
            <w:r w:rsidRPr="00D63A54">
              <w:rPr>
                <w:rStyle w:val="Hyperlink"/>
                <w:noProof/>
              </w:rPr>
              <w:fldChar w:fldCharType="end"/>
            </w:r>
          </w:ins>
        </w:p>
        <w:p w14:paraId="21B58A89" w14:textId="6A57CC06" w:rsidR="00D06B33" w:rsidRDefault="00D06B33">
          <w:pPr>
            <w:pStyle w:val="TOC6"/>
            <w:tabs>
              <w:tab w:val="left" w:pos="2101"/>
              <w:tab w:val="right" w:leader="dot" w:pos="9350"/>
            </w:tabs>
            <w:rPr>
              <w:ins w:id="225" w:author="Microsoft Office User" w:date="2019-07-09T13:17:00Z"/>
              <w:rFonts w:eastAsiaTheme="minorEastAsia" w:cstheme="minorBidi"/>
              <w:noProof/>
              <w:sz w:val="24"/>
              <w:szCs w:val="24"/>
              <w:lang w:val="en-US"/>
            </w:rPr>
          </w:pPr>
          <w:ins w:id="22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"_Toc13570737"</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2.2.1.1.3.5</w:t>
            </w:r>
            <w:r>
              <w:rPr>
                <w:rFonts w:eastAsiaTheme="minorEastAsia" w:cstheme="minorBidi"/>
                <w:noProof/>
                <w:sz w:val="24"/>
                <w:szCs w:val="24"/>
                <w:lang w:val="en-US"/>
              </w:rPr>
              <w:tab/>
            </w:r>
            <w:r w:rsidRPr="00D63A54">
              <w:rPr>
                <w:rStyle w:val="Hyperlink"/>
                <w:rFonts w:cs="Arial"/>
                <w:noProof/>
              </w:rPr>
              <w:t>Other features available in the Bands Panel</w:t>
            </w:r>
            <w:r>
              <w:rPr>
                <w:noProof/>
                <w:webHidden/>
              </w:rPr>
              <w:tab/>
            </w:r>
            <w:r>
              <w:rPr>
                <w:noProof/>
                <w:webHidden/>
              </w:rPr>
              <w:fldChar w:fldCharType="begin"/>
            </w:r>
            <w:r>
              <w:rPr>
                <w:noProof/>
                <w:webHidden/>
              </w:rPr>
              <w:instrText xml:space="preserve"> PAGEREF _Toc13570737 \h </w:instrText>
            </w:r>
            <w:r>
              <w:rPr>
                <w:noProof/>
                <w:webHidden/>
              </w:rPr>
            </w:r>
          </w:ins>
          <w:r>
            <w:rPr>
              <w:noProof/>
              <w:webHidden/>
            </w:rPr>
            <w:fldChar w:fldCharType="separate"/>
          </w:r>
          <w:ins w:id="227" w:author="Microsoft Office User" w:date="2019-07-09T13:33:00Z">
            <w:r w:rsidR="009E66C7">
              <w:rPr>
                <w:noProof/>
                <w:webHidden/>
              </w:rPr>
              <w:t>17</w:t>
            </w:r>
          </w:ins>
          <w:ins w:id="228" w:author="Microsoft Office User" w:date="2019-07-09T13:17:00Z">
            <w:r>
              <w:rPr>
                <w:noProof/>
                <w:webHidden/>
              </w:rPr>
              <w:fldChar w:fldCharType="end"/>
            </w:r>
            <w:r w:rsidRPr="00D63A54">
              <w:rPr>
                <w:rStyle w:val="Hyperlink"/>
                <w:noProof/>
              </w:rPr>
              <w:fldChar w:fldCharType="end"/>
            </w:r>
          </w:ins>
        </w:p>
        <w:p w14:paraId="4C9070BA" w14:textId="7F11923C" w:rsidR="00D06B33" w:rsidRDefault="00D06B33">
          <w:pPr>
            <w:pStyle w:val="TOC7"/>
            <w:tabs>
              <w:tab w:val="left" w:pos="2453"/>
              <w:tab w:val="right" w:leader="dot" w:pos="9350"/>
            </w:tabs>
            <w:rPr>
              <w:ins w:id="229" w:author="Microsoft Office User" w:date="2019-07-09T13:17:00Z"/>
              <w:rFonts w:eastAsiaTheme="minorEastAsia" w:cstheme="minorBidi"/>
              <w:noProof/>
              <w:sz w:val="24"/>
              <w:szCs w:val="24"/>
              <w:lang w:val="en-US"/>
            </w:rPr>
          </w:pPr>
          <w:ins w:id="23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"_Toc13570738"</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2.2.1.1.3.5.1</w:t>
            </w:r>
            <w:r>
              <w:rPr>
                <w:rFonts w:eastAsiaTheme="minorEastAsia" w:cstheme="minorBidi"/>
                <w:noProof/>
                <w:sz w:val="24"/>
                <w:szCs w:val="24"/>
                <w:lang w:val="en-US"/>
              </w:rPr>
              <w:tab/>
            </w:r>
            <w:r w:rsidRPr="00D63A54">
              <w:rPr>
                <w:rStyle w:val="Hyperlink"/>
                <w:rFonts w:cs="Arial"/>
                <w:noProof/>
              </w:rPr>
              <w:t>How to: Select a Data Point</w:t>
            </w:r>
            <w:r>
              <w:rPr>
                <w:noProof/>
                <w:webHidden/>
              </w:rPr>
              <w:tab/>
            </w:r>
            <w:r>
              <w:rPr>
                <w:noProof/>
                <w:webHidden/>
              </w:rPr>
              <w:fldChar w:fldCharType="begin"/>
            </w:r>
            <w:r>
              <w:rPr>
                <w:noProof/>
                <w:webHidden/>
              </w:rPr>
              <w:instrText xml:space="preserve"> PAGEREF _Toc13570738 \h </w:instrText>
            </w:r>
            <w:r>
              <w:rPr>
                <w:noProof/>
                <w:webHidden/>
              </w:rPr>
            </w:r>
          </w:ins>
          <w:r>
            <w:rPr>
              <w:noProof/>
              <w:webHidden/>
            </w:rPr>
            <w:fldChar w:fldCharType="separate"/>
          </w:r>
          <w:ins w:id="231" w:author="Microsoft Office User" w:date="2019-07-09T13:33:00Z">
            <w:r w:rsidR="009E66C7">
              <w:rPr>
                <w:noProof/>
                <w:webHidden/>
              </w:rPr>
              <w:t>17</w:t>
            </w:r>
          </w:ins>
          <w:ins w:id="232" w:author="Microsoft Office User" w:date="2019-07-09T13:17:00Z">
            <w:r>
              <w:rPr>
                <w:noProof/>
                <w:webHidden/>
              </w:rPr>
              <w:fldChar w:fldCharType="end"/>
            </w:r>
            <w:r w:rsidRPr="00D63A54">
              <w:rPr>
                <w:rStyle w:val="Hyperlink"/>
                <w:noProof/>
              </w:rPr>
              <w:fldChar w:fldCharType="end"/>
            </w:r>
          </w:ins>
        </w:p>
        <w:p w14:paraId="5C4169EF" w14:textId="5F45B156" w:rsidR="00D06B33" w:rsidRDefault="00D06B33">
          <w:pPr>
            <w:pStyle w:val="TOC7"/>
            <w:tabs>
              <w:tab w:val="left" w:pos="2453"/>
              <w:tab w:val="right" w:leader="dot" w:pos="9350"/>
            </w:tabs>
            <w:rPr>
              <w:ins w:id="233" w:author="Microsoft Office User" w:date="2019-07-09T13:17:00Z"/>
              <w:rFonts w:eastAsiaTheme="minorEastAsia" w:cstheme="minorBidi"/>
              <w:noProof/>
              <w:sz w:val="24"/>
              <w:szCs w:val="24"/>
              <w:lang w:val="en-US"/>
            </w:rPr>
          </w:pPr>
          <w:ins w:id="23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"_Toc13570739"</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2.2.1.1.3.5.2</w:t>
            </w:r>
            <w:r>
              <w:rPr>
                <w:rFonts w:eastAsiaTheme="minorEastAsia" w:cstheme="minorBidi"/>
                <w:noProof/>
                <w:sz w:val="24"/>
                <w:szCs w:val="24"/>
                <w:lang w:val="en-US"/>
              </w:rPr>
              <w:tab/>
            </w:r>
            <w:r w:rsidRPr="00D63A54">
              <w:rPr>
                <w:rStyle w:val="Hyperlink"/>
                <w:rFonts w:cs="Arial"/>
                <w:noProof/>
              </w:rPr>
              <w:t>How to: Remove all Bands</w:t>
            </w:r>
            <w:r>
              <w:rPr>
                <w:noProof/>
                <w:webHidden/>
              </w:rPr>
              <w:tab/>
            </w:r>
            <w:r>
              <w:rPr>
                <w:noProof/>
                <w:webHidden/>
              </w:rPr>
              <w:fldChar w:fldCharType="begin"/>
            </w:r>
            <w:r>
              <w:rPr>
                <w:noProof/>
                <w:webHidden/>
              </w:rPr>
              <w:instrText xml:space="preserve"> PAGEREF _Toc13570739 \h </w:instrText>
            </w:r>
            <w:r>
              <w:rPr>
                <w:noProof/>
                <w:webHidden/>
              </w:rPr>
            </w:r>
          </w:ins>
          <w:r>
            <w:rPr>
              <w:noProof/>
              <w:webHidden/>
            </w:rPr>
            <w:fldChar w:fldCharType="separate"/>
          </w:r>
          <w:ins w:id="235" w:author="Microsoft Office User" w:date="2019-07-09T13:33:00Z">
            <w:r w:rsidR="009E66C7">
              <w:rPr>
                <w:noProof/>
                <w:webHidden/>
              </w:rPr>
              <w:t>17</w:t>
            </w:r>
          </w:ins>
          <w:ins w:id="236" w:author="Microsoft Office User" w:date="2019-07-09T13:17:00Z">
            <w:r>
              <w:rPr>
                <w:noProof/>
                <w:webHidden/>
              </w:rPr>
              <w:fldChar w:fldCharType="end"/>
            </w:r>
            <w:r w:rsidRPr="00D63A54">
              <w:rPr>
                <w:rStyle w:val="Hyperlink"/>
                <w:noProof/>
              </w:rPr>
              <w:fldChar w:fldCharType="end"/>
            </w:r>
          </w:ins>
        </w:p>
        <w:p w14:paraId="5489D1E9" w14:textId="19940E7F" w:rsidR="00D06B33" w:rsidRDefault="00D06B33">
          <w:pPr>
            <w:pStyle w:val="TOC7"/>
            <w:tabs>
              <w:tab w:val="left" w:pos="2453"/>
              <w:tab w:val="right" w:leader="dot" w:pos="9350"/>
            </w:tabs>
            <w:rPr>
              <w:ins w:id="237" w:author="Microsoft Office User" w:date="2019-07-09T13:17:00Z"/>
              <w:rFonts w:eastAsiaTheme="minorEastAsia" w:cstheme="minorBidi"/>
              <w:noProof/>
              <w:sz w:val="24"/>
              <w:szCs w:val="24"/>
              <w:lang w:val="en-US"/>
            </w:rPr>
          </w:pPr>
          <w:ins w:id="23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"_Toc13570740"</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2.2.1.1.3.5.3</w:t>
            </w:r>
            <w:r>
              <w:rPr>
                <w:rFonts w:eastAsiaTheme="minorEastAsia" w:cstheme="minorBidi"/>
                <w:noProof/>
                <w:sz w:val="24"/>
                <w:szCs w:val="24"/>
                <w:lang w:val="en-US"/>
              </w:rPr>
              <w:tab/>
            </w:r>
            <w:r w:rsidRPr="00D63A54">
              <w:rPr>
                <w:rStyle w:val="Hyperlink"/>
                <w:rFonts w:cs="Arial"/>
                <w:noProof/>
              </w:rPr>
              <w:t>How to: Expand Activity Data Points</w:t>
            </w:r>
            <w:r>
              <w:rPr>
                <w:noProof/>
                <w:webHidden/>
              </w:rPr>
              <w:tab/>
            </w:r>
            <w:r>
              <w:rPr>
                <w:noProof/>
                <w:webHidden/>
              </w:rPr>
              <w:fldChar w:fldCharType="begin"/>
            </w:r>
            <w:r>
              <w:rPr>
                <w:noProof/>
                <w:webHidden/>
              </w:rPr>
              <w:instrText xml:space="preserve"> PAGEREF _Toc13570740 \h </w:instrText>
            </w:r>
            <w:r>
              <w:rPr>
                <w:noProof/>
                <w:webHidden/>
              </w:rPr>
            </w:r>
          </w:ins>
          <w:r>
            <w:rPr>
              <w:noProof/>
              <w:webHidden/>
            </w:rPr>
            <w:fldChar w:fldCharType="separate"/>
          </w:r>
          <w:ins w:id="239" w:author="Microsoft Office User" w:date="2019-07-09T13:33:00Z">
            <w:r w:rsidR="009E66C7">
              <w:rPr>
                <w:noProof/>
                <w:webHidden/>
              </w:rPr>
              <w:t>18</w:t>
            </w:r>
          </w:ins>
          <w:ins w:id="240" w:author="Microsoft Office User" w:date="2019-07-09T13:17:00Z">
            <w:r>
              <w:rPr>
                <w:noProof/>
                <w:webHidden/>
              </w:rPr>
              <w:fldChar w:fldCharType="end"/>
            </w:r>
            <w:r w:rsidRPr="00D63A54">
              <w:rPr>
                <w:rStyle w:val="Hyperlink"/>
                <w:noProof/>
              </w:rPr>
              <w:fldChar w:fldCharType="end"/>
            </w:r>
          </w:ins>
        </w:p>
        <w:p w14:paraId="4646BA8D" w14:textId="037D8921" w:rsidR="00D06B33" w:rsidRDefault="00D06B33">
          <w:pPr>
            <w:pStyle w:val="TOC5"/>
            <w:tabs>
              <w:tab w:val="left" w:pos="1749"/>
              <w:tab w:val="right" w:leader="dot" w:pos="9350"/>
            </w:tabs>
            <w:rPr>
              <w:ins w:id="241" w:author="Microsoft Office User" w:date="2019-07-09T13:17:00Z"/>
              <w:rFonts w:eastAsiaTheme="minorEastAsia" w:cstheme="minorBidi"/>
              <w:noProof/>
              <w:sz w:val="24"/>
              <w:szCs w:val="24"/>
              <w:lang w:val="en-US"/>
            </w:rPr>
          </w:pPr>
          <w:ins w:id="24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"_Toc13570741"</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2.2.1.1.4</w:t>
            </w:r>
            <w:r>
              <w:rPr>
                <w:rFonts w:eastAsiaTheme="minorEastAsia" w:cstheme="minorBidi"/>
                <w:noProof/>
                <w:sz w:val="24"/>
                <w:szCs w:val="24"/>
                <w:lang w:val="en-US"/>
              </w:rPr>
              <w:tab/>
            </w:r>
            <w:r w:rsidRPr="00D63A54">
              <w:rPr>
                <w:rStyle w:val="Hyperlink"/>
                <w:rFonts w:cs="Arial"/>
                <w:noProof/>
              </w:rPr>
              <w:t>Guides</w:t>
            </w:r>
            <w:r>
              <w:rPr>
                <w:noProof/>
                <w:webHidden/>
              </w:rPr>
              <w:tab/>
            </w:r>
            <w:r>
              <w:rPr>
                <w:noProof/>
                <w:webHidden/>
              </w:rPr>
              <w:fldChar w:fldCharType="begin"/>
            </w:r>
            <w:r>
              <w:rPr>
                <w:noProof/>
                <w:webHidden/>
              </w:rPr>
              <w:instrText xml:space="preserve"> PAGEREF _Toc13570741 \h </w:instrText>
            </w:r>
            <w:r>
              <w:rPr>
                <w:noProof/>
                <w:webHidden/>
              </w:rPr>
            </w:r>
          </w:ins>
          <w:r>
            <w:rPr>
              <w:noProof/>
              <w:webHidden/>
            </w:rPr>
            <w:fldChar w:fldCharType="separate"/>
          </w:r>
          <w:ins w:id="243" w:author="Microsoft Office User" w:date="2019-07-09T13:33:00Z">
            <w:r w:rsidR="009E66C7">
              <w:rPr>
                <w:noProof/>
                <w:webHidden/>
              </w:rPr>
              <w:t>18</w:t>
            </w:r>
          </w:ins>
          <w:ins w:id="244" w:author="Microsoft Office User" w:date="2019-07-09T13:17:00Z">
            <w:r>
              <w:rPr>
                <w:noProof/>
                <w:webHidden/>
              </w:rPr>
              <w:fldChar w:fldCharType="end"/>
            </w:r>
            <w:r w:rsidRPr="00D63A54">
              <w:rPr>
                <w:rStyle w:val="Hyperlink"/>
                <w:noProof/>
              </w:rPr>
              <w:fldChar w:fldCharType="end"/>
            </w:r>
          </w:ins>
        </w:p>
        <w:p w14:paraId="226F8413" w14:textId="3328387B" w:rsidR="00D06B33" w:rsidRDefault="00D06B33">
          <w:pPr>
            <w:pStyle w:val="TOC6"/>
            <w:tabs>
              <w:tab w:val="left" w:pos="2101"/>
              <w:tab w:val="right" w:leader="dot" w:pos="9350"/>
            </w:tabs>
            <w:rPr>
              <w:ins w:id="245" w:author="Microsoft Office User" w:date="2019-07-09T13:17:00Z"/>
              <w:rFonts w:eastAsiaTheme="minorEastAsia" w:cstheme="minorBidi"/>
              <w:noProof/>
              <w:sz w:val="24"/>
              <w:szCs w:val="24"/>
              <w:lang w:val="en-US"/>
            </w:rPr>
          </w:pPr>
          <w:ins w:id="24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"_Toc13570742"</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2.2.1.1.4.1</w:t>
            </w:r>
            <w:r>
              <w:rPr>
                <w:rFonts w:eastAsiaTheme="minorEastAsia" w:cstheme="minorBidi"/>
                <w:noProof/>
                <w:sz w:val="24"/>
                <w:szCs w:val="24"/>
                <w:lang w:val="en-US"/>
              </w:rPr>
              <w:tab/>
            </w:r>
            <w:r w:rsidRPr="00D63A54">
              <w:rPr>
                <w:rStyle w:val="Hyperlink"/>
                <w:rFonts w:cs="Arial"/>
                <w:noProof/>
              </w:rPr>
              <w:t>How to: Add a Guide</w:t>
            </w:r>
            <w:r>
              <w:rPr>
                <w:noProof/>
                <w:webHidden/>
              </w:rPr>
              <w:tab/>
            </w:r>
            <w:r>
              <w:rPr>
                <w:noProof/>
                <w:webHidden/>
              </w:rPr>
              <w:fldChar w:fldCharType="begin"/>
            </w:r>
            <w:r>
              <w:rPr>
                <w:noProof/>
                <w:webHidden/>
              </w:rPr>
              <w:instrText xml:space="preserve"> PAGEREF _Toc13570742 \h </w:instrText>
            </w:r>
            <w:r>
              <w:rPr>
                <w:noProof/>
                <w:webHidden/>
              </w:rPr>
            </w:r>
          </w:ins>
          <w:r>
            <w:rPr>
              <w:noProof/>
              <w:webHidden/>
            </w:rPr>
            <w:fldChar w:fldCharType="separate"/>
          </w:r>
          <w:ins w:id="247" w:author="Microsoft Office User" w:date="2019-07-09T13:33:00Z">
            <w:r w:rsidR="009E66C7">
              <w:rPr>
                <w:noProof/>
                <w:webHidden/>
              </w:rPr>
              <w:t>19</w:t>
            </w:r>
          </w:ins>
          <w:ins w:id="248" w:author="Microsoft Office User" w:date="2019-07-09T13:17:00Z">
            <w:r>
              <w:rPr>
                <w:noProof/>
                <w:webHidden/>
              </w:rPr>
              <w:fldChar w:fldCharType="end"/>
            </w:r>
            <w:r w:rsidRPr="00D63A54">
              <w:rPr>
                <w:rStyle w:val="Hyperlink"/>
                <w:noProof/>
              </w:rPr>
              <w:fldChar w:fldCharType="end"/>
            </w:r>
          </w:ins>
        </w:p>
        <w:p w14:paraId="2B2A8001" w14:textId="3A5728AE" w:rsidR="00D06B33" w:rsidRDefault="00D06B33">
          <w:pPr>
            <w:pStyle w:val="TOC6"/>
            <w:tabs>
              <w:tab w:val="left" w:pos="2101"/>
              <w:tab w:val="right" w:leader="dot" w:pos="9350"/>
            </w:tabs>
            <w:rPr>
              <w:ins w:id="249" w:author="Microsoft Office User" w:date="2019-07-09T13:17:00Z"/>
              <w:rFonts w:eastAsiaTheme="minorEastAsia" w:cstheme="minorBidi"/>
              <w:noProof/>
              <w:sz w:val="24"/>
              <w:szCs w:val="24"/>
              <w:lang w:val="en-US"/>
            </w:rPr>
          </w:pPr>
          <w:ins w:id="25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"_Toc13570743"</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2.2.1.1.4.2</w:t>
            </w:r>
            <w:r>
              <w:rPr>
                <w:rFonts w:eastAsiaTheme="minorEastAsia" w:cstheme="minorBidi"/>
                <w:noProof/>
                <w:sz w:val="24"/>
                <w:szCs w:val="24"/>
                <w:lang w:val="en-US"/>
              </w:rPr>
              <w:tab/>
            </w:r>
            <w:r w:rsidRPr="00D63A54">
              <w:rPr>
                <w:rStyle w:val="Hyperlink"/>
                <w:rFonts w:cs="Arial"/>
                <w:noProof/>
              </w:rPr>
              <w:t>How to: Delete a Guide</w:t>
            </w:r>
            <w:r>
              <w:rPr>
                <w:noProof/>
                <w:webHidden/>
              </w:rPr>
              <w:tab/>
            </w:r>
            <w:r>
              <w:rPr>
                <w:noProof/>
                <w:webHidden/>
              </w:rPr>
              <w:fldChar w:fldCharType="begin"/>
            </w:r>
            <w:r>
              <w:rPr>
                <w:noProof/>
                <w:webHidden/>
              </w:rPr>
              <w:instrText xml:space="preserve"> PAGEREF _Toc13570743 \h </w:instrText>
            </w:r>
            <w:r>
              <w:rPr>
                <w:noProof/>
                <w:webHidden/>
              </w:rPr>
            </w:r>
          </w:ins>
          <w:r>
            <w:rPr>
              <w:noProof/>
              <w:webHidden/>
            </w:rPr>
            <w:fldChar w:fldCharType="separate"/>
          </w:r>
          <w:ins w:id="251" w:author="Microsoft Office User" w:date="2019-07-09T13:33:00Z">
            <w:r w:rsidR="009E66C7">
              <w:rPr>
                <w:noProof/>
                <w:webHidden/>
              </w:rPr>
              <w:t>19</w:t>
            </w:r>
          </w:ins>
          <w:ins w:id="252" w:author="Microsoft Office User" w:date="2019-07-09T13:17:00Z">
            <w:r>
              <w:rPr>
                <w:noProof/>
                <w:webHidden/>
              </w:rPr>
              <w:fldChar w:fldCharType="end"/>
            </w:r>
            <w:r w:rsidRPr="00D63A54">
              <w:rPr>
                <w:rStyle w:val="Hyperlink"/>
                <w:noProof/>
              </w:rPr>
              <w:fldChar w:fldCharType="end"/>
            </w:r>
          </w:ins>
        </w:p>
        <w:p w14:paraId="187D7B8F" w14:textId="3CD616BA" w:rsidR="00D06B33" w:rsidRDefault="00D06B33">
          <w:pPr>
            <w:pStyle w:val="TOC6"/>
            <w:tabs>
              <w:tab w:val="left" w:pos="2101"/>
              <w:tab w:val="right" w:leader="dot" w:pos="9350"/>
            </w:tabs>
            <w:rPr>
              <w:ins w:id="253" w:author="Microsoft Office User" w:date="2019-07-09T13:17:00Z"/>
              <w:rFonts w:eastAsiaTheme="minorEastAsia" w:cstheme="minorBidi"/>
              <w:noProof/>
              <w:sz w:val="24"/>
              <w:szCs w:val="24"/>
              <w:lang w:val="en-US"/>
            </w:rPr>
          </w:pPr>
          <w:ins w:id="25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"_Toc13570744"</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2.2.1.1.4.3</w:t>
            </w:r>
            <w:r>
              <w:rPr>
                <w:rFonts w:eastAsiaTheme="minorEastAsia" w:cstheme="minorBidi"/>
                <w:noProof/>
                <w:sz w:val="24"/>
                <w:szCs w:val="24"/>
                <w:lang w:val="en-US"/>
              </w:rPr>
              <w:tab/>
            </w:r>
            <w:r w:rsidRPr="00D63A54">
              <w:rPr>
                <w:rStyle w:val="Hyperlink"/>
                <w:rFonts w:cs="Arial"/>
                <w:noProof/>
              </w:rPr>
              <w:t>How to: Delete All Guides</w:t>
            </w:r>
            <w:r>
              <w:rPr>
                <w:noProof/>
                <w:webHidden/>
              </w:rPr>
              <w:tab/>
            </w:r>
            <w:r>
              <w:rPr>
                <w:noProof/>
                <w:webHidden/>
              </w:rPr>
              <w:fldChar w:fldCharType="begin"/>
            </w:r>
            <w:r>
              <w:rPr>
                <w:noProof/>
                <w:webHidden/>
              </w:rPr>
              <w:instrText xml:space="preserve"> PAGEREF _Toc13570744 \h </w:instrText>
            </w:r>
            <w:r>
              <w:rPr>
                <w:noProof/>
                <w:webHidden/>
              </w:rPr>
            </w:r>
          </w:ins>
          <w:r>
            <w:rPr>
              <w:noProof/>
              <w:webHidden/>
            </w:rPr>
            <w:fldChar w:fldCharType="separate"/>
          </w:r>
          <w:ins w:id="255" w:author="Microsoft Office User" w:date="2019-07-09T13:33:00Z">
            <w:r w:rsidR="009E66C7">
              <w:rPr>
                <w:noProof/>
                <w:webHidden/>
              </w:rPr>
              <w:t>19</w:t>
            </w:r>
          </w:ins>
          <w:ins w:id="256" w:author="Microsoft Office User" w:date="2019-07-09T13:17:00Z">
            <w:r>
              <w:rPr>
                <w:noProof/>
                <w:webHidden/>
              </w:rPr>
              <w:fldChar w:fldCharType="end"/>
            </w:r>
            <w:r w:rsidRPr="00D63A54">
              <w:rPr>
                <w:rStyle w:val="Hyperlink"/>
                <w:noProof/>
              </w:rPr>
              <w:fldChar w:fldCharType="end"/>
            </w:r>
          </w:ins>
        </w:p>
        <w:p w14:paraId="20F9E495" w14:textId="3D26B1AF" w:rsidR="00D06B33" w:rsidRDefault="00D06B33">
          <w:pPr>
            <w:pStyle w:val="TOC5"/>
            <w:tabs>
              <w:tab w:val="left" w:pos="1749"/>
              <w:tab w:val="right" w:leader="dot" w:pos="9350"/>
            </w:tabs>
            <w:rPr>
              <w:ins w:id="257" w:author="Microsoft Office User" w:date="2019-07-09T13:17:00Z"/>
              <w:rFonts w:eastAsiaTheme="minorEastAsia" w:cstheme="minorBidi"/>
              <w:noProof/>
              <w:sz w:val="24"/>
              <w:szCs w:val="24"/>
              <w:lang w:val="en-US"/>
            </w:rPr>
          </w:pPr>
          <w:ins w:id="25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"_Toc13570745"</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2.2.1.1.5</w:t>
            </w:r>
            <w:r>
              <w:rPr>
                <w:rFonts w:eastAsiaTheme="minorEastAsia" w:cstheme="minorBidi"/>
                <w:noProof/>
                <w:sz w:val="24"/>
                <w:szCs w:val="24"/>
                <w:lang w:val="en-US"/>
              </w:rPr>
              <w:tab/>
            </w:r>
            <w:r w:rsidRPr="00D63A54">
              <w:rPr>
                <w:rStyle w:val="Hyperlink"/>
                <w:rFonts w:cs="Arial"/>
                <w:noProof/>
              </w:rPr>
              <w:t>Time cursor</w:t>
            </w:r>
            <w:r>
              <w:rPr>
                <w:noProof/>
                <w:webHidden/>
              </w:rPr>
              <w:tab/>
            </w:r>
            <w:r>
              <w:rPr>
                <w:noProof/>
                <w:webHidden/>
              </w:rPr>
              <w:fldChar w:fldCharType="begin"/>
            </w:r>
            <w:r>
              <w:rPr>
                <w:noProof/>
                <w:webHidden/>
              </w:rPr>
              <w:instrText xml:space="preserve"> PAGEREF _Toc13570745 \h </w:instrText>
            </w:r>
            <w:r>
              <w:rPr>
                <w:noProof/>
                <w:webHidden/>
              </w:rPr>
            </w:r>
          </w:ins>
          <w:r>
            <w:rPr>
              <w:noProof/>
              <w:webHidden/>
            </w:rPr>
            <w:fldChar w:fldCharType="separate"/>
          </w:r>
          <w:ins w:id="259" w:author="Microsoft Office User" w:date="2019-07-09T13:33:00Z">
            <w:r w:rsidR="009E66C7">
              <w:rPr>
                <w:noProof/>
                <w:webHidden/>
              </w:rPr>
              <w:t>20</w:t>
            </w:r>
          </w:ins>
          <w:ins w:id="260" w:author="Microsoft Office User" w:date="2019-07-09T13:17:00Z">
            <w:r>
              <w:rPr>
                <w:noProof/>
                <w:webHidden/>
              </w:rPr>
              <w:fldChar w:fldCharType="end"/>
            </w:r>
            <w:r w:rsidRPr="00D63A54">
              <w:rPr>
                <w:rStyle w:val="Hyperlink"/>
                <w:noProof/>
              </w:rPr>
              <w:fldChar w:fldCharType="end"/>
            </w:r>
          </w:ins>
        </w:p>
        <w:p w14:paraId="2DC2F47B" w14:textId="67D29851" w:rsidR="00D06B33" w:rsidRDefault="00D06B33">
          <w:pPr>
            <w:pStyle w:val="TOC6"/>
            <w:tabs>
              <w:tab w:val="left" w:pos="2101"/>
              <w:tab w:val="right" w:leader="dot" w:pos="9350"/>
            </w:tabs>
            <w:rPr>
              <w:ins w:id="261" w:author="Microsoft Office User" w:date="2019-07-09T13:17:00Z"/>
              <w:rFonts w:eastAsiaTheme="minorEastAsia" w:cstheme="minorBidi"/>
              <w:noProof/>
              <w:sz w:val="24"/>
              <w:szCs w:val="24"/>
              <w:lang w:val="en-US"/>
            </w:rPr>
          </w:pPr>
          <w:ins w:id="26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"_Toc13570746"</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2.2.1.1.5.1</w:t>
            </w:r>
            <w:r>
              <w:rPr>
                <w:rFonts w:eastAsiaTheme="minorEastAsia" w:cstheme="minorBidi"/>
                <w:noProof/>
                <w:sz w:val="24"/>
                <w:szCs w:val="24"/>
                <w:lang w:val="en-US"/>
              </w:rPr>
              <w:tab/>
            </w:r>
            <w:r w:rsidRPr="00D63A54">
              <w:rPr>
                <w:rStyle w:val="Hyperlink"/>
                <w:rFonts w:cs="Arial"/>
                <w:noProof/>
              </w:rPr>
              <w:t>How to: Add a Time Cursor</w:t>
            </w:r>
            <w:r>
              <w:rPr>
                <w:noProof/>
                <w:webHidden/>
              </w:rPr>
              <w:tab/>
            </w:r>
            <w:r>
              <w:rPr>
                <w:noProof/>
                <w:webHidden/>
              </w:rPr>
              <w:fldChar w:fldCharType="begin"/>
            </w:r>
            <w:r>
              <w:rPr>
                <w:noProof/>
                <w:webHidden/>
              </w:rPr>
              <w:instrText xml:space="preserve"> PAGEREF _Toc13570746 \h </w:instrText>
            </w:r>
            <w:r>
              <w:rPr>
                <w:noProof/>
                <w:webHidden/>
              </w:rPr>
            </w:r>
          </w:ins>
          <w:r>
            <w:rPr>
              <w:noProof/>
              <w:webHidden/>
            </w:rPr>
            <w:fldChar w:fldCharType="separate"/>
          </w:r>
          <w:ins w:id="263" w:author="Microsoft Office User" w:date="2019-07-09T13:33:00Z">
            <w:r w:rsidR="009E66C7">
              <w:rPr>
                <w:noProof/>
                <w:webHidden/>
              </w:rPr>
              <w:t>20</w:t>
            </w:r>
          </w:ins>
          <w:ins w:id="264" w:author="Microsoft Office User" w:date="2019-07-09T13:17:00Z">
            <w:r>
              <w:rPr>
                <w:noProof/>
                <w:webHidden/>
              </w:rPr>
              <w:fldChar w:fldCharType="end"/>
            </w:r>
            <w:r w:rsidRPr="00D63A54">
              <w:rPr>
                <w:rStyle w:val="Hyperlink"/>
                <w:noProof/>
              </w:rPr>
              <w:fldChar w:fldCharType="end"/>
            </w:r>
          </w:ins>
        </w:p>
        <w:p w14:paraId="2B29F00C" w14:textId="11BCE72F" w:rsidR="00D06B33" w:rsidRDefault="00D06B33">
          <w:pPr>
            <w:pStyle w:val="TOC6"/>
            <w:tabs>
              <w:tab w:val="left" w:pos="2101"/>
              <w:tab w:val="right" w:leader="dot" w:pos="9350"/>
            </w:tabs>
            <w:rPr>
              <w:ins w:id="265" w:author="Microsoft Office User" w:date="2019-07-09T13:17:00Z"/>
              <w:rFonts w:eastAsiaTheme="minorEastAsia" w:cstheme="minorBidi"/>
              <w:noProof/>
              <w:sz w:val="24"/>
              <w:szCs w:val="24"/>
              <w:lang w:val="en-US"/>
            </w:rPr>
          </w:pPr>
          <w:ins w:id="26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"_Toc13570747"</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2.2.1.1.5.2</w:t>
            </w:r>
            <w:r>
              <w:rPr>
                <w:rFonts w:eastAsiaTheme="minorEastAsia" w:cstheme="minorBidi"/>
                <w:noProof/>
                <w:sz w:val="24"/>
                <w:szCs w:val="24"/>
                <w:lang w:val="en-US"/>
              </w:rPr>
              <w:tab/>
            </w:r>
            <w:r w:rsidRPr="00D63A54">
              <w:rPr>
                <w:rStyle w:val="Hyperlink"/>
                <w:rFonts w:cs="Arial"/>
                <w:noProof/>
              </w:rPr>
              <w:t>Other options</w:t>
            </w:r>
            <w:r>
              <w:rPr>
                <w:noProof/>
                <w:webHidden/>
              </w:rPr>
              <w:tab/>
            </w:r>
            <w:r>
              <w:rPr>
                <w:noProof/>
                <w:webHidden/>
              </w:rPr>
              <w:fldChar w:fldCharType="begin"/>
            </w:r>
            <w:r>
              <w:rPr>
                <w:noProof/>
                <w:webHidden/>
              </w:rPr>
              <w:instrText xml:space="preserve"> PAGEREF _Toc13570747 \h </w:instrText>
            </w:r>
            <w:r>
              <w:rPr>
                <w:noProof/>
                <w:webHidden/>
              </w:rPr>
            </w:r>
          </w:ins>
          <w:r>
            <w:rPr>
              <w:noProof/>
              <w:webHidden/>
            </w:rPr>
            <w:fldChar w:fldCharType="separate"/>
          </w:r>
          <w:ins w:id="267" w:author="Microsoft Office User" w:date="2019-07-09T13:33:00Z">
            <w:r w:rsidR="009E66C7">
              <w:rPr>
                <w:noProof/>
                <w:webHidden/>
              </w:rPr>
              <w:t>21</w:t>
            </w:r>
          </w:ins>
          <w:ins w:id="268" w:author="Microsoft Office User" w:date="2019-07-09T13:17:00Z">
            <w:r>
              <w:rPr>
                <w:noProof/>
                <w:webHidden/>
              </w:rPr>
              <w:fldChar w:fldCharType="end"/>
            </w:r>
            <w:r w:rsidRPr="00D63A54">
              <w:rPr>
                <w:rStyle w:val="Hyperlink"/>
                <w:noProof/>
              </w:rPr>
              <w:fldChar w:fldCharType="end"/>
            </w:r>
          </w:ins>
        </w:p>
        <w:p w14:paraId="02EABC47" w14:textId="1FA5B222" w:rsidR="00D06B33" w:rsidRDefault="00D06B33">
          <w:pPr>
            <w:pStyle w:val="TOC5"/>
            <w:tabs>
              <w:tab w:val="left" w:pos="1749"/>
              <w:tab w:val="right" w:leader="dot" w:pos="9350"/>
            </w:tabs>
            <w:rPr>
              <w:ins w:id="269" w:author="Microsoft Office User" w:date="2019-07-09T13:17:00Z"/>
              <w:rFonts w:eastAsiaTheme="minorEastAsia" w:cstheme="minorBidi"/>
              <w:noProof/>
              <w:sz w:val="24"/>
              <w:szCs w:val="24"/>
              <w:lang w:val="en-US"/>
            </w:rPr>
          </w:pPr>
          <w:ins w:id="270" w:author="Microsoft Office User" w:date="2019-07-09T13:17:00Z">
            <w:r w:rsidRPr="00D63A54">
              <w:rPr>
                <w:rStyle w:val="Hyperlink"/>
                <w:noProof/>
              </w:rPr>
              <w:lastRenderedPageBreak/>
              <w:fldChar w:fldCharType="begin"/>
            </w:r>
            <w:r w:rsidRPr="00D63A54">
              <w:rPr>
                <w:rStyle w:val="Hyperlink"/>
                <w:noProof/>
              </w:rPr>
              <w:instrText xml:space="preserve"> </w:instrText>
            </w:r>
            <w:r>
              <w:rPr>
                <w:noProof/>
              </w:rPr>
              <w:instrText>HYPERLINK \l "_Toc13570748"</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w:t>
            </w:r>
            <w:r>
              <w:rPr>
                <w:rFonts w:eastAsiaTheme="minorEastAsia" w:cstheme="minorBidi"/>
                <w:noProof/>
                <w:sz w:val="24"/>
                <w:szCs w:val="24"/>
                <w:lang w:val="en-US"/>
              </w:rPr>
              <w:tab/>
            </w:r>
            <w:r w:rsidRPr="00D63A54">
              <w:rPr>
                <w:rStyle w:val="Hyperlink"/>
                <w:rFonts w:cs="Arial"/>
                <w:noProof/>
              </w:rPr>
              <w:t>States, Layouts and Shareable Links</w:t>
            </w:r>
            <w:r>
              <w:rPr>
                <w:noProof/>
                <w:webHidden/>
              </w:rPr>
              <w:tab/>
            </w:r>
            <w:r>
              <w:rPr>
                <w:noProof/>
                <w:webHidden/>
              </w:rPr>
              <w:fldChar w:fldCharType="begin"/>
            </w:r>
            <w:r>
              <w:rPr>
                <w:noProof/>
                <w:webHidden/>
              </w:rPr>
              <w:instrText xml:space="preserve"> PAGEREF _Toc13570748 \h </w:instrText>
            </w:r>
            <w:r>
              <w:rPr>
                <w:noProof/>
                <w:webHidden/>
              </w:rPr>
            </w:r>
          </w:ins>
          <w:r>
            <w:rPr>
              <w:noProof/>
              <w:webHidden/>
            </w:rPr>
            <w:fldChar w:fldCharType="separate"/>
          </w:r>
          <w:ins w:id="271" w:author="Microsoft Office User" w:date="2019-07-09T13:33:00Z">
            <w:r w:rsidR="009E66C7">
              <w:rPr>
                <w:noProof/>
                <w:webHidden/>
              </w:rPr>
              <w:t>22</w:t>
            </w:r>
          </w:ins>
          <w:ins w:id="272" w:author="Microsoft Office User" w:date="2019-07-09T13:17:00Z">
            <w:r>
              <w:rPr>
                <w:noProof/>
                <w:webHidden/>
              </w:rPr>
              <w:fldChar w:fldCharType="end"/>
            </w:r>
            <w:r w:rsidRPr="00D63A54">
              <w:rPr>
                <w:rStyle w:val="Hyperlink"/>
                <w:noProof/>
              </w:rPr>
              <w:fldChar w:fldCharType="end"/>
            </w:r>
          </w:ins>
        </w:p>
        <w:p w14:paraId="0245A0F3" w14:textId="13DA2E91" w:rsidR="00D06B33" w:rsidRDefault="00D06B33">
          <w:pPr>
            <w:pStyle w:val="TOC6"/>
            <w:tabs>
              <w:tab w:val="left" w:pos="2101"/>
              <w:tab w:val="right" w:leader="dot" w:pos="9350"/>
            </w:tabs>
            <w:rPr>
              <w:ins w:id="273" w:author="Microsoft Office User" w:date="2019-07-09T13:17:00Z"/>
              <w:rFonts w:eastAsiaTheme="minorEastAsia" w:cstheme="minorBidi"/>
              <w:noProof/>
              <w:sz w:val="24"/>
              <w:szCs w:val="24"/>
              <w:lang w:val="en-US"/>
            </w:rPr>
          </w:pPr>
          <w:ins w:id="27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"_Toc13570749"</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2.2.1.1.6.1</w:t>
            </w:r>
            <w:r>
              <w:rPr>
                <w:rFonts w:eastAsiaTheme="minorEastAsia" w:cstheme="minorBidi"/>
                <w:noProof/>
                <w:sz w:val="24"/>
                <w:szCs w:val="24"/>
                <w:lang w:val="en-US"/>
              </w:rPr>
              <w:tab/>
            </w:r>
            <w:r w:rsidRPr="00D63A54">
              <w:rPr>
                <w:rStyle w:val="Hyperlink"/>
                <w:rFonts w:cs="Arial"/>
                <w:noProof/>
              </w:rPr>
              <w:t>States</w:t>
            </w:r>
            <w:r>
              <w:rPr>
                <w:noProof/>
                <w:webHidden/>
              </w:rPr>
              <w:tab/>
            </w:r>
            <w:r>
              <w:rPr>
                <w:noProof/>
                <w:webHidden/>
              </w:rPr>
              <w:fldChar w:fldCharType="begin"/>
            </w:r>
            <w:r>
              <w:rPr>
                <w:noProof/>
                <w:webHidden/>
              </w:rPr>
              <w:instrText xml:space="preserve"> PAGEREF _Toc13570749 \h </w:instrText>
            </w:r>
            <w:r>
              <w:rPr>
                <w:noProof/>
                <w:webHidden/>
              </w:rPr>
            </w:r>
          </w:ins>
          <w:r>
            <w:rPr>
              <w:noProof/>
              <w:webHidden/>
            </w:rPr>
            <w:fldChar w:fldCharType="separate"/>
          </w:r>
          <w:ins w:id="275" w:author="Microsoft Office User" w:date="2019-07-09T13:33:00Z">
            <w:r w:rsidR="009E66C7">
              <w:rPr>
                <w:noProof/>
                <w:webHidden/>
              </w:rPr>
              <w:t>22</w:t>
            </w:r>
          </w:ins>
          <w:ins w:id="276" w:author="Microsoft Office User" w:date="2019-07-09T13:17:00Z">
            <w:r>
              <w:rPr>
                <w:noProof/>
                <w:webHidden/>
              </w:rPr>
              <w:fldChar w:fldCharType="end"/>
            </w:r>
            <w:r w:rsidRPr="00D63A54">
              <w:rPr>
                <w:rStyle w:val="Hyperlink"/>
                <w:noProof/>
              </w:rPr>
              <w:fldChar w:fldCharType="end"/>
            </w:r>
          </w:ins>
        </w:p>
        <w:p w14:paraId="443C43C0" w14:textId="0E2FC939" w:rsidR="00D06B33" w:rsidRDefault="00D06B33">
          <w:pPr>
            <w:pStyle w:val="TOC7"/>
            <w:tabs>
              <w:tab w:val="left" w:pos="2453"/>
              <w:tab w:val="right" w:leader="dot" w:pos="9350"/>
            </w:tabs>
            <w:rPr>
              <w:ins w:id="277" w:author="Microsoft Office User" w:date="2019-07-09T13:17:00Z"/>
              <w:rFonts w:eastAsiaTheme="minorEastAsia" w:cstheme="minorBidi"/>
              <w:noProof/>
              <w:sz w:val="24"/>
              <w:szCs w:val="24"/>
              <w:lang w:val="en-US"/>
            </w:rPr>
          </w:pPr>
          <w:ins w:id="27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"_Toc13570750"</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2.2.1.1.6.1.1</w:t>
            </w:r>
            <w:r>
              <w:rPr>
                <w:rFonts w:eastAsiaTheme="minorEastAsia" w:cstheme="minorBidi"/>
                <w:noProof/>
                <w:sz w:val="24"/>
                <w:szCs w:val="24"/>
                <w:lang w:val="en-US"/>
              </w:rPr>
              <w:tab/>
            </w:r>
            <w:r w:rsidRPr="00D63A54">
              <w:rPr>
                <w:rStyle w:val="Hyperlink"/>
                <w:rFonts w:cs="Arial"/>
                <w:noProof/>
              </w:rPr>
              <w:t>How to: Save a State</w:t>
            </w:r>
            <w:r>
              <w:rPr>
                <w:noProof/>
                <w:webHidden/>
              </w:rPr>
              <w:tab/>
            </w:r>
            <w:r>
              <w:rPr>
                <w:noProof/>
                <w:webHidden/>
              </w:rPr>
              <w:fldChar w:fldCharType="begin"/>
            </w:r>
            <w:r>
              <w:rPr>
                <w:noProof/>
                <w:webHidden/>
              </w:rPr>
              <w:instrText xml:space="preserve"> PAGEREF _Toc13570750 \h </w:instrText>
            </w:r>
            <w:r>
              <w:rPr>
                <w:noProof/>
                <w:webHidden/>
              </w:rPr>
            </w:r>
          </w:ins>
          <w:r>
            <w:rPr>
              <w:noProof/>
              <w:webHidden/>
            </w:rPr>
            <w:fldChar w:fldCharType="separate"/>
          </w:r>
          <w:ins w:id="279" w:author="Microsoft Office User" w:date="2019-07-09T13:33:00Z">
            <w:r w:rsidR="009E66C7">
              <w:rPr>
                <w:noProof/>
                <w:webHidden/>
              </w:rPr>
              <w:t>22</w:t>
            </w:r>
          </w:ins>
          <w:ins w:id="280" w:author="Microsoft Office User" w:date="2019-07-09T13:17:00Z">
            <w:r>
              <w:rPr>
                <w:noProof/>
                <w:webHidden/>
              </w:rPr>
              <w:fldChar w:fldCharType="end"/>
            </w:r>
            <w:r w:rsidRPr="00D63A54">
              <w:rPr>
                <w:rStyle w:val="Hyperlink"/>
                <w:noProof/>
              </w:rPr>
              <w:fldChar w:fldCharType="end"/>
            </w:r>
          </w:ins>
        </w:p>
        <w:p w14:paraId="56FFF370" w14:textId="7D72D684" w:rsidR="00D06B33" w:rsidRDefault="00D06B33">
          <w:pPr>
            <w:pStyle w:val="TOC7"/>
            <w:tabs>
              <w:tab w:val="left" w:pos="2453"/>
              <w:tab w:val="right" w:leader="dot" w:pos="9350"/>
            </w:tabs>
            <w:rPr>
              <w:ins w:id="281" w:author="Microsoft Office User" w:date="2019-07-09T13:17:00Z"/>
              <w:rFonts w:eastAsiaTheme="minorEastAsia" w:cstheme="minorBidi"/>
              <w:noProof/>
              <w:sz w:val="24"/>
              <w:szCs w:val="24"/>
              <w:lang w:val="en-US"/>
            </w:rPr>
          </w:pPr>
          <w:ins w:id="28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"_Toc13570751"</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2.2.1.1.6.1.2</w:t>
            </w:r>
            <w:r>
              <w:rPr>
                <w:rFonts w:eastAsiaTheme="minorEastAsia" w:cstheme="minorBidi"/>
                <w:noProof/>
                <w:sz w:val="24"/>
                <w:szCs w:val="24"/>
                <w:lang w:val="en-US"/>
              </w:rPr>
              <w:tab/>
            </w:r>
            <w:r w:rsidRPr="00D63A54">
              <w:rPr>
                <w:rStyle w:val="Hyperlink"/>
                <w:rFonts w:cs="Arial"/>
                <w:noProof/>
              </w:rPr>
              <w:t>How to: Apply as a State</w:t>
            </w:r>
            <w:r>
              <w:rPr>
                <w:noProof/>
                <w:webHidden/>
              </w:rPr>
              <w:tab/>
            </w:r>
            <w:r>
              <w:rPr>
                <w:noProof/>
                <w:webHidden/>
              </w:rPr>
              <w:fldChar w:fldCharType="begin"/>
            </w:r>
            <w:r>
              <w:rPr>
                <w:noProof/>
                <w:webHidden/>
              </w:rPr>
              <w:instrText xml:space="preserve"> PAGEREF _Toc13570751 \h </w:instrText>
            </w:r>
            <w:r>
              <w:rPr>
                <w:noProof/>
                <w:webHidden/>
              </w:rPr>
            </w:r>
          </w:ins>
          <w:r>
            <w:rPr>
              <w:noProof/>
              <w:webHidden/>
            </w:rPr>
            <w:fldChar w:fldCharType="separate"/>
          </w:r>
          <w:ins w:id="283" w:author="Microsoft Office User" w:date="2019-07-09T13:33:00Z">
            <w:r w:rsidR="009E66C7">
              <w:rPr>
                <w:noProof/>
                <w:webHidden/>
              </w:rPr>
              <w:t>22</w:t>
            </w:r>
          </w:ins>
          <w:ins w:id="284" w:author="Microsoft Office User" w:date="2019-07-09T13:17:00Z">
            <w:r>
              <w:rPr>
                <w:noProof/>
                <w:webHidden/>
              </w:rPr>
              <w:fldChar w:fldCharType="end"/>
            </w:r>
            <w:r w:rsidRPr="00D63A54">
              <w:rPr>
                <w:rStyle w:val="Hyperlink"/>
                <w:noProof/>
              </w:rPr>
              <w:fldChar w:fldCharType="end"/>
            </w:r>
          </w:ins>
        </w:p>
        <w:p w14:paraId="342AE7F4" w14:textId="432A116B" w:rsidR="00D06B33" w:rsidRDefault="00D06B33">
          <w:pPr>
            <w:pStyle w:val="TOC7"/>
            <w:tabs>
              <w:tab w:val="left" w:pos="2453"/>
              <w:tab w:val="right" w:leader="dot" w:pos="9350"/>
            </w:tabs>
            <w:rPr>
              <w:ins w:id="285" w:author="Microsoft Office User" w:date="2019-07-09T13:17:00Z"/>
              <w:rFonts w:eastAsiaTheme="minorEastAsia" w:cstheme="minorBidi"/>
              <w:noProof/>
              <w:sz w:val="24"/>
              <w:szCs w:val="24"/>
              <w:lang w:val="en-US"/>
            </w:rPr>
          </w:pPr>
          <w:ins w:id="28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"_Toc13570752"</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2.2.1.1.6.1.3</w:t>
            </w:r>
            <w:r>
              <w:rPr>
                <w:rFonts w:eastAsiaTheme="minorEastAsia" w:cstheme="minorBidi"/>
                <w:noProof/>
                <w:sz w:val="24"/>
                <w:szCs w:val="24"/>
                <w:lang w:val="en-US"/>
              </w:rPr>
              <w:tab/>
            </w:r>
            <w:r w:rsidRPr="00D63A54">
              <w:rPr>
                <w:rStyle w:val="Hyperlink"/>
                <w:rFonts w:cs="Arial"/>
                <w:noProof/>
              </w:rPr>
              <w:t>How to: Update a State from the Source Explorer</w:t>
            </w:r>
            <w:r>
              <w:rPr>
                <w:noProof/>
                <w:webHidden/>
              </w:rPr>
              <w:tab/>
            </w:r>
            <w:r>
              <w:rPr>
                <w:noProof/>
                <w:webHidden/>
              </w:rPr>
              <w:fldChar w:fldCharType="begin"/>
            </w:r>
            <w:r>
              <w:rPr>
                <w:noProof/>
                <w:webHidden/>
              </w:rPr>
              <w:instrText xml:space="preserve"> PAGEREF _Toc13570752 \h </w:instrText>
            </w:r>
            <w:r>
              <w:rPr>
                <w:noProof/>
                <w:webHidden/>
              </w:rPr>
            </w:r>
          </w:ins>
          <w:r>
            <w:rPr>
              <w:noProof/>
              <w:webHidden/>
            </w:rPr>
            <w:fldChar w:fldCharType="separate"/>
          </w:r>
          <w:ins w:id="287" w:author="Microsoft Office User" w:date="2019-07-09T13:33:00Z">
            <w:r w:rsidR="009E66C7">
              <w:rPr>
                <w:noProof/>
                <w:webHidden/>
              </w:rPr>
              <w:t>23</w:t>
            </w:r>
          </w:ins>
          <w:ins w:id="288" w:author="Microsoft Office User" w:date="2019-07-09T13:17:00Z">
            <w:r>
              <w:rPr>
                <w:noProof/>
                <w:webHidden/>
              </w:rPr>
              <w:fldChar w:fldCharType="end"/>
            </w:r>
            <w:r w:rsidRPr="00D63A54">
              <w:rPr>
                <w:rStyle w:val="Hyperlink"/>
                <w:noProof/>
              </w:rPr>
              <w:fldChar w:fldCharType="end"/>
            </w:r>
          </w:ins>
        </w:p>
        <w:p w14:paraId="6D11546E" w14:textId="382B2643" w:rsidR="00D06B33" w:rsidRDefault="00D06B33">
          <w:pPr>
            <w:pStyle w:val="TOC7"/>
            <w:tabs>
              <w:tab w:val="left" w:pos="2453"/>
              <w:tab w:val="right" w:leader="dot" w:pos="9350"/>
            </w:tabs>
            <w:rPr>
              <w:ins w:id="289" w:author="Microsoft Office User" w:date="2019-07-09T13:17:00Z"/>
              <w:rFonts w:eastAsiaTheme="minorEastAsia" w:cstheme="minorBidi"/>
              <w:noProof/>
              <w:sz w:val="24"/>
              <w:szCs w:val="24"/>
              <w:lang w:val="en-US"/>
            </w:rPr>
          </w:pPr>
          <w:ins w:id="29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"_Toc13570753"</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2.2.1.1.6.1.4</w:t>
            </w:r>
            <w:r>
              <w:rPr>
                <w:rFonts w:eastAsiaTheme="minorEastAsia" w:cstheme="minorBidi"/>
                <w:noProof/>
                <w:sz w:val="24"/>
                <w:szCs w:val="24"/>
                <w:lang w:val="en-US"/>
              </w:rPr>
              <w:tab/>
            </w:r>
            <w:r w:rsidRPr="00D63A54">
              <w:rPr>
                <w:rStyle w:val="Hyperlink"/>
                <w:rFonts w:cs="Arial"/>
                <w:noProof/>
              </w:rPr>
              <w:t>How to Update the State from the State Management Buttons</w:t>
            </w:r>
            <w:r>
              <w:rPr>
                <w:noProof/>
                <w:webHidden/>
              </w:rPr>
              <w:tab/>
            </w:r>
            <w:r>
              <w:rPr>
                <w:noProof/>
                <w:webHidden/>
              </w:rPr>
              <w:fldChar w:fldCharType="begin"/>
            </w:r>
            <w:r>
              <w:rPr>
                <w:noProof/>
                <w:webHidden/>
              </w:rPr>
              <w:instrText xml:space="preserve"> PAGEREF _Toc13570753 \h </w:instrText>
            </w:r>
            <w:r>
              <w:rPr>
                <w:noProof/>
                <w:webHidden/>
              </w:rPr>
            </w:r>
          </w:ins>
          <w:r>
            <w:rPr>
              <w:noProof/>
              <w:webHidden/>
            </w:rPr>
            <w:fldChar w:fldCharType="separate"/>
          </w:r>
          <w:ins w:id="291" w:author="Microsoft Office User" w:date="2019-07-09T13:33:00Z">
            <w:r w:rsidR="009E66C7">
              <w:rPr>
                <w:noProof/>
                <w:webHidden/>
              </w:rPr>
              <w:t>23</w:t>
            </w:r>
          </w:ins>
          <w:ins w:id="292" w:author="Microsoft Office User" w:date="2019-07-09T13:17:00Z">
            <w:r>
              <w:rPr>
                <w:noProof/>
                <w:webHidden/>
              </w:rPr>
              <w:fldChar w:fldCharType="end"/>
            </w:r>
            <w:r w:rsidRPr="00D63A54">
              <w:rPr>
                <w:rStyle w:val="Hyperlink"/>
                <w:noProof/>
              </w:rPr>
              <w:fldChar w:fldCharType="end"/>
            </w:r>
          </w:ins>
        </w:p>
        <w:p w14:paraId="4CE0E32A" w14:textId="287BB141" w:rsidR="00D06B33" w:rsidRDefault="00D06B33">
          <w:pPr>
            <w:pStyle w:val="TOC7"/>
            <w:tabs>
              <w:tab w:val="left" w:pos="2453"/>
              <w:tab w:val="right" w:leader="dot" w:pos="9350"/>
            </w:tabs>
            <w:rPr>
              <w:ins w:id="293" w:author="Microsoft Office User" w:date="2019-07-09T13:17:00Z"/>
              <w:rFonts w:eastAsiaTheme="minorEastAsia" w:cstheme="minorBidi"/>
              <w:noProof/>
              <w:sz w:val="24"/>
              <w:szCs w:val="24"/>
              <w:lang w:val="en-US"/>
            </w:rPr>
          </w:pPr>
          <w:ins w:id="29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"_Toc13570754"</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2.2.1.1.6.1.5</w:t>
            </w:r>
            <w:r>
              <w:rPr>
                <w:rFonts w:eastAsiaTheme="minorEastAsia" w:cstheme="minorBidi"/>
                <w:noProof/>
                <w:sz w:val="24"/>
                <w:szCs w:val="24"/>
                <w:lang w:val="en-US"/>
              </w:rPr>
              <w:tab/>
            </w:r>
            <w:r w:rsidRPr="00D63A54">
              <w:rPr>
                <w:rStyle w:val="Hyperlink"/>
                <w:rFonts w:cs="Arial"/>
                <w:noProof/>
              </w:rPr>
              <w:t>How to Revert a State from the State Management Buttons</w:t>
            </w:r>
            <w:r>
              <w:rPr>
                <w:noProof/>
                <w:webHidden/>
              </w:rPr>
              <w:tab/>
            </w:r>
            <w:r>
              <w:rPr>
                <w:noProof/>
                <w:webHidden/>
              </w:rPr>
              <w:fldChar w:fldCharType="begin"/>
            </w:r>
            <w:r>
              <w:rPr>
                <w:noProof/>
                <w:webHidden/>
              </w:rPr>
              <w:instrText xml:space="preserve"> PAGEREF _Toc13570754 \h </w:instrText>
            </w:r>
            <w:r>
              <w:rPr>
                <w:noProof/>
                <w:webHidden/>
              </w:rPr>
            </w:r>
          </w:ins>
          <w:r>
            <w:rPr>
              <w:noProof/>
              <w:webHidden/>
            </w:rPr>
            <w:fldChar w:fldCharType="separate"/>
          </w:r>
          <w:ins w:id="295" w:author="Microsoft Office User" w:date="2019-07-09T13:33:00Z">
            <w:r w:rsidR="009E66C7">
              <w:rPr>
                <w:noProof/>
                <w:webHidden/>
              </w:rPr>
              <w:t>23</w:t>
            </w:r>
          </w:ins>
          <w:ins w:id="296" w:author="Microsoft Office User" w:date="2019-07-09T13:17:00Z">
            <w:r>
              <w:rPr>
                <w:noProof/>
                <w:webHidden/>
              </w:rPr>
              <w:fldChar w:fldCharType="end"/>
            </w:r>
            <w:r w:rsidRPr="00D63A54">
              <w:rPr>
                <w:rStyle w:val="Hyperlink"/>
                <w:noProof/>
              </w:rPr>
              <w:fldChar w:fldCharType="end"/>
            </w:r>
          </w:ins>
        </w:p>
        <w:p w14:paraId="6A77AEFA" w14:textId="73324E38" w:rsidR="00D06B33" w:rsidRDefault="00D06B33">
          <w:pPr>
            <w:pStyle w:val="TOC7"/>
            <w:tabs>
              <w:tab w:val="left" w:pos="2453"/>
              <w:tab w:val="right" w:leader="dot" w:pos="9350"/>
            </w:tabs>
            <w:rPr>
              <w:ins w:id="297" w:author="Microsoft Office User" w:date="2019-07-09T13:17:00Z"/>
              <w:rFonts w:eastAsiaTheme="minorEastAsia" w:cstheme="minorBidi"/>
              <w:noProof/>
              <w:sz w:val="24"/>
              <w:szCs w:val="24"/>
              <w:lang w:val="en-US"/>
            </w:rPr>
          </w:pPr>
          <w:ins w:id="29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"_Toc13570755"</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2.2.1.1.6.1.6</w:t>
            </w:r>
            <w:r>
              <w:rPr>
                <w:rFonts w:eastAsiaTheme="minorEastAsia" w:cstheme="minorBidi"/>
                <w:noProof/>
                <w:sz w:val="24"/>
                <w:szCs w:val="24"/>
                <w:lang w:val="en-US"/>
              </w:rPr>
              <w:tab/>
            </w:r>
            <w:r w:rsidRPr="00D63A54">
              <w:rPr>
                <w:rStyle w:val="Hyperlink"/>
                <w:rFonts w:cs="Arial"/>
                <w:noProof/>
              </w:rPr>
              <w:t>How to: Remove a State from the Source Explorer</w:t>
            </w:r>
            <w:r>
              <w:rPr>
                <w:noProof/>
                <w:webHidden/>
              </w:rPr>
              <w:tab/>
            </w:r>
            <w:r>
              <w:rPr>
                <w:noProof/>
                <w:webHidden/>
              </w:rPr>
              <w:fldChar w:fldCharType="begin"/>
            </w:r>
            <w:r>
              <w:rPr>
                <w:noProof/>
                <w:webHidden/>
              </w:rPr>
              <w:instrText xml:space="preserve"> PAGEREF _Toc13570755 \h </w:instrText>
            </w:r>
            <w:r>
              <w:rPr>
                <w:noProof/>
                <w:webHidden/>
              </w:rPr>
            </w:r>
          </w:ins>
          <w:r>
            <w:rPr>
              <w:noProof/>
              <w:webHidden/>
            </w:rPr>
            <w:fldChar w:fldCharType="separate"/>
          </w:r>
          <w:ins w:id="299" w:author="Microsoft Office User" w:date="2019-07-09T13:33:00Z">
            <w:r w:rsidR="009E66C7">
              <w:rPr>
                <w:noProof/>
                <w:webHidden/>
              </w:rPr>
              <w:t>23</w:t>
            </w:r>
          </w:ins>
          <w:ins w:id="300" w:author="Microsoft Office User" w:date="2019-07-09T13:17:00Z">
            <w:r>
              <w:rPr>
                <w:noProof/>
                <w:webHidden/>
              </w:rPr>
              <w:fldChar w:fldCharType="end"/>
            </w:r>
            <w:r w:rsidRPr="00D63A54">
              <w:rPr>
                <w:rStyle w:val="Hyperlink"/>
                <w:noProof/>
              </w:rPr>
              <w:fldChar w:fldCharType="end"/>
            </w:r>
          </w:ins>
        </w:p>
        <w:p w14:paraId="0C809C2B" w14:textId="663645A4" w:rsidR="00D06B33" w:rsidRDefault="00D06B33">
          <w:pPr>
            <w:pStyle w:val="TOC6"/>
            <w:tabs>
              <w:tab w:val="left" w:pos="2101"/>
              <w:tab w:val="right" w:leader="dot" w:pos="9350"/>
            </w:tabs>
            <w:rPr>
              <w:ins w:id="301" w:author="Microsoft Office User" w:date="2019-07-09T13:17:00Z"/>
              <w:rFonts w:eastAsiaTheme="minorEastAsia" w:cstheme="minorBidi"/>
              <w:noProof/>
              <w:sz w:val="24"/>
              <w:szCs w:val="24"/>
              <w:lang w:val="en-US"/>
            </w:rPr>
          </w:pPr>
          <w:ins w:id="30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"_Toc13570756"</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2.2.1.1.6.2</w:t>
            </w:r>
            <w:r>
              <w:rPr>
                <w:rFonts w:eastAsiaTheme="minorEastAsia" w:cstheme="minorBidi"/>
                <w:noProof/>
                <w:sz w:val="24"/>
                <w:szCs w:val="24"/>
                <w:lang w:val="en-US"/>
              </w:rPr>
              <w:tab/>
            </w:r>
            <w:r w:rsidRPr="00D63A54">
              <w:rPr>
                <w:rStyle w:val="Hyperlink"/>
                <w:rFonts w:cs="Arial"/>
                <w:noProof/>
              </w:rPr>
              <w:t>Layouts</w:t>
            </w:r>
            <w:r>
              <w:rPr>
                <w:noProof/>
                <w:webHidden/>
              </w:rPr>
              <w:tab/>
            </w:r>
            <w:r>
              <w:rPr>
                <w:noProof/>
                <w:webHidden/>
              </w:rPr>
              <w:fldChar w:fldCharType="begin"/>
            </w:r>
            <w:r>
              <w:rPr>
                <w:noProof/>
                <w:webHidden/>
              </w:rPr>
              <w:instrText xml:space="preserve"> PAGEREF _Toc13570756 \h </w:instrText>
            </w:r>
            <w:r>
              <w:rPr>
                <w:noProof/>
                <w:webHidden/>
              </w:rPr>
            </w:r>
          </w:ins>
          <w:r>
            <w:rPr>
              <w:noProof/>
              <w:webHidden/>
            </w:rPr>
            <w:fldChar w:fldCharType="separate"/>
          </w:r>
          <w:ins w:id="303" w:author="Microsoft Office User" w:date="2019-07-09T13:33:00Z">
            <w:r w:rsidR="009E66C7">
              <w:rPr>
                <w:noProof/>
                <w:webHidden/>
              </w:rPr>
              <w:t>24</w:t>
            </w:r>
          </w:ins>
          <w:ins w:id="304" w:author="Microsoft Office User" w:date="2019-07-09T13:17:00Z">
            <w:r>
              <w:rPr>
                <w:noProof/>
                <w:webHidden/>
              </w:rPr>
              <w:fldChar w:fldCharType="end"/>
            </w:r>
            <w:r w:rsidRPr="00D63A54">
              <w:rPr>
                <w:rStyle w:val="Hyperlink"/>
                <w:noProof/>
              </w:rPr>
              <w:fldChar w:fldCharType="end"/>
            </w:r>
          </w:ins>
        </w:p>
        <w:p w14:paraId="3CF3CDF3" w14:textId="579AE50D" w:rsidR="00D06B33" w:rsidRDefault="00D06B33">
          <w:pPr>
            <w:pStyle w:val="TOC7"/>
            <w:tabs>
              <w:tab w:val="left" w:pos="2453"/>
              <w:tab w:val="right" w:leader="dot" w:pos="9350"/>
            </w:tabs>
            <w:rPr>
              <w:ins w:id="305" w:author="Microsoft Office User" w:date="2019-07-09T13:17:00Z"/>
              <w:rFonts w:eastAsiaTheme="minorEastAsia" w:cstheme="minorBidi"/>
              <w:noProof/>
              <w:sz w:val="24"/>
              <w:szCs w:val="24"/>
              <w:lang w:val="en-US"/>
            </w:rPr>
          </w:pPr>
          <w:ins w:id="30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"_Toc13570757"</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2.2.1.1.6.2.1</w:t>
            </w:r>
            <w:r>
              <w:rPr>
                <w:rFonts w:eastAsiaTheme="minorEastAsia" w:cstheme="minorBidi"/>
                <w:noProof/>
                <w:sz w:val="24"/>
                <w:szCs w:val="24"/>
                <w:lang w:val="en-US"/>
              </w:rPr>
              <w:tab/>
            </w:r>
            <w:r w:rsidRPr="00D63A54">
              <w:rPr>
                <w:rStyle w:val="Hyperlink"/>
                <w:rFonts w:cs="Arial"/>
                <w:noProof/>
              </w:rPr>
              <w:t>How to: Apply a state as a layout via Source Explorer</w:t>
            </w:r>
            <w:r>
              <w:rPr>
                <w:noProof/>
                <w:webHidden/>
              </w:rPr>
              <w:tab/>
            </w:r>
            <w:r>
              <w:rPr>
                <w:noProof/>
                <w:webHidden/>
              </w:rPr>
              <w:fldChar w:fldCharType="begin"/>
            </w:r>
            <w:r>
              <w:rPr>
                <w:noProof/>
                <w:webHidden/>
              </w:rPr>
              <w:instrText xml:space="preserve"> PAGEREF _Toc13570757 \h </w:instrText>
            </w:r>
            <w:r>
              <w:rPr>
                <w:noProof/>
                <w:webHidden/>
              </w:rPr>
            </w:r>
          </w:ins>
          <w:r>
            <w:rPr>
              <w:noProof/>
              <w:webHidden/>
            </w:rPr>
            <w:fldChar w:fldCharType="separate"/>
          </w:r>
          <w:ins w:id="307" w:author="Microsoft Office User" w:date="2019-07-09T13:33:00Z">
            <w:r w:rsidR="009E66C7">
              <w:rPr>
                <w:noProof/>
                <w:webHidden/>
              </w:rPr>
              <w:t>24</w:t>
            </w:r>
          </w:ins>
          <w:ins w:id="308" w:author="Microsoft Office User" w:date="2019-07-09T13:17:00Z">
            <w:r>
              <w:rPr>
                <w:noProof/>
                <w:webHidden/>
              </w:rPr>
              <w:fldChar w:fldCharType="end"/>
            </w:r>
            <w:r w:rsidRPr="00D63A54">
              <w:rPr>
                <w:rStyle w:val="Hyperlink"/>
                <w:noProof/>
              </w:rPr>
              <w:fldChar w:fldCharType="end"/>
            </w:r>
          </w:ins>
        </w:p>
        <w:p w14:paraId="7030C32F" w14:textId="23C668F7" w:rsidR="00D06B33" w:rsidRDefault="00D06B33">
          <w:pPr>
            <w:pStyle w:val="TOC7"/>
            <w:tabs>
              <w:tab w:val="left" w:pos="2453"/>
              <w:tab w:val="right" w:leader="dot" w:pos="9350"/>
            </w:tabs>
            <w:rPr>
              <w:ins w:id="309" w:author="Microsoft Office User" w:date="2019-07-09T13:17:00Z"/>
              <w:rFonts w:eastAsiaTheme="minorEastAsia" w:cstheme="minorBidi"/>
              <w:noProof/>
              <w:sz w:val="24"/>
              <w:szCs w:val="24"/>
              <w:lang w:val="en-US"/>
            </w:rPr>
          </w:pPr>
          <w:ins w:id="31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"_Toc13570758"</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2.2.1.1.6.2.2</w:t>
            </w:r>
            <w:r>
              <w:rPr>
                <w:rFonts w:eastAsiaTheme="minorEastAsia" w:cstheme="minorBidi"/>
                <w:noProof/>
                <w:sz w:val="24"/>
                <w:szCs w:val="24"/>
                <w:lang w:val="en-US"/>
              </w:rPr>
              <w:tab/>
            </w:r>
            <w:r w:rsidRPr="00D63A54">
              <w:rPr>
                <w:rStyle w:val="Hyperlink"/>
                <w:rFonts w:cs="Arial"/>
                <w:noProof/>
              </w:rPr>
              <w:t>How to: Apply a state as a layout from the State Management Buttons</w:t>
            </w:r>
            <w:r>
              <w:rPr>
                <w:noProof/>
                <w:webHidden/>
              </w:rPr>
              <w:tab/>
            </w:r>
            <w:r>
              <w:rPr>
                <w:noProof/>
                <w:webHidden/>
              </w:rPr>
              <w:fldChar w:fldCharType="begin"/>
            </w:r>
            <w:r>
              <w:rPr>
                <w:noProof/>
                <w:webHidden/>
              </w:rPr>
              <w:instrText xml:space="preserve"> PAGEREF _Toc13570758 \h </w:instrText>
            </w:r>
            <w:r>
              <w:rPr>
                <w:noProof/>
                <w:webHidden/>
              </w:rPr>
            </w:r>
          </w:ins>
          <w:r>
            <w:rPr>
              <w:noProof/>
              <w:webHidden/>
            </w:rPr>
            <w:fldChar w:fldCharType="separate"/>
          </w:r>
          <w:ins w:id="311" w:author="Microsoft Office User" w:date="2019-07-09T13:33:00Z">
            <w:r w:rsidR="009E66C7">
              <w:rPr>
                <w:noProof/>
                <w:webHidden/>
              </w:rPr>
              <w:t>25</w:t>
            </w:r>
          </w:ins>
          <w:ins w:id="312" w:author="Microsoft Office User" w:date="2019-07-09T13:17:00Z">
            <w:r>
              <w:rPr>
                <w:noProof/>
                <w:webHidden/>
              </w:rPr>
              <w:fldChar w:fldCharType="end"/>
            </w:r>
            <w:r w:rsidRPr="00D63A54">
              <w:rPr>
                <w:rStyle w:val="Hyperlink"/>
                <w:noProof/>
              </w:rPr>
              <w:fldChar w:fldCharType="end"/>
            </w:r>
          </w:ins>
        </w:p>
        <w:p w14:paraId="19BCCF19" w14:textId="0933CB08" w:rsidR="00D06B33" w:rsidRDefault="00D06B33">
          <w:pPr>
            <w:pStyle w:val="TOC7"/>
            <w:tabs>
              <w:tab w:val="left" w:pos="2453"/>
              <w:tab w:val="right" w:leader="dot" w:pos="9350"/>
            </w:tabs>
            <w:rPr>
              <w:ins w:id="313" w:author="Microsoft Office User" w:date="2019-07-09T13:17:00Z"/>
              <w:rFonts w:eastAsiaTheme="minorEastAsia" w:cstheme="minorBidi"/>
              <w:noProof/>
              <w:sz w:val="24"/>
              <w:szCs w:val="24"/>
              <w:lang w:val="en-US"/>
            </w:rPr>
          </w:pPr>
          <w:ins w:id="31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"_Toc13570759"</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2.2.1.1.6.2.3</w:t>
            </w:r>
            <w:r>
              <w:rPr>
                <w:rFonts w:eastAsiaTheme="minorEastAsia" w:cstheme="minorBidi"/>
                <w:noProof/>
                <w:sz w:val="24"/>
                <w:szCs w:val="24"/>
                <w:lang w:val="en-US"/>
              </w:rPr>
              <w:tab/>
            </w:r>
            <w:r w:rsidRPr="00D63A54">
              <w:rPr>
                <w:rStyle w:val="Hyperlink"/>
                <w:rFonts w:cs="Arial"/>
                <w:noProof/>
              </w:rPr>
              <w:t>How to: Apply a state as a layout using URL</w:t>
            </w:r>
            <w:r>
              <w:rPr>
                <w:noProof/>
                <w:webHidden/>
              </w:rPr>
              <w:tab/>
            </w:r>
            <w:r>
              <w:rPr>
                <w:noProof/>
                <w:webHidden/>
              </w:rPr>
              <w:fldChar w:fldCharType="begin"/>
            </w:r>
            <w:r>
              <w:rPr>
                <w:noProof/>
                <w:webHidden/>
              </w:rPr>
              <w:instrText xml:space="preserve"> PAGEREF _Toc13570759 \h </w:instrText>
            </w:r>
            <w:r>
              <w:rPr>
                <w:noProof/>
                <w:webHidden/>
              </w:rPr>
            </w:r>
          </w:ins>
          <w:r>
            <w:rPr>
              <w:noProof/>
              <w:webHidden/>
            </w:rPr>
            <w:fldChar w:fldCharType="separate"/>
          </w:r>
          <w:ins w:id="315" w:author="Microsoft Office User" w:date="2019-07-09T13:33:00Z">
            <w:r w:rsidR="009E66C7">
              <w:rPr>
                <w:noProof/>
                <w:webHidden/>
              </w:rPr>
              <w:t>25</w:t>
            </w:r>
          </w:ins>
          <w:ins w:id="316" w:author="Microsoft Office User" w:date="2019-07-09T13:17:00Z">
            <w:r>
              <w:rPr>
                <w:noProof/>
                <w:webHidden/>
              </w:rPr>
              <w:fldChar w:fldCharType="end"/>
            </w:r>
            <w:r w:rsidRPr="00D63A54">
              <w:rPr>
                <w:rStyle w:val="Hyperlink"/>
                <w:noProof/>
              </w:rPr>
              <w:fldChar w:fldCharType="end"/>
            </w:r>
          </w:ins>
        </w:p>
        <w:p w14:paraId="7B61B0A5" w14:textId="68CA49CF" w:rsidR="00D06B33" w:rsidRDefault="00D06B33">
          <w:pPr>
            <w:pStyle w:val="TOC6"/>
            <w:tabs>
              <w:tab w:val="left" w:pos="2101"/>
              <w:tab w:val="right" w:leader="dot" w:pos="9350"/>
            </w:tabs>
            <w:rPr>
              <w:ins w:id="317" w:author="Microsoft Office User" w:date="2019-07-09T13:17:00Z"/>
              <w:rFonts w:eastAsiaTheme="minorEastAsia" w:cstheme="minorBidi"/>
              <w:noProof/>
              <w:sz w:val="24"/>
              <w:szCs w:val="24"/>
              <w:lang w:val="en-US"/>
            </w:rPr>
          </w:pPr>
          <w:ins w:id="31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"_Toc13570760"</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2.2.1.1.6.3</w:t>
            </w:r>
            <w:r>
              <w:rPr>
                <w:rFonts w:eastAsiaTheme="minorEastAsia" w:cstheme="minorBidi"/>
                <w:noProof/>
                <w:sz w:val="24"/>
                <w:szCs w:val="24"/>
                <w:lang w:val="en-US"/>
              </w:rPr>
              <w:tab/>
            </w:r>
            <w:r w:rsidRPr="00D63A54">
              <w:rPr>
                <w:rStyle w:val="Hyperlink"/>
                <w:rFonts w:cs="Arial"/>
                <w:noProof/>
              </w:rPr>
              <w:t>Shareable Links</w:t>
            </w:r>
            <w:r>
              <w:rPr>
                <w:noProof/>
                <w:webHidden/>
              </w:rPr>
              <w:tab/>
            </w:r>
            <w:r>
              <w:rPr>
                <w:noProof/>
                <w:webHidden/>
              </w:rPr>
              <w:fldChar w:fldCharType="begin"/>
            </w:r>
            <w:r>
              <w:rPr>
                <w:noProof/>
                <w:webHidden/>
              </w:rPr>
              <w:instrText xml:space="preserve"> PAGEREF _Toc13570760 \h </w:instrText>
            </w:r>
            <w:r>
              <w:rPr>
                <w:noProof/>
                <w:webHidden/>
              </w:rPr>
            </w:r>
          </w:ins>
          <w:r>
            <w:rPr>
              <w:noProof/>
              <w:webHidden/>
            </w:rPr>
            <w:fldChar w:fldCharType="separate"/>
          </w:r>
          <w:ins w:id="319" w:author="Microsoft Office User" w:date="2019-07-09T13:33:00Z">
            <w:r w:rsidR="009E66C7">
              <w:rPr>
                <w:noProof/>
                <w:webHidden/>
              </w:rPr>
              <w:t>25</w:t>
            </w:r>
          </w:ins>
          <w:ins w:id="320" w:author="Microsoft Office User" w:date="2019-07-09T13:17:00Z">
            <w:r>
              <w:rPr>
                <w:noProof/>
                <w:webHidden/>
              </w:rPr>
              <w:fldChar w:fldCharType="end"/>
            </w:r>
            <w:r w:rsidRPr="00D63A54">
              <w:rPr>
                <w:rStyle w:val="Hyperlink"/>
                <w:noProof/>
              </w:rPr>
              <w:fldChar w:fldCharType="end"/>
            </w:r>
          </w:ins>
        </w:p>
        <w:p w14:paraId="6DC29D7A" w14:textId="15EA019D" w:rsidR="00D06B33" w:rsidRDefault="00D06B33">
          <w:pPr>
            <w:pStyle w:val="TOC7"/>
            <w:tabs>
              <w:tab w:val="left" w:pos="2453"/>
              <w:tab w:val="right" w:leader="dot" w:pos="9350"/>
            </w:tabs>
            <w:rPr>
              <w:ins w:id="321" w:author="Microsoft Office User" w:date="2019-07-09T13:17:00Z"/>
              <w:rFonts w:eastAsiaTheme="minorEastAsia" w:cstheme="minorBidi"/>
              <w:noProof/>
              <w:sz w:val="24"/>
              <w:szCs w:val="24"/>
              <w:lang w:val="en-US"/>
            </w:rPr>
          </w:pPr>
          <w:ins w:id="32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"_Toc13570761"</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2.2.1.1.6.3.1</w:t>
            </w:r>
            <w:r>
              <w:rPr>
                <w:rFonts w:eastAsiaTheme="minorEastAsia" w:cstheme="minorBidi"/>
                <w:noProof/>
                <w:sz w:val="24"/>
                <w:szCs w:val="24"/>
                <w:lang w:val="en-US"/>
              </w:rPr>
              <w:tab/>
            </w:r>
            <w:r w:rsidRPr="00D63A54">
              <w:rPr>
                <w:rStyle w:val="Hyperlink"/>
                <w:rFonts w:cs="Arial"/>
                <w:noProof/>
              </w:rPr>
              <w:t>How to get a Shareable Link</w:t>
            </w:r>
            <w:r>
              <w:rPr>
                <w:noProof/>
                <w:webHidden/>
              </w:rPr>
              <w:tab/>
            </w:r>
            <w:r>
              <w:rPr>
                <w:noProof/>
                <w:webHidden/>
              </w:rPr>
              <w:fldChar w:fldCharType="begin"/>
            </w:r>
            <w:r>
              <w:rPr>
                <w:noProof/>
                <w:webHidden/>
              </w:rPr>
              <w:instrText xml:space="preserve"> PAGEREF _Toc13570761 \h </w:instrText>
            </w:r>
            <w:r>
              <w:rPr>
                <w:noProof/>
                <w:webHidden/>
              </w:rPr>
            </w:r>
          </w:ins>
          <w:r>
            <w:rPr>
              <w:noProof/>
              <w:webHidden/>
            </w:rPr>
            <w:fldChar w:fldCharType="separate"/>
          </w:r>
          <w:ins w:id="323" w:author="Microsoft Office User" w:date="2019-07-09T13:33:00Z">
            <w:r w:rsidR="009E66C7">
              <w:rPr>
                <w:noProof/>
                <w:webHidden/>
              </w:rPr>
              <w:t>25</w:t>
            </w:r>
          </w:ins>
          <w:ins w:id="324" w:author="Microsoft Office User" w:date="2019-07-09T13:17:00Z">
            <w:r>
              <w:rPr>
                <w:noProof/>
                <w:webHidden/>
              </w:rPr>
              <w:fldChar w:fldCharType="end"/>
            </w:r>
            <w:r w:rsidRPr="00D63A54">
              <w:rPr>
                <w:rStyle w:val="Hyperlink"/>
                <w:noProof/>
              </w:rPr>
              <w:fldChar w:fldCharType="end"/>
            </w:r>
          </w:ins>
        </w:p>
        <w:p w14:paraId="5E20551E" w14:textId="105177C3" w:rsidR="00D06B33" w:rsidRDefault="00D06B33">
          <w:pPr>
            <w:pStyle w:val="TOC5"/>
            <w:tabs>
              <w:tab w:val="left" w:pos="1749"/>
              <w:tab w:val="right" w:leader="dot" w:pos="9350"/>
            </w:tabs>
            <w:rPr>
              <w:ins w:id="325" w:author="Microsoft Office User" w:date="2019-07-09T13:17:00Z"/>
              <w:rFonts w:eastAsiaTheme="minorEastAsia" w:cstheme="minorBidi"/>
              <w:noProof/>
              <w:sz w:val="24"/>
              <w:szCs w:val="24"/>
              <w:lang w:val="en-US"/>
            </w:rPr>
          </w:pPr>
          <w:ins w:id="32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"_Toc13570762"</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2.2.1.1.7</w:t>
            </w:r>
            <w:r>
              <w:rPr>
                <w:rFonts w:eastAsiaTheme="minorEastAsia" w:cstheme="minorBidi"/>
                <w:noProof/>
                <w:sz w:val="24"/>
                <w:szCs w:val="24"/>
                <w:lang w:val="en-US"/>
              </w:rPr>
              <w:tab/>
            </w:r>
            <w:r w:rsidRPr="00D63A54">
              <w:rPr>
                <w:rStyle w:val="Hyperlink"/>
                <w:rFonts w:cs="Arial"/>
                <w:noProof/>
              </w:rPr>
              <w:t>Export Data</w:t>
            </w:r>
            <w:r>
              <w:rPr>
                <w:noProof/>
                <w:webHidden/>
              </w:rPr>
              <w:tab/>
            </w:r>
            <w:r>
              <w:rPr>
                <w:noProof/>
                <w:webHidden/>
              </w:rPr>
              <w:fldChar w:fldCharType="begin"/>
            </w:r>
            <w:r>
              <w:rPr>
                <w:noProof/>
                <w:webHidden/>
              </w:rPr>
              <w:instrText xml:space="preserve"> PAGEREF _Toc13570762 \h </w:instrText>
            </w:r>
            <w:r>
              <w:rPr>
                <w:noProof/>
                <w:webHidden/>
              </w:rPr>
            </w:r>
          </w:ins>
          <w:r>
            <w:rPr>
              <w:noProof/>
              <w:webHidden/>
            </w:rPr>
            <w:fldChar w:fldCharType="separate"/>
          </w:r>
          <w:ins w:id="327" w:author="Microsoft Office User" w:date="2019-07-09T13:33:00Z">
            <w:r w:rsidR="009E66C7">
              <w:rPr>
                <w:noProof/>
                <w:webHidden/>
              </w:rPr>
              <w:t>26</w:t>
            </w:r>
          </w:ins>
          <w:ins w:id="328" w:author="Microsoft Office User" w:date="2019-07-09T13:17:00Z">
            <w:r>
              <w:rPr>
                <w:noProof/>
                <w:webHidden/>
              </w:rPr>
              <w:fldChar w:fldCharType="end"/>
            </w:r>
            <w:r w:rsidRPr="00D63A54">
              <w:rPr>
                <w:rStyle w:val="Hyperlink"/>
                <w:noProof/>
              </w:rPr>
              <w:fldChar w:fldCharType="end"/>
            </w:r>
          </w:ins>
        </w:p>
        <w:p w14:paraId="196E4D39" w14:textId="71E20C70" w:rsidR="00D06B33" w:rsidRDefault="00D06B33">
          <w:pPr>
            <w:pStyle w:val="TOC6"/>
            <w:tabs>
              <w:tab w:val="left" w:pos="2101"/>
              <w:tab w:val="right" w:leader="dot" w:pos="9350"/>
            </w:tabs>
            <w:rPr>
              <w:ins w:id="329" w:author="Microsoft Office User" w:date="2019-07-09T13:17:00Z"/>
              <w:rFonts w:eastAsiaTheme="minorEastAsia" w:cstheme="minorBidi"/>
              <w:noProof/>
              <w:sz w:val="24"/>
              <w:szCs w:val="24"/>
              <w:lang w:val="en-US"/>
            </w:rPr>
          </w:pPr>
          <w:ins w:id="33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"_Toc13570763"</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2.2.1.1.7.1</w:t>
            </w:r>
            <w:r>
              <w:rPr>
                <w:rFonts w:eastAsiaTheme="minorEastAsia" w:cstheme="minorBidi"/>
                <w:noProof/>
                <w:sz w:val="24"/>
                <w:szCs w:val="24"/>
                <w:lang w:val="en-US"/>
              </w:rPr>
              <w:tab/>
            </w:r>
            <w:r w:rsidRPr="00D63A54">
              <w:rPr>
                <w:rStyle w:val="Hyperlink"/>
                <w:rFonts w:cs="Arial"/>
                <w:noProof/>
              </w:rPr>
              <w:t>How to: Export your data</w:t>
            </w:r>
            <w:r>
              <w:rPr>
                <w:noProof/>
                <w:webHidden/>
              </w:rPr>
              <w:tab/>
            </w:r>
            <w:r>
              <w:rPr>
                <w:noProof/>
                <w:webHidden/>
              </w:rPr>
              <w:fldChar w:fldCharType="begin"/>
            </w:r>
            <w:r>
              <w:rPr>
                <w:noProof/>
                <w:webHidden/>
              </w:rPr>
              <w:instrText xml:space="preserve"> PAGEREF _Toc13570763 \h </w:instrText>
            </w:r>
            <w:r>
              <w:rPr>
                <w:noProof/>
                <w:webHidden/>
              </w:rPr>
            </w:r>
          </w:ins>
          <w:r>
            <w:rPr>
              <w:noProof/>
              <w:webHidden/>
            </w:rPr>
            <w:fldChar w:fldCharType="separate"/>
          </w:r>
          <w:ins w:id="331" w:author="Microsoft Office User" w:date="2019-07-09T13:33:00Z">
            <w:r w:rsidR="009E66C7">
              <w:rPr>
                <w:noProof/>
                <w:webHidden/>
              </w:rPr>
              <w:t>26</w:t>
            </w:r>
          </w:ins>
          <w:ins w:id="332" w:author="Microsoft Office User" w:date="2019-07-09T13:17:00Z">
            <w:r>
              <w:rPr>
                <w:noProof/>
                <w:webHidden/>
              </w:rPr>
              <w:fldChar w:fldCharType="end"/>
            </w:r>
            <w:r w:rsidRPr="00D63A54">
              <w:rPr>
                <w:rStyle w:val="Hyperlink"/>
                <w:noProof/>
              </w:rPr>
              <w:fldChar w:fldCharType="end"/>
            </w:r>
          </w:ins>
        </w:p>
        <w:p w14:paraId="379537B5" w14:textId="2013E714" w:rsidR="00D06B33" w:rsidRDefault="00D06B33">
          <w:pPr>
            <w:pStyle w:val="TOC6"/>
            <w:tabs>
              <w:tab w:val="left" w:pos="2101"/>
              <w:tab w:val="right" w:leader="dot" w:pos="9350"/>
            </w:tabs>
            <w:rPr>
              <w:ins w:id="333" w:author="Microsoft Office User" w:date="2019-07-09T13:17:00Z"/>
              <w:rFonts w:eastAsiaTheme="minorEastAsia" w:cstheme="minorBidi"/>
              <w:noProof/>
              <w:sz w:val="24"/>
              <w:szCs w:val="24"/>
              <w:lang w:val="en-US"/>
            </w:rPr>
          </w:pPr>
          <w:ins w:id="33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"_Toc13570764"</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2.2.1.1.7.2</w:t>
            </w:r>
            <w:r>
              <w:rPr>
                <w:rFonts w:eastAsiaTheme="minorEastAsia" w:cstheme="minorBidi"/>
                <w:noProof/>
                <w:sz w:val="24"/>
                <w:szCs w:val="24"/>
                <w:lang w:val="en-US"/>
              </w:rPr>
              <w:tab/>
            </w:r>
            <w:r w:rsidRPr="00D63A54">
              <w:rPr>
                <w:rStyle w:val="Hyperlink"/>
                <w:rFonts w:cs="Arial"/>
                <w:noProof/>
              </w:rPr>
              <w:t>How to: Export your data in ‘All-in-one’ file</w:t>
            </w:r>
            <w:r>
              <w:rPr>
                <w:noProof/>
                <w:webHidden/>
              </w:rPr>
              <w:tab/>
            </w:r>
            <w:r>
              <w:rPr>
                <w:noProof/>
                <w:webHidden/>
              </w:rPr>
              <w:fldChar w:fldCharType="begin"/>
            </w:r>
            <w:r>
              <w:rPr>
                <w:noProof/>
                <w:webHidden/>
              </w:rPr>
              <w:instrText xml:space="preserve"> PAGEREF _Toc13570764 \h </w:instrText>
            </w:r>
            <w:r>
              <w:rPr>
                <w:noProof/>
                <w:webHidden/>
              </w:rPr>
            </w:r>
          </w:ins>
          <w:r>
            <w:rPr>
              <w:noProof/>
              <w:webHidden/>
            </w:rPr>
            <w:fldChar w:fldCharType="separate"/>
          </w:r>
          <w:ins w:id="335" w:author="Microsoft Office User" w:date="2019-07-09T13:33:00Z">
            <w:r w:rsidR="009E66C7">
              <w:rPr>
                <w:noProof/>
                <w:webHidden/>
              </w:rPr>
              <w:t>26</w:t>
            </w:r>
          </w:ins>
          <w:ins w:id="336" w:author="Microsoft Office User" w:date="2019-07-09T13:17:00Z">
            <w:r>
              <w:rPr>
                <w:noProof/>
                <w:webHidden/>
              </w:rPr>
              <w:fldChar w:fldCharType="end"/>
            </w:r>
            <w:r w:rsidRPr="00D63A54">
              <w:rPr>
                <w:rStyle w:val="Hyperlink"/>
                <w:noProof/>
              </w:rPr>
              <w:fldChar w:fldCharType="end"/>
            </w:r>
          </w:ins>
        </w:p>
        <w:p w14:paraId="7286F6D7" w14:textId="0367FAAB" w:rsidR="00D06B33" w:rsidRDefault="00D06B33">
          <w:pPr>
            <w:pStyle w:val="TOC5"/>
            <w:tabs>
              <w:tab w:val="left" w:pos="1749"/>
              <w:tab w:val="right" w:leader="dot" w:pos="9350"/>
            </w:tabs>
            <w:rPr>
              <w:ins w:id="337" w:author="Microsoft Office User" w:date="2019-07-09T13:17:00Z"/>
              <w:rFonts w:eastAsiaTheme="minorEastAsia" w:cstheme="minorBidi"/>
              <w:noProof/>
              <w:sz w:val="24"/>
              <w:szCs w:val="24"/>
              <w:lang w:val="en-US"/>
            </w:rPr>
          </w:pPr>
          <w:ins w:id="338"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"_Toc13570765"</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2.2.1.1.8</w:t>
            </w:r>
            <w:r>
              <w:rPr>
                <w:rFonts w:eastAsiaTheme="minorEastAsia" w:cstheme="minorBidi"/>
                <w:noProof/>
                <w:sz w:val="24"/>
                <w:szCs w:val="24"/>
                <w:lang w:val="en-US"/>
              </w:rPr>
              <w:tab/>
            </w:r>
            <w:r w:rsidRPr="00D63A54">
              <w:rPr>
                <w:rStyle w:val="Hyperlink"/>
                <w:rFonts w:cs="Arial"/>
                <w:noProof/>
              </w:rPr>
              <w:t>Situational Awareness</w:t>
            </w:r>
            <w:r>
              <w:rPr>
                <w:noProof/>
                <w:webHidden/>
              </w:rPr>
              <w:tab/>
            </w:r>
            <w:r>
              <w:rPr>
                <w:noProof/>
                <w:webHidden/>
              </w:rPr>
              <w:fldChar w:fldCharType="begin"/>
            </w:r>
            <w:r>
              <w:rPr>
                <w:noProof/>
                <w:webHidden/>
              </w:rPr>
              <w:instrText xml:space="preserve"> PAGEREF _Toc13570765 \h </w:instrText>
            </w:r>
            <w:r>
              <w:rPr>
                <w:noProof/>
                <w:webHidden/>
              </w:rPr>
            </w:r>
          </w:ins>
          <w:r>
            <w:rPr>
              <w:noProof/>
              <w:webHidden/>
            </w:rPr>
            <w:fldChar w:fldCharType="separate"/>
          </w:r>
          <w:ins w:id="339" w:author="Microsoft Office User" w:date="2019-07-09T13:33:00Z">
            <w:r w:rsidR="009E66C7">
              <w:rPr>
                <w:noProof/>
                <w:webHidden/>
              </w:rPr>
              <w:t>27</w:t>
            </w:r>
          </w:ins>
          <w:ins w:id="340" w:author="Microsoft Office User" w:date="2019-07-09T13:17:00Z">
            <w:r>
              <w:rPr>
                <w:noProof/>
                <w:webHidden/>
              </w:rPr>
              <w:fldChar w:fldCharType="end"/>
            </w:r>
            <w:r w:rsidRPr="00D63A54">
              <w:rPr>
                <w:rStyle w:val="Hyperlink"/>
                <w:noProof/>
              </w:rPr>
              <w:fldChar w:fldCharType="end"/>
            </w:r>
          </w:ins>
        </w:p>
        <w:p w14:paraId="3EB87903" w14:textId="1C60E9BC" w:rsidR="00D06B33" w:rsidRDefault="00D06B33">
          <w:pPr>
            <w:pStyle w:val="TOC6"/>
            <w:tabs>
              <w:tab w:val="left" w:pos="2101"/>
              <w:tab w:val="right" w:leader="dot" w:pos="9350"/>
            </w:tabs>
            <w:rPr>
              <w:ins w:id="341" w:author="Microsoft Office User" w:date="2019-07-09T13:17:00Z"/>
              <w:rFonts w:eastAsiaTheme="minorEastAsia" w:cstheme="minorBidi"/>
              <w:noProof/>
              <w:sz w:val="24"/>
              <w:szCs w:val="24"/>
              <w:lang w:val="en-US"/>
            </w:rPr>
          </w:pPr>
          <w:ins w:id="342"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"_Toc13570766"</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2.2.1.1.8.1</w:t>
            </w:r>
            <w:r>
              <w:rPr>
                <w:rFonts w:eastAsiaTheme="minorEastAsia" w:cstheme="minorBidi"/>
                <w:noProof/>
                <w:sz w:val="24"/>
                <w:szCs w:val="24"/>
                <w:lang w:val="en-US"/>
              </w:rPr>
              <w:tab/>
            </w:r>
            <w:r w:rsidRPr="00D63A54">
              <w:rPr>
                <w:rStyle w:val="Hyperlink"/>
                <w:rFonts w:cs="Arial"/>
                <w:noProof/>
              </w:rPr>
              <w:t>How To: Enable situational awareness</w:t>
            </w:r>
            <w:r>
              <w:rPr>
                <w:noProof/>
                <w:webHidden/>
              </w:rPr>
              <w:tab/>
            </w:r>
            <w:r>
              <w:rPr>
                <w:noProof/>
                <w:webHidden/>
              </w:rPr>
              <w:fldChar w:fldCharType="begin"/>
            </w:r>
            <w:r>
              <w:rPr>
                <w:noProof/>
                <w:webHidden/>
              </w:rPr>
              <w:instrText xml:space="preserve"> PAGEREF _Toc13570766 \h </w:instrText>
            </w:r>
            <w:r>
              <w:rPr>
                <w:noProof/>
                <w:webHidden/>
              </w:rPr>
            </w:r>
          </w:ins>
          <w:r>
            <w:rPr>
              <w:noProof/>
              <w:webHidden/>
            </w:rPr>
            <w:fldChar w:fldCharType="separate"/>
          </w:r>
          <w:ins w:id="343" w:author="Microsoft Office User" w:date="2019-07-09T13:33:00Z">
            <w:r w:rsidR="009E66C7">
              <w:rPr>
                <w:noProof/>
                <w:webHidden/>
              </w:rPr>
              <w:t>28</w:t>
            </w:r>
          </w:ins>
          <w:ins w:id="344" w:author="Microsoft Office User" w:date="2019-07-09T13:17:00Z">
            <w:r>
              <w:rPr>
                <w:noProof/>
                <w:webHidden/>
              </w:rPr>
              <w:fldChar w:fldCharType="end"/>
            </w:r>
            <w:r w:rsidRPr="00D63A54">
              <w:rPr>
                <w:rStyle w:val="Hyperlink"/>
                <w:noProof/>
              </w:rPr>
              <w:fldChar w:fldCharType="end"/>
            </w:r>
          </w:ins>
        </w:p>
        <w:p w14:paraId="460738F0" w14:textId="3616C7A5" w:rsidR="00D06B33" w:rsidRDefault="00D06B33">
          <w:pPr>
            <w:pStyle w:val="TOC5"/>
            <w:tabs>
              <w:tab w:val="left" w:pos="1749"/>
              <w:tab w:val="right" w:leader="dot" w:pos="9350"/>
            </w:tabs>
            <w:rPr>
              <w:ins w:id="345" w:author="Microsoft Office User" w:date="2019-07-09T13:17:00Z"/>
              <w:rFonts w:eastAsiaTheme="minorEastAsia" w:cstheme="minorBidi"/>
              <w:noProof/>
              <w:sz w:val="24"/>
              <w:szCs w:val="24"/>
              <w:lang w:val="en-US"/>
            </w:rPr>
          </w:pPr>
          <w:ins w:id="346"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"_Toc13570767"</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2.2.1.1.9</w:t>
            </w:r>
            <w:r>
              <w:rPr>
                <w:rFonts w:eastAsiaTheme="minorEastAsia" w:cstheme="minorBidi"/>
                <w:noProof/>
                <w:sz w:val="24"/>
                <w:szCs w:val="24"/>
                <w:lang w:val="en-US"/>
              </w:rPr>
              <w:tab/>
            </w:r>
            <w:r w:rsidRPr="00D63A54">
              <w:rPr>
                <w:rStyle w:val="Hyperlink"/>
                <w:rFonts w:cs="Arial"/>
                <w:noProof/>
              </w:rPr>
              <w:t>Epochs</w:t>
            </w:r>
            <w:r>
              <w:rPr>
                <w:noProof/>
                <w:webHidden/>
              </w:rPr>
              <w:tab/>
            </w:r>
            <w:r>
              <w:rPr>
                <w:noProof/>
                <w:webHidden/>
              </w:rPr>
              <w:fldChar w:fldCharType="begin"/>
            </w:r>
            <w:r>
              <w:rPr>
                <w:noProof/>
                <w:webHidden/>
              </w:rPr>
              <w:instrText xml:space="preserve"> PAGEREF _Toc13570767 \h </w:instrText>
            </w:r>
            <w:r>
              <w:rPr>
                <w:noProof/>
                <w:webHidden/>
              </w:rPr>
            </w:r>
          </w:ins>
          <w:r>
            <w:rPr>
              <w:noProof/>
              <w:webHidden/>
            </w:rPr>
            <w:fldChar w:fldCharType="separate"/>
          </w:r>
          <w:ins w:id="347" w:author="Microsoft Office User" w:date="2019-07-09T13:33:00Z">
            <w:r w:rsidR="009E66C7">
              <w:rPr>
                <w:noProof/>
                <w:webHidden/>
              </w:rPr>
              <w:t>29</w:t>
            </w:r>
          </w:ins>
          <w:ins w:id="348" w:author="Microsoft Office User" w:date="2019-07-09T13:17:00Z">
            <w:r>
              <w:rPr>
                <w:noProof/>
                <w:webHidden/>
              </w:rPr>
              <w:fldChar w:fldCharType="end"/>
            </w:r>
            <w:r w:rsidRPr="00D63A54">
              <w:rPr>
                <w:rStyle w:val="Hyperlink"/>
                <w:noProof/>
              </w:rPr>
              <w:fldChar w:fldCharType="end"/>
            </w:r>
          </w:ins>
        </w:p>
        <w:p w14:paraId="1E2028A7" w14:textId="4BCFA314" w:rsidR="00D06B33" w:rsidRDefault="00D06B33">
          <w:pPr>
            <w:pStyle w:val="TOC6"/>
            <w:tabs>
              <w:tab w:val="left" w:pos="2101"/>
              <w:tab w:val="right" w:leader="dot" w:pos="9350"/>
            </w:tabs>
            <w:rPr>
              <w:ins w:id="349" w:author="Microsoft Office User" w:date="2019-07-09T13:17:00Z"/>
              <w:rFonts w:eastAsiaTheme="minorEastAsia" w:cstheme="minorBidi"/>
              <w:noProof/>
              <w:sz w:val="24"/>
              <w:szCs w:val="24"/>
              <w:lang w:val="en-US"/>
            </w:rPr>
          </w:pPr>
          <w:ins w:id="350"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"_Toc13570768"</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2.2.1.1.9.1</w:t>
            </w:r>
            <w:r>
              <w:rPr>
                <w:rFonts w:eastAsiaTheme="minorEastAsia" w:cstheme="minorBidi"/>
                <w:noProof/>
                <w:sz w:val="24"/>
                <w:szCs w:val="24"/>
                <w:lang w:val="en-US"/>
              </w:rPr>
              <w:tab/>
            </w:r>
            <w:r w:rsidRPr="00D63A54">
              <w:rPr>
                <w:rStyle w:val="Hyperlink"/>
                <w:rFonts w:cs="Arial"/>
                <w:noProof/>
              </w:rPr>
              <w:t>How To: Load an Epoch</w:t>
            </w:r>
            <w:r>
              <w:rPr>
                <w:noProof/>
                <w:webHidden/>
              </w:rPr>
              <w:tab/>
            </w:r>
            <w:r>
              <w:rPr>
                <w:noProof/>
                <w:webHidden/>
              </w:rPr>
              <w:fldChar w:fldCharType="begin"/>
            </w:r>
            <w:r>
              <w:rPr>
                <w:noProof/>
                <w:webHidden/>
              </w:rPr>
              <w:instrText xml:space="preserve"> PAGEREF _Toc13570768 \h </w:instrText>
            </w:r>
            <w:r>
              <w:rPr>
                <w:noProof/>
                <w:webHidden/>
              </w:rPr>
            </w:r>
          </w:ins>
          <w:r>
            <w:rPr>
              <w:noProof/>
              <w:webHidden/>
            </w:rPr>
            <w:fldChar w:fldCharType="separate"/>
          </w:r>
          <w:ins w:id="351" w:author="Microsoft Office User" w:date="2019-07-09T13:33:00Z">
            <w:r w:rsidR="009E66C7">
              <w:rPr>
                <w:noProof/>
                <w:webHidden/>
              </w:rPr>
              <w:t>29</w:t>
            </w:r>
          </w:ins>
          <w:ins w:id="352" w:author="Microsoft Office User" w:date="2019-07-09T13:17:00Z">
            <w:r>
              <w:rPr>
                <w:noProof/>
                <w:webHidden/>
              </w:rPr>
              <w:fldChar w:fldCharType="end"/>
            </w:r>
            <w:r w:rsidRPr="00D63A54">
              <w:rPr>
                <w:rStyle w:val="Hyperlink"/>
                <w:noProof/>
              </w:rPr>
              <w:fldChar w:fldCharType="end"/>
            </w:r>
          </w:ins>
        </w:p>
        <w:p w14:paraId="52C463DC" w14:textId="3BA5681B" w:rsidR="00D06B33" w:rsidRDefault="00D06B33">
          <w:pPr>
            <w:pStyle w:val="TOC6"/>
            <w:tabs>
              <w:tab w:val="left" w:pos="2101"/>
              <w:tab w:val="right" w:leader="dot" w:pos="9350"/>
            </w:tabs>
            <w:rPr>
              <w:ins w:id="353" w:author="Microsoft Office User" w:date="2019-07-09T13:17:00Z"/>
              <w:rFonts w:eastAsiaTheme="minorEastAsia" w:cstheme="minorBidi"/>
              <w:noProof/>
              <w:sz w:val="24"/>
              <w:szCs w:val="24"/>
              <w:lang w:val="en-US"/>
            </w:rPr>
          </w:pPr>
          <w:ins w:id="354" w:author="Microsoft Office User" w:date="2019-07-09T13:17:00Z">
            <w:r w:rsidRPr="00D63A54">
              <w:rPr>
                <w:rStyle w:val="Hyperlink"/>
                <w:noProof/>
              </w:rPr>
              <w:fldChar w:fldCharType="begin"/>
            </w:r>
            <w:r w:rsidRPr="00D63A54">
              <w:rPr>
                <w:rStyle w:val="Hyperlink"/>
                <w:noProof/>
              </w:rPr>
              <w:instrText xml:space="preserve"> </w:instrText>
            </w:r>
            <w:r>
              <w:rPr>
                <w:noProof/>
              </w:rPr>
              <w:instrText>HYPERLINK \l "_Toc13570769"</w:instrText>
            </w:r>
            <w:r w:rsidRPr="00D63A54">
              <w:rPr>
                <w:rStyle w:val="Hyperlink"/>
                <w:noProof/>
              </w:rPr>
              <w:instrText xml:space="preserve"> </w:instrText>
            </w:r>
            <w:r w:rsidRPr="00D63A54">
              <w:rPr>
                <w:rStyle w:val="Hyperlink"/>
                <w:noProof/>
              </w:rPr>
            </w:r>
            <w:r w:rsidRPr="00D63A54">
              <w:rPr>
                <w:rStyle w:val="Hyperlink"/>
                <w:noProof/>
              </w:rPr>
              <w:fldChar w:fldCharType="separate"/>
            </w:r>
            <w:r w:rsidRPr="00D63A54">
              <w:rPr>
                <w:rStyle w:val="Hyperlink"/>
                <w:rFonts w:cs="Arial"/>
                <w:noProof/>
              </w:rPr>
              <w:t>2.2.1.1.9.2</w:t>
            </w:r>
            <w:r>
              <w:rPr>
                <w:rFonts w:eastAsiaTheme="minorEastAsia" w:cstheme="minorBidi"/>
                <w:noProof/>
                <w:sz w:val="24"/>
                <w:szCs w:val="24"/>
                <w:lang w:val="en-US"/>
              </w:rPr>
              <w:tab/>
            </w:r>
            <w:r w:rsidRPr="00D63A54">
              <w:rPr>
                <w:rStyle w:val="Hyperlink"/>
                <w:rFonts w:cs="Arial"/>
                <w:noProof/>
              </w:rPr>
              <w:t>How To: Select an Epoch</w:t>
            </w:r>
            <w:r>
              <w:rPr>
                <w:noProof/>
                <w:webHidden/>
              </w:rPr>
              <w:tab/>
            </w:r>
            <w:r>
              <w:rPr>
                <w:noProof/>
                <w:webHidden/>
              </w:rPr>
              <w:fldChar w:fldCharType="begin"/>
            </w:r>
            <w:r>
              <w:rPr>
                <w:noProof/>
                <w:webHidden/>
              </w:rPr>
              <w:instrText xml:space="preserve"> PAGEREF _Toc13570769 \h </w:instrText>
            </w:r>
            <w:r>
              <w:rPr>
                <w:noProof/>
                <w:webHidden/>
              </w:rPr>
            </w:r>
          </w:ins>
          <w:r>
            <w:rPr>
              <w:noProof/>
              <w:webHidden/>
            </w:rPr>
            <w:fldChar w:fldCharType="separate"/>
          </w:r>
          <w:ins w:id="355" w:author="Microsoft Office User" w:date="2019-07-09T13:33:00Z">
            <w:r w:rsidR="009E66C7">
              <w:rPr>
                <w:noProof/>
                <w:webHidden/>
              </w:rPr>
              <w:t>29</w:t>
            </w:r>
          </w:ins>
          <w:ins w:id="356" w:author="Microsoft Office User" w:date="2019-07-09T13:17:00Z">
            <w:r>
              <w:rPr>
                <w:noProof/>
                <w:webHidden/>
              </w:rPr>
              <w:fldChar w:fldCharType="end"/>
            </w:r>
            <w:r w:rsidRPr="00D63A54">
              <w:rPr>
                <w:rStyle w:val="Hyperlink"/>
                <w:noProof/>
              </w:rPr>
              <w:fldChar w:fldCharType="end"/>
            </w:r>
          </w:ins>
        </w:p>
        <w:p w14:paraId="6B96E2ED" w14:textId="046B0ACB" w:rsidR="0011503E" w:rsidRPr="00E72880" w:rsidDel="00D06B33" w:rsidRDefault="0011503E">
          <w:pPr>
            <w:pStyle w:val="TOC1"/>
            <w:rPr>
              <w:del w:id="357" w:author="Microsoft Office User" w:date="2019-07-09T13:17:00Z"/>
              <w:rFonts w:ascii="Arial" w:eastAsiaTheme="minorEastAsia" w:hAnsi="Arial" w:cs="Arial"/>
              <w:b w:val="0"/>
              <w:bCs w:val="0"/>
              <w:i w:val="0"/>
              <w:iCs w:val="0"/>
              <w:noProof/>
              <w:lang w:val="en-US"/>
            </w:rPr>
          </w:pPr>
          <w:del w:id="358" w:author="Microsoft Office User" w:date="2019-07-09T13:17:00Z">
            <w:r w:rsidRPr="00D06B33" w:rsidDel="00D06B33">
              <w:rPr>
                <w:rFonts w:ascii="Arial" w:hAnsi="Arial" w:cs="Arial"/>
                <w:noProof/>
                <w:rPrChange w:id="359" w:author="Microsoft Office User" w:date="2019-07-09T13:17:00Z">
                  <w:rPr>
                    <w:rStyle w:val="Hyperlink"/>
                    <w:rFonts w:ascii="Arial" w:hAnsi="Arial" w:cs="Arial"/>
                    <w:noProof/>
                  </w:rPr>
                </w:rPrChange>
              </w:rPr>
              <w:delText>1</w:delText>
            </w:r>
            <w:r w:rsidRPr="00E72880" w:rsidDel="00D06B33">
              <w:rPr>
                <w:rFonts w:ascii="Arial" w:eastAsiaTheme="minorEastAsia" w:hAnsi="Arial" w:cs="Arial"/>
                <w:b w:val="0"/>
                <w:bCs w:val="0"/>
                <w:i w:val="0"/>
                <w:iCs w:val="0"/>
                <w:noProof/>
                <w:lang w:val="en-US"/>
              </w:rPr>
              <w:tab/>
            </w:r>
            <w:r w:rsidRPr="00D06B33" w:rsidDel="00D06B33">
              <w:rPr>
                <w:rFonts w:ascii="Arial" w:hAnsi="Arial" w:cs="Arial"/>
                <w:noProof/>
                <w:rPrChange w:id="360" w:author="Microsoft Office User" w:date="2019-07-09T13:17:00Z">
                  <w:rPr>
                    <w:rStyle w:val="Hyperlink"/>
                    <w:rFonts w:ascii="Arial" w:hAnsi="Arial" w:cs="Arial"/>
                    <w:noProof/>
                  </w:rPr>
                </w:rPrChange>
              </w:rPr>
              <w:delText>Document Overview</w:delText>
            </w:r>
            <w:r w:rsidRPr="00E72880" w:rsidDel="00D06B33">
              <w:rPr>
                <w:rFonts w:ascii="Arial" w:hAnsi="Arial" w:cs="Arial"/>
                <w:noProof/>
                <w:webHidden/>
              </w:rPr>
              <w:tab/>
              <w:delText>1</w:delText>
            </w:r>
          </w:del>
        </w:p>
        <w:p w14:paraId="168C89B3" w14:textId="17319CC8" w:rsidR="0011503E" w:rsidRPr="00E72880" w:rsidDel="00D06B33" w:rsidRDefault="0011503E">
          <w:pPr>
            <w:pStyle w:val="TOC2"/>
            <w:tabs>
              <w:tab w:val="left" w:pos="800"/>
              <w:tab w:val="right" w:leader="dot" w:pos="9350"/>
            </w:tabs>
            <w:rPr>
              <w:del w:id="361" w:author="Microsoft Office User" w:date="2019-07-09T13:17:00Z"/>
              <w:rFonts w:ascii="Arial" w:eastAsiaTheme="minorEastAsia" w:hAnsi="Arial" w:cs="Arial"/>
              <w:b w:val="0"/>
              <w:bCs w:val="0"/>
              <w:noProof/>
              <w:sz w:val="24"/>
              <w:szCs w:val="24"/>
              <w:lang w:val="en-US"/>
            </w:rPr>
          </w:pPr>
          <w:del w:id="362" w:author="Microsoft Office User" w:date="2019-07-09T13:17:00Z">
            <w:r w:rsidRPr="00D06B33" w:rsidDel="00D06B33">
              <w:rPr>
                <w:rFonts w:ascii="Arial" w:hAnsi="Arial" w:cs="Arial"/>
                <w:noProof/>
                <w:rPrChange w:id="363" w:author="Microsoft Office User" w:date="2019-07-09T13:17:00Z">
                  <w:rPr>
                    <w:rStyle w:val="Hyperlink"/>
                    <w:rFonts w:ascii="Arial" w:hAnsi="Arial" w:cs="Arial"/>
                    <w:noProof/>
                  </w:rPr>
                </w:rPrChange>
              </w:rPr>
              <w:delText>1.1</w:delText>
            </w:r>
            <w:r w:rsidRPr="00E72880" w:rsidDel="00D06B33">
              <w:rPr>
                <w:rFonts w:ascii="Arial" w:eastAsiaTheme="minorEastAsia" w:hAnsi="Arial" w:cs="Arial"/>
                <w:b w:val="0"/>
                <w:bCs w:val="0"/>
                <w:noProof/>
                <w:sz w:val="24"/>
                <w:szCs w:val="24"/>
                <w:lang w:val="en-US"/>
              </w:rPr>
              <w:tab/>
            </w:r>
            <w:r w:rsidRPr="00D06B33" w:rsidDel="00D06B33">
              <w:rPr>
                <w:rFonts w:ascii="Arial" w:hAnsi="Arial" w:cs="Arial"/>
                <w:noProof/>
                <w:rPrChange w:id="364" w:author="Microsoft Office User" w:date="2019-07-09T13:17:00Z">
                  <w:rPr>
                    <w:rStyle w:val="Hyperlink"/>
                    <w:rFonts w:ascii="Arial" w:hAnsi="Arial" w:cs="Arial"/>
                    <w:noProof/>
                  </w:rPr>
                </w:rPrChange>
              </w:rPr>
              <w:delText>Identification</w:delText>
            </w:r>
            <w:r w:rsidRPr="00E72880" w:rsidDel="00D06B33">
              <w:rPr>
                <w:rFonts w:ascii="Arial" w:hAnsi="Arial" w:cs="Arial"/>
                <w:noProof/>
                <w:webHidden/>
              </w:rPr>
              <w:tab/>
              <w:delText>1</w:delText>
            </w:r>
          </w:del>
        </w:p>
        <w:p w14:paraId="288B4536" w14:textId="03C318E0" w:rsidR="0011503E" w:rsidRPr="00E72880" w:rsidDel="00D06B33" w:rsidRDefault="0011503E">
          <w:pPr>
            <w:pStyle w:val="TOC2"/>
            <w:tabs>
              <w:tab w:val="left" w:pos="800"/>
              <w:tab w:val="right" w:leader="dot" w:pos="9350"/>
            </w:tabs>
            <w:rPr>
              <w:del w:id="365" w:author="Microsoft Office User" w:date="2019-07-09T13:17:00Z"/>
              <w:rFonts w:ascii="Arial" w:eastAsiaTheme="minorEastAsia" w:hAnsi="Arial" w:cs="Arial"/>
              <w:b w:val="0"/>
              <w:bCs w:val="0"/>
              <w:noProof/>
              <w:sz w:val="24"/>
              <w:szCs w:val="24"/>
              <w:lang w:val="en-US"/>
            </w:rPr>
          </w:pPr>
          <w:del w:id="366" w:author="Microsoft Office User" w:date="2019-07-09T13:17:00Z">
            <w:r w:rsidRPr="00D06B33" w:rsidDel="00D06B33">
              <w:rPr>
                <w:rFonts w:ascii="Arial" w:hAnsi="Arial" w:cs="Arial"/>
                <w:noProof/>
                <w:rPrChange w:id="367" w:author="Microsoft Office User" w:date="2019-07-09T13:17:00Z">
                  <w:rPr>
                    <w:rStyle w:val="Hyperlink"/>
                    <w:rFonts w:ascii="Arial" w:hAnsi="Arial" w:cs="Arial"/>
                    <w:noProof/>
                  </w:rPr>
                </w:rPrChange>
              </w:rPr>
              <w:delText>1.2</w:delText>
            </w:r>
            <w:r w:rsidRPr="00E72880" w:rsidDel="00D06B33">
              <w:rPr>
                <w:rFonts w:ascii="Arial" w:eastAsiaTheme="minorEastAsia" w:hAnsi="Arial" w:cs="Arial"/>
                <w:b w:val="0"/>
                <w:bCs w:val="0"/>
                <w:noProof/>
                <w:sz w:val="24"/>
                <w:szCs w:val="24"/>
                <w:lang w:val="en-US"/>
              </w:rPr>
              <w:tab/>
            </w:r>
            <w:r w:rsidRPr="00D06B33" w:rsidDel="00D06B33">
              <w:rPr>
                <w:rFonts w:ascii="Arial" w:hAnsi="Arial" w:cs="Arial"/>
                <w:noProof/>
                <w:rPrChange w:id="368" w:author="Microsoft Office User" w:date="2019-07-09T13:17:00Z">
                  <w:rPr>
                    <w:rStyle w:val="Hyperlink"/>
                    <w:rFonts w:ascii="Arial" w:hAnsi="Arial" w:cs="Arial"/>
                    <w:noProof/>
                  </w:rPr>
                </w:rPrChange>
              </w:rPr>
              <w:delText>Purpose</w:delText>
            </w:r>
            <w:r w:rsidRPr="00E72880" w:rsidDel="00D06B33">
              <w:rPr>
                <w:rFonts w:ascii="Arial" w:hAnsi="Arial" w:cs="Arial"/>
                <w:noProof/>
                <w:webHidden/>
              </w:rPr>
              <w:tab/>
              <w:delText>1</w:delText>
            </w:r>
          </w:del>
        </w:p>
        <w:p w14:paraId="01EAF067" w14:textId="34E491BA" w:rsidR="0011503E" w:rsidRPr="00E72880" w:rsidDel="00D06B33" w:rsidRDefault="0011503E">
          <w:pPr>
            <w:pStyle w:val="TOC2"/>
            <w:tabs>
              <w:tab w:val="left" w:pos="800"/>
              <w:tab w:val="right" w:leader="dot" w:pos="9350"/>
            </w:tabs>
            <w:rPr>
              <w:del w:id="369" w:author="Microsoft Office User" w:date="2019-07-09T13:17:00Z"/>
              <w:rFonts w:ascii="Arial" w:eastAsiaTheme="minorEastAsia" w:hAnsi="Arial" w:cs="Arial"/>
              <w:b w:val="0"/>
              <w:bCs w:val="0"/>
              <w:noProof/>
              <w:sz w:val="24"/>
              <w:szCs w:val="24"/>
              <w:lang w:val="en-US"/>
            </w:rPr>
          </w:pPr>
          <w:del w:id="370" w:author="Microsoft Office User" w:date="2019-07-09T13:17:00Z">
            <w:r w:rsidRPr="00D06B33" w:rsidDel="00D06B33">
              <w:rPr>
                <w:rFonts w:ascii="Arial" w:hAnsi="Arial" w:cs="Arial"/>
                <w:noProof/>
                <w:rPrChange w:id="371" w:author="Microsoft Office User" w:date="2019-07-09T13:17:00Z">
                  <w:rPr>
                    <w:rStyle w:val="Hyperlink"/>
                    <w:rFonts w:ascii="Arial" w:hAnsi="Arial" w:cs="Arial"/>
                    <w:noProof/>
                  </w:rPr>
                </w:rPrChange>
              </w:rPr>
              <w:delText>1.3</w:delText>
            </w:r>
            <w:r w:rsidRPr="00E72880" w:rsidDel="00D06B33">
              <w:rPr>
                <w:rFonts w:ascii="Arial" w:eastAsiaTheme="minorEastAsia" w:hAnsi="Arial" w:cs="Arial"/>
                <w:b w:val="0"/>
                <w:bCs w:val="0"/>
                <w:noProof/>
                <w:sz w:val="24"/>
                <w:szCs w:val="24"/>
                <w:lang w:val="en-US"/>
              </w:rPr>
              <w:tab/>
            </w:r>
            <w:r w:rsidRPr="00D06B33" w:rsidDel="00D06B33">
              <w:rPr>
                <w:rFonts w:ascii="Arial" w:hAnsi="Arial" w:cs="Arial"/>
                <w:noProof/>
                <w:rPrChange w:id="372" w:author="Microsoft Office User" w:date="2019-07-09T13:17:00Z">
                  <w:rPr>
                    <w:rStyle w:val="Hyperlink"/>
                    <w:rFonts w:ascii="Arial" w:hAnsi="Arial" w:cs="Arial"/>
                    <w:noProof/>
                  </w:rPr>
                </w:rPrChange>
              </w:rPr>
              <w:delText>Terminology and Notation</w:delText>
            </w:r>
            <w:r w:rsidRPr="00E72880" w:rsidDel="00D06B33">
              <w:rPr>
                <w:rFonts w:ascii="Arial" w:hAnsi="Arial" w:cs="Arial"/>
                <w:noProof/>
                <w:webHidden/>
              </w:rPr>
              <w:tab/>
              <w:delText>1</w:delText>
            </w:r>
          </w:del>
        </w:p>
        <w:p w14:paraId="2D155358" w14:textId="665167A3" w:rsidR="0011503E" w:rsidRPr="00E72880" w:rsidDel="00D06B33" w:rsidRDefault="0011503E">
          <w:pPr>
            <w:pStyle w:val="TOC2"/>
            <w:tabs>
              <w:tab w:val="left" w:pos="800"/>
              <w:tab w:val="right" w:leader="dot" w:pos="9350"/>
            </w:tabs>
            <w:rPr>
              <w:del w:id="373" w:author="Microsoft Office User" w:date="2019-07-09T13:17:00Z"/>
              <w:rFonts w:ascii="Arial" w:eastAsiaTheme="minorEastAsia" w:hAnsi="Arial" w:cs="Arial"/>
              <w:b w:val="0"/>
              <w:bCs w:val="0"/>
              <w:noProof/>
              <w:sz w:val="24"/>
              <w:szCs w:val="24"/>
              <w:lang w:val="en-US"/>
            </w:rPr>
          </w:pPr>
          <w:del w:id="374" w:author="Microsoft Office User" w:date="2019-07-09T13:17:00Z">
            <w:r w:rsidRPr="00D06B33" w:rsidDel="00D06B33">
              <w:rPr>
                <w:rFonts w:ascii="Arial" w:hAnsi="Arial" w:cs="Arial"/>
                <w:noProof/>
                <w:rPrChange w:id="375" w:author="Microsoft Office User" w:date="2019-07-09T13:17:00Z">
                  <w:rPr>
                    <w:rStyle w:val="Hyperlink"/>
                    <w:rFonts w:ascii="Arial" w:hAnsi="Arial" w:cs="Arial"/>
                    <w:noProof/>
                  </w:rPr>
                </w:rPrChange>
              </w:rPr>
              <w:delText>1.4</w:delText>
            </w:r>
            <w:r w:rsidRPr="00E72880" w:rsidDel="00D06B33">
              <w:rPr>
                <w:rFonts w:ascii="Arial" w:eastAsiaTheme="minorEastAsia" w:hAnsi="Arial" w:cs="Arial"/>
                <w:b w:val="0"/>
                <w:bCs w:val="0"/>
                <w:noProof/>
                <w:sz w:val="24"/>
                <w:szCs w:val="24"/>
                <w:lang w:val="en-US"/>
              </w:rPr>
              <w:tab/>
            </w:r>
            <w:r w:rsidRPr="00D06B33" w:rsidDel="00D06B33">
              <w:rPr>
                <w:rFonts w:ascii="Arial" w:hAnsi="Arial" w:cs="Arial"/>
                <w:noProof/>
                <w:rPrChange w:id="376" w:author="Microsoft Office User" w:date="2019-07-09T13:17:00Z">
                  <w:rPr>
                    <w:rStyle w:val="Hyperlink"/>
                    <w:rFonts w:ascii="Arial" w:hAnsi="Arial" w:cs="Arial"/>
                    <w:noProof/>
                  </w:rPr>
                </w:rPrChange>
              </w:rPr>
              <w:delText>References</w:delText>
            </w:r>
            <w:r w:rsidRPr="00E72880" w:rsidDel="00D06B33">
              <w:rPr>
                <w:rFonts w:ascii="Arial" w:hAnsi="Arial" w:cs="Arial"/>
                <w:noProof/>
                <w:webHidden/>
              </w:rPr>
              <w:tab/>
              <w:delText>2</w:delText>
            </w:r>
          </w:del>
        </w:p>
        <w:p w14:paraId="262B2C17" w14:textId="1D68D81C" w:rsidR="0011503E" w:rsidRPr="00E72880" w:rsidDel="00D06B33" w:rsidRDefault="0011503E">
          <w:pPr>
            <w:pStyle w:val="TOC1"/>
            <w:rPr>
              <w:del w:id="377" w:author="Microsoft Office User" w:date="2019-07-09T13:17:00Z"/>
              <w:rFonts w:ascii="Arial" w:eastAsiaTheme="minorEastAsia" w:hAnsi="Arial" w:cs="Arial"/>
              <w:b w:val="0"/>
              <w:bCs w:val="0"/>
              <w:i w:val="0"/>
              <w:iCs w:val="0"/>
              <w:noProof/>
              <w:lang w:val="en-US"/>
            </w:rPr>
          </w:pPr>
          <w:del w:id="378" w:author="Microsoft Office User" w:date="2019-07-09T13:17:00Z">
            <w:r w:rsidRPr="00D06B33" w:rsidDel="00D06B33">
              <w:rPr>
                <w:rFonts w:ascii="Arial" w:hAnsi="Arial" w:cs="Arial"/>
                <w:noProof/>
                <w:rPrChange w:id="379" w:author="Microsoft Office User" w:date="2019-07-09T13:17:00Z">
                  <w:rPr>
                    <w:rStyle w:val="Hyperlink"/>
                    <w:rFonts w:ascii="Arial" w:hAnsi="Arial" w:cs="Arial"/>
                    <w:noProof/>
                  </w:rPr>
                </w:rPrChange>
              </w:rPr>
              <w:delText>2</w:delText>
            </w:r>
            <w:r w:rsidRPr="00E72880" w:rsidDel="00D06B33">
              <w:rPr>
                <w:rFonts w:ascii="Arial" w:eastAsiaTheme="minorEastAsia" w:hAnsi="Arial" w:cs="Arial"/>
                <w:b w:val="0"/>
                <w:bCs w:val="0"/>
                <w:i w:val="0"/>
                <w:iCs w:val="0"/>
                <w:noProof/>
                <w:lang w:val="en-US"/>
              </w:rPr>
              <w:tab/>
            </w:r>
            <w:r w:rsidRPr="00D06B33" w:rsidDel="00D06B33">
              <w:rPr>
                <w:rFonts w:ascii="Arial" w:hAnsi="Arial" w:cs="Arial"/>
                <w:noProof/>
                <w:rPrChange w:id="380" w:author="Microsoft Office User" w:date="2019-07-09T13:17:00Z">
                  <w:rPr>
                    <w:rStyle w:val="Hyperlink"/>
                    <w:rFonts w:ascii="Arial" w:hAnsi="Arial" w:cs="Arial"/>
                    <w:noProof/>
                  </w:rPr>
                </w:rPrChange>
              </w:rPr>
              <w:delText>Overview of the System</w:delText>
            </w:r>
            <w:r w:rsidRPr="00E72880" w:rsidDel="00D06B33">
              <w:rPr>
                <w:rFonts w:ascii="Arial" w:hAnsi="Arial" w:cs="Arial"/>
                <w:noProof/>
                <w:webHidden/>
              </w:rPr>
              <w:tab/>
              <w:delText>2</w:delText>
            </w:r>
          </w:del>
        </w:p>
        <w:p w14:paraId="61474605" w14:textId="64EB1505" w:rsidR="0011503E" w:rsidRPr="00E72880" w:rsidDel="00D06B33" w:rsidRDefault="0011503E">
          <w:pPr>
            <w:pStyle w:val="TOC2"/>
            <w:tabs>
              <w:tab w:val="left" w:pos="800"/>
              <w:tab w:val="right" w:leader="dot" w:pos="9350"/>
            </w:tabs>
            <w:rPr>
              <w:del w:id="381" w:author="Microsoft Office User" w:date="2019-07-09T13:17:00Z"/>
              <w:rFonts w:ascii="Arial" w:eastAsiaTheme="minorEastAsia" w:hAnsi="Arial" w:cs="Arial"/>
              <w:b w:val="0"/>
              <w:bCs w:val="0"/>
              <w:noProof/>
              <w:sz w:val="24"/>
              <w:szCs w:val="24"/>
              <w:lang w:val="en-US"/>
            </w:rPr>
          </w:pPr>
          <w:del w:id="382" w:author="Microsoft Office User" w:date="2019-07-09T13:17:00Z">
            <w:r w:rsidRPr="00D06B33" w:rsidDel="00D06B33">
              <w:rPr>
                <w:rFonts w:ascii="Arial" w:hAnsi="Arial" w:cs="Arial"/>
                <w:noProof/>
                <w:rPrChange w:id="383" w:author="Microsoft Office User" w:date="2019-07-09T13:17:00Z">
                  <w:rPr>
                    <w:rStyle w:val="Hyperlink"/>
                    <w:rFonts w:ascii="Arial" w:hAnsi="Arial" w:cs="Arial"/>
                    <w:noProof/>
                  </w:rPr>
                </w:rPrChange>
              </w:rPr>
              <w:delText>2.1</w:delText>
            </w:r>
            <w:r w:rsidRPr="00E72880" w:rsidDel="00D06B33">
              <w:rPr>
                <w:rFonts w:ascii="Arial" w:eastAsiaTheme="minorEastAsia" w:hAnsi="Arial" w:cs="Arial"/>
                <w:b w:val="0"/>
                <w:bCs w:val="0"/>
                <w:noProof/>
                <w:sz w:val="24"/>
                <w:szCs w:val="24"/>
                <w:lang w:val="en-US"/>
              </w:rPr>
              <w:tab/>
            </w:r>
            <w:r w:rsidRPr="00D06B33" w:rsidDel="00D06B33">
              <w:rPr>
                <w:rFonts w:ascii="Arial" w:hAnsi="Arial" w:cs="Arial"/>
                <w:noProof/>
                <w:rPrChange w:id="384" w:author="Microsoft Office User" w:date="2019-07-09T13:17:00Z">
                  <w:rPr>
                    <w:rStyle w:val="Hyperlink"/>
                    <w:rFonts w:ascii="Arial" w:hAnsi="Arial" w:cs="Arial"/>
                    <w:noProof/>
                  </w:rPr>
                </w:rPrChange>
              </w:rPr>
              <w:delText>About</w:delText>
            </w:r>
            <w:r w:rsidRPr="00E72880" w:rsidDel="00D06B33">
              <w:rPr>
                <w:rFonts w:ascii="Arial" w:hAnsi="Arial" w:cs="Arial"/>
                <w:noProof/>
                <w:webHidden/>
              </w:rPr>
              <w:tab/>
              <w:delText>2</w:delText>
            </w:r>
          </w:del>
        </w:p>
        <w:p w14:paraId="06561B97" w14:textId="2BF95DAA" w:rsidR="0011503E" w:rsidRPr="00E72880" w:rsidDel="00D06B33" w:rsidRDefault="0011503E">
          <w:pPr>
            <w:pStyle w:val="TOC2"/>
            <w:tabs>
              <w:tab w:val="left" w:pos="800"/>
              <w:tab w:val="right" w:leader="dot" w:pos="9350"/>
            </w:tabs>
            <w:rPr>
              <w:del w:id="385" w:author="Microsoft Office User" w:date="2019-07-09T13:17:00Z"/>
              <w:rFonts w:ascii="Arial" w:eastAsiaTheme="minorEastAsia" w:hAnsi="Arial" w:cs="Arial"/>
              <w:b w:val="0"/>
              <w:bCs w:val="0"/>
              <w:noProof/>
              <w:sz w:val="24"/>
              <w:szCs w:val="24"/>
              <w:lang w:val="en-US"/>
            </w:rPr>
          </w:pPr>
          <w:del w:id="386" w:author="Microsoft Office User" w:date="2019-07-09T13:17:00Z">
            <w:r w:rsidRPr="00D06B33" w:rsidDel="00D06B33">
              <w:rPr>
                <w:rFonts w:ascii="Arial" w:hAnsi="Arial" w:cs="Arial"/>
                <w:noProof/>
                <w:rPrChange w:id="387" w:author="Microsoft Office User" w:date="2019-07-09T13:17:00Z">
                  <w:rPr>
                    <w:rStyle w:val="Hyperlink"/>
                    <w:rFonts w:ascii="Arial" w:hAnsi="Arial" w:cs="Arial"/>
                    <w:noProof/>
                  </w:rPr>
                </w:rPrChange>
              </w:rPr>
              <w:delText>2.2</w:delText>
            </w:r>
            <w:r w:rsidRPr="00E72880" w:rsidDel="00D06B33">
              <w:rPr>
                <w:rFonts w:ascii="Arial" w:eastAsiaTheme="minorEastAsia" w:hAnsi="Arial" w:cs="Arial"/>
                <w:b w:val="0"/>
                <w:bCs w:val="0"/>
                <w:noProof/>
                <w:sz w:val="24"/>
                <w:szCs w:val="24"/>
                <w:lang w:val="en-US"/>
              </w:rPr>
              <w:tab/>
            </w:r>
            <w:r w:rsidRPr="00D06B33" w:rsidDel="00D06B33">
              <w:rPr>
                <w:rFonts w:ascii="Arial" w:hAnsi="Arial" w:cs="Arial"/>
                <w:noProof/>
                <w:rPrChange w:id="388" w:author="Microsoft Office User" w:date="2019-07-09T13:17:00Z">
                  <w:rPr>
                    <w:rStyle w:val="Hyperlink"/>
                    <w:rFonts w:ascii="Arial" w:hAnsi="Arial" w:cs="Arial"/>
                    <w:noProof/>
                  </w:rPr>
                </w:rPrChange>
              </w:rPr>
              <w:delText>Capabilities</w:delText>
            </w:r>
            <w:r w:rsidRPr="00E72880" w:rsidDel="00D06B33">
              <w:rPr>
                <w:rFonts w:ascii="Arial" w:hAnsi="Arial" w:cs="Arial"/>
                <w:noProof/>
                <w:webHidden/>
              </w:rPr>
              <w:tab/>
              <w:delText>2</w:delText>
            </w:r>
          </w:del>
        </w:p>
        <w:p w14:paraId="306D274E" w14:textId="3E1BC7B3" w:rsidR="0011503E" w:rsidRPr="00E72880" w:rsidDel="00D06B33" w:rsidRDefault="0011503E">
          <w:pPr>
            <w:pStyle w:val="TOC3"/>
            <w:tabs>
              <w:tab w:val="left" w:pos="1200"/>
              <w:tab w:val="right" w:leader="dot" w:pos="9350"/>
            </w:tabs>
            <w:rPr>
              <w:del w:id="389" w:author="Microsoft Office User" w:date="2019-07-09T13:17:00Z"/>
              <w:rFonts w:ascii="Arial" w:eastAsiaTheme="minorEastAsia" w:hAnsi="Arial" w:cs="Arial"/>
              <w:noProof/>
              <w:sz w:val="24"/>
              <w:szCs w:val="24"/>
              <w:lang w:val="en-US"/>
            </w:rPr>
          </w:pPr>
          <w:del w:id="390" w:author="Microsoft Office User" w:date="2019-07-09T13:17:00Z">
            <w:r w:rsidRPr="00D06B33" w:rsidDel="00D06B33">
              <w:rPr>
                <w:rFonts w:ascii="Arial" w:hAnsi="Arial" w:cs="Arial"/>
                <w:noProof/>
                <w:rPrChange w:id="391" w:author="Microsoft Office User" w:date="2019-07-09T13:17:00Z">
                  <w:rPr>
                    <w:rStyle w:val="Hyperlink"/>
                    <w:rFonts w:ascii="Arial" w:hAnsi="Arial" w:cs="Arial"/>
                    <w:noProof/>
                  </w:rPr>
                </w:rPrChange>
              </w:rPr>
              <w:delText>2.2.1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392" w:author="Microsoft Office User" w:date="2019-07-09T13:17:00Z">
                  <w:rPr>
                    <w:rStyle w:val="Hyperlink"/>
                    <w:rFonts w:ascii="Arial" w:hAnsi="Arial" w:cs="Arial"/>
                    <w:noProof/>
                  </w:rPr>
                </w:rPrChange>
              </w:rPr>
              <w:delText>RAVEN</w:delText>
            </w:r>
            <w:r w:rsidRPr="00E72880" w:rsidDel="00D06B33">
              <w:rPr>
                <w:rFonts w:ascii="Arial" w:hAnsi="Arial" w:cs="Arial"/>
                <w:noProof/>
                <w:webHidden/>
              </w:rPr>
              <w:tab/>
              <w:delText>2</w:delText>
            </w:r>
          </w:del>
        </w:p>
        <w:p w14:paraId="66899EB2" w14:textId="1F47B0B7" w:rsidR="0011503E" w:rsidRPr="00E72880" w:rsidDel="00D06B33" w:rsidRDefault="0011503E">
          <w:pPr>
            <w:pStyle w:val="TOC4"/>
            <w:tabs>
              <w:tab w:val="left" w:pos="1400"/>
              <w:tab w:val="right" w:leader="dot" w:pos="9350"/>
            </w:tabs>
            <w:rPr>
              <w:del w:id="393" w:author="Microsoft Office User" w:date="2019-07-09T13:17:00Z"/>
              <w:rFonts w:ascii="Arial" w:eastAsiaTheme="minorEastAsia" w:hAnsi="Arial" w:cs="Arial"/>
              <w:noProof/>
              <w:sz w:val="24"/>
              <w:szCs w:val="24"/>
              <w:lang w:val="en-US"/>
            </w:rPr>
          </w:pPr>
          <w:del w:id="394" w:author="Microsoft Office User" w:date="2019-07-09T13:17:00Z">
            <w:r w:rsidRPr="00D06B33" w:rsidDel="00D06B33">
              <w:rPr>
                <w:rFonts w:ascii="Arial" w:hAnsi="Arial" w:cs="Arial"/>
                <w:noProof/>
                <w:rPrChange w:id="395" w:author="Microsoft Office User" w:date="2019-07-09T13:17:00Z">
                  <w:rPr>
                    <w:rStyle w:val="Hyperlink"/>
                    <w:rFonts w:ascii="Arial" w:hAnsi="Arial" w:cs="Arial"/>
                    <w:noProof/>
                  </w:rPr>
                </w:rPrChange>
              </w:rPr>
              <w:delText>2.2.1.1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396" w:author="Microsoft Office User" w:date="2019-07-09T13:17:00Z">
                  <w:rPr>
                    <w:rStyle w:val="Hyperlink"/>
                    <w:rFonts w:ascii="Arial" w:hAnsi="Arial" w:cs="Arial"/>
                    <w:noProof/>
                  </w:rPr>
                </w:rPrChange>
              </w:rPr>
              <w:delText>Getting Started With RAVEN</w:delText>
            </w:r>
            <w:r w:rsidRPr="00E72880" w:rsidDel="00D06B33">
              <w:rPr>
                <w:rFonts w:ascii="Arial" w:hAnsi="Arial" w:cs="Arial"/>
                <w:noProof/>
                <w:webHidden/>
              </w:rPr>
              <w:tab/>
              <w:delText>3</w:delText>
            </w:r>
          </w:del>
        </w:p>
        <w:p w14:paraId="4899F7D1" w14:textId="3A021453" w:rsidR="0011503E" w:rsidRPr="00E72880" w:rsidDel="00D06B33" w:rsidRDefault="0011503E">
          <w:pPr>
            <w:pStyle w:val="TOC5"/>
            <w:tabs>
              <w:tab w:val="left" w:pos="1749"/>
              <w:tab w:val="right" w:leader="dot" w:pos="9350"/>
            </w:tabs>
            <w:rPr>
              <w:del w:id="397" w:author="Microsoft Office User" w:date="2019-07-09T13:17:00Z"/>
              <w:rFonts w:ascii="Arial" w:eastAsiaTheme="minorEastAsia" w:hAnsi="Arial" w:cs="Arial"/>
              <w:noProof/>
              <w:sz w:val="24"/>
              <w:szCs w:val="24"/>
              <w:lang w:val="en-US"/>
            </w:rPr>
          </w:pPr>
          <w:del w:id="398" w:author="Microsoft Office User" w:date="2019-07-09T13:17:00Z">
            <w:r w:rsidRPr="00D06B33" w:rsidDel="00D06B33">
              <w:rPr>
                <w:rFonts w:ascii="Arial" w:hAnsi="Arial" w:cs="Arial"/>
                <w:noProof/>
                <w:rPrChange w:id="399" w:author="Microsoft Office User" w:date="2019-07-09T13:17:00Z">
                  <w:rPr>
                    <w:rStyle w:val="Hyperlink"/>
                    <w:rFonts w:ascii="Arial" w:hAnsi="Arial" w:cs="Arial"/>
                    <w:noProof/>
                  </w:rPr>
                </w:rPrChange>
              </w:rPr>
              <w:delText>2.2.1.1.1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00" w:author="Microsoft Office User" w:date="2019-07-09T13:17:00Z">
                  <w:rPr>
                    <w:rStyle w:val="Hyperlink"/>
                    <w:rFonts w:ascii="Arial" w:hAnsi="Arial" w:cs="Arial"/>
                    <w:noProof/>
                  </w:rPr>
                </w:rPrChange>
              </w:rPr>
              <w:delText>What do you need to start working with RAVEN?</w:delText>
            </w:r>
            <w:r w:rsidRPr="00E72880" w:rsidDel="00D06B33">
              <w:rPr>
                <w:rFonts w:ascii="Arial" w:hAnsi="Arial" w:cs="Arial"/>
                <w:noProof/>
                <w:webHidden/>
              </w:rPr>
              <w:tab/>
              <w:delText>3</w:delText>
            </w:r>
          </w:del>
        </w:p>
        <w:p w14:paraId="55C4EF02" w14:textId="656EFED9" w:rsidR="0011503E" w:rsidRPr="00E72880" w:rsidDel="00D06B33" w:rsidRDefault="0011503E">
          <w:pPr>
            <w:pStyle w:val="TOC5"/>
            <w:tabs>
              <w:tab w:val="left" w:pos="1749"/>
              <w:tab w:val="right" w:leader="dot" w:pos="9350"/>
            </w:tabs>
            <w:rPr>
              <w:del w:id="401" w:author="Microsoft Office User" w:date="2019-07-09T13:17:00Z"/>
              <w:rFonts w:ascii="Arial" w:eastAsiaTheme="minorEastAsia" w:hAnsi="Arial" w:cs="Arial"/>
              <w:noProof/>
              <w:sz w:val="24"/>
              <w:szCs w:val="24"/>
              <w:lang w:val="en-US"/>
            </w:rPr>
          </w:pPr>
          <w:del w:id="402" w:author="Microsoft Office User" w:date="2019-07-09T13:17:00Z">
            <w:r w:rsidRPr="00D06B33" w:rsidDel="00D06B33">
              <w:rPr>
                <w:rFonts w:ascii="Arial" w:hAnsi="Arial" w:cs="Arial"/>
                <w:noProof/>
                <w:rPrChange w:id="403" w:author="Microsoft Office User" w:date="2019-07-09T13:17:00Z">
                  <w:rPr>
                    <w:rStyle w:val="Hyperlink"/>
                    <w:rFonts w:ascii="Arial" w:hAnsi="Arial" w:cs="Arial"/>
                    <w:noProof/>
                  </w:rPr>
                </w:rPrChange>
              </w:rPr>
              <w:delText>2.2.1.1.2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04" w:author="Microsoft Office User" w:date="2019-07-09T13:17:00Z">
                  <w:rPr>
                    <w:rStyle w:val="Hyperlink"/>
                    <w:rFonts w:ascii="Arial" w:hAnsi="Arial" w:cs="Arial"/>
                    <w:noProof/>
                  </w:rPr>
                </w:rPrChange>
              </w:rPr>
              <w:delText>Graph your data</w:delText>
            </w:r>
            <w:r w:rsidRPr="00E72880" w:rsidDel="00D06B33">
              <w:rPr>
                <w:rFonts w:ascii="Arial" w:hAnsi="Arial" w:cs="Arial"/>
                <w:noProof/>
                <w:webHidden/>
              </w:rPr>
              <w:tab/>
              <w:delText>3</w:delText>
            </w:r>
          </w:del>
        </w:p>
        <w:p w14:paraId="7F11F0A5" w14:textId="2F2B7D61" w:rsidR="0011503E" w:rsidRPr="00E72880" w:rsidDel="00D06B33" w:rsidRDefault="0011503E">
          <w:pPr>
            <w:pStyle w:val="TOC5"/>
            <w:tabs>
              <w:tab w:val="left" w:pos="1749"/>
              <w:tab w:val="right" w:leader="dot" w:pos="9350"/>
            </w:tabs>
            <w:rPr>
              <w:del w:id="405" w:author="Microsoft Office User" w:date="2019-07-09T13:17:00Z"/>
              <w:rFonts w:ascii="Arial" w:eastAsiaTheme="minorEastAsia" w:hAnsi="Arial" w:cs="Arial"/>
              <w:noProof/>
              <w:sz w:val="24"/>
              <w:szCs w:val="24"/>
              <w:lang w:val="en-US"/>
            </w:rPr>
          </w:pPr>
          <w:del w:id="406" w:author="Microsoft Office User" w:date="2019-07-09T13:17:00Z">
            <w:r w:rsidRPr="00D06B33" w:rsidDel="00D06B33">
              <w:rPr>
                <w:rFonts w:ascii="Arial" w:hAnsi="Arial" w:cs="Arial"/>
                <w:noProof/>
                <w:rPrChange w:id="407" w:author="Microsoft Office User" w:date="2019-07-09T13:17:00Z">
                  <w:rPr>
                    <w:rStyle w:val="Hyperlink"/>
                    <w:rFonts w:ascii="Arial" w:hAnsi="Arial" w:cs="Arial"/>
                    <w:noProof/>
                  </w:rPr>
                </w:rPrChange>
              </w:rPr>
              <w:delText>2.2.1.1.3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08" w:author="Microsoft Office User" w:date="2019-07-09T13:17:00Z">
                  <w:rPr>
                    <w:rStyle w:val="Hyperlink"/>
                    <w:rFonts w:ascii="Arial" w:hAnsi="Arial" w:cs="Arial"/>
                    <w:noProof/>
                  </w:rPr>
                </w:rPrChange>
              </w:rPr>
              <w:delText>Taking a closer look</w:delText>
            </w:r>
            <w:r w:rsidRPr="00E72880" w:rsidDel="00D06B33">
              <w:rPr>
                <w:rFonts w:ascii="Arial" w:hAnsi="Arial" w:cs="Arial"/>
                <w:noProof/>
                <w:webHidden/>
              </w:rPr>
              <w:tab/>
              <w:delText>3</w:delText>
            </w:r>
          </w:del>
        </w:p>
        <w:p w14:paraId="6E49F0BC" w14:textId="693A5503" w:rsidR="0011503E" w:rsidRPr="00E72880" w:rsidDel="00D06B33" w:rsidRDefault="0011503E">
          <w:pPr>
            <w:pStyle w:val="TOC5"/>
            <w:tabs>
              <w:tab w:val="left" w:pos="1749"/>
              <w:tab w:val="right" w:leader="dot" w:pos="9350"/>
            </w:tabs>
            <w:rPr>
              <w:del w:id="409" w:author="Microsoft Office User" w:date="2019-07-09T13:17:00Z"/>
              <w:rFonts w:ascii="Arial" w:eastAsiaTheme="minorEastAsia" w:hAnsi="Arial" w:cs="Arial"/>
              <w:noProof/>
              <w:sz w:val="24"/>
              <w:szCs w:val="24"/>
              <w:lang w:val="en-US"/>
            </w:rPr>
          </w:pPr>
          <w:del w:id="410" w:author="Microsoft Office User" w:date="2019-07-09T13:17:00Z">
            <w:r w:rsidRPr="00D06B33" w:rsidDel="00D06B33">
              <w:rPr>
                <w:rFonts w:ascii="Arial" w:hAnsi="Arial" w:cs="Arial"/>
                <w:noProof/>
                <w:rPrChange w:id="411" w:author="Microsoft Office User" w:date="2019-07-09T13:17:00Z">
                  <w:rPr>
                    <w:rStyle w:val="Hyperlink"/>
                    <w:rFonts w:ascii="Arial" w:hAnsi="Arial" w:cs="Arial"/>
                    <w:noProof/>
                  </w:rPr>
                </w:rPrChange>
              </w:rPr>
              <w:delText>2.2.1.1.4</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12" w:author="Microsoft Office User" w:date="2019-07-09T13:17:00Z">
                  <w:rPr>
                    <w:rStyle w:val="Hyperlink"/>
                    <w:rFonts w:ascii="Arial" w:hAnsi="Arial" w:cs="Arial"/>
                    <w:noProof/>
                  </w:rPr>
                </w:rPrChange>
              </w:rPr>
              <w:delText>A Deeper Dive into your Data</w:delText>
            </w:r>
            <w:r w:rsidRPr="00E72880" w:rsidDel="00D06B33">
              <w:rPr>
                <w:rFonts w:ascii="Arial" w:hAnsi="Arial" w:cs="Arial"/>
                <w:noProof/>
                <w:webHidden/>
              </w:rPr>
              <w:tab/>
              <w:delText>3</w:delText>
            </w:r>
          </w:del>
        </w:p>
        <w:p w14:paraId="25A553CF" w14:textId="603AAACD" w:rsidR="0011503E" w:rsidRPr="00E72880" w:rsidDel="00D06B33" w:rsidRDefault="0011503E">
          <w:pPr>
            <w:pStyle w:val="TOC4"/>
            <w:tabs>
              <w:tab w:val="left" w:pos="1400"/>
              <w:tab w:val="right" w:leader="dot" w:pos="9350"/>
            </w:tabs>
            <w:rPr>
              <w:del w:id="413" w:author="Microsoft Office User" w:date="2019-07-09T13:17:00Z"/>
              <w:rFonts w:ascii="Arial" w:eastAsiaTheme="minorEastAsia" w:hAnsi="Arial" w:cs="Arial"/>
              <w:noProof/>
              <w:sz w:val="24"/>
              <w:szCs w:val="24"/>
              <w:lang w:val="en-US"/>
            </w:rPr>
          </w:pPr>
          <w:del w:id="414" w:author="Microsoft Office User" w:date="2019-07-09T13:17:00Z">
            <w:r w:rsidRPr="00D06B33" w:rsidDel="00D06B33">
              <w:rPr>
                <w:rFonts w:ascii="Arial" w:hAnsi="Arial" w:cs="Arial"/>
                <w:noProof/>
                <w:rPrChange w:id="415" w:author="Microsoft Office User" w:date="2019-07-09T13:17:00Z">
                  <w:rPr>
                    <w:rStyle w:val="Hyperlink"/>
                    <w:rFonts w:ascii="Arial" w:hAnsi="Arial" w:cs="Arial"/>
                    <w:noProof/>
                  </w:rPr>
                </w:rPrChange>
              </w:rPr>
              <w:delText>2.2.1.2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16" w:author="Microsoft Office User" w:date="2019-07-09T13:17:00Z">
                  <w:rPr>
                    <w:rStyle w:val="Hyperlink"/>
                    <w:rFonts w:ascii="Arial" w:hAnsi="Arial" w:cs="Arial"/>
                    <w:noProof/>
                  </w:rPr>
                </w:rPrChange>
              </w:rPr>
              <w:delText>Instructions for Operations</w:delText>
            </w:r>
            <w:r w:rsidRPr="00E72880" w:rsidDel="00D06B33">
              <w:rPr>
                <w:rFonts w:ascii="Arial" w:hAnsi="Arial" w:cs="Arial"/>
                <w:noProof/>
                <w:webHidden/>
              </w:rPr>
              <w:tab/>
              <w:delText>4</w:delText>
            </w:r>
          </w:del>
        </w:p>
        <w:p w14:paraId="528CFB3F" w14:textId="42F12D53" w:rsidR="0011503E" w:rsidRPr="00E72880" w:rsidDel="00D06B33" w:rsidRDefault="0011503E">
          <w:pPr>
            <w:pStyle w:val="TOC5"/>
            <w:tabs>
              <w:tab w:val="left" w:pos="1749"/>
              <w:tab w:val="right" w:leader="dot" w:pos="9350"/>
            </w:tabs>
            <w:rPr>
              <w:del w:id="417" w:author="Microsoft Office User" w:date="2019-07-09T13:17:00Z"/>
              <w:rFonts w:ascii="Arial" w:eastAsiaTheme="minorEastAsia" w:hAnsi="Arial" w:cs="Arial"/>
              <w:noProof/>
              <w:sz w:val="24"/>
              <w:szCs w:val="24"/>
              <w:lang w:val="en-US"/>
            </w:rPr>
          </w:pPr>
          <w:del w:id="418" w:author="Microsoft Office User" w:date="2019-07-09T13:17:00Z">
            <w:r w:rsidRPr="00D06B33" w:rsidDel="00D06B33">
              <w:rPr>
                <w:rFonts w:ascii="Arial" w:hAnsi="Arial" w:cs="Arial"/>
                <w:noProof/>
                <w:rPrChange w:id="419" w:author="Microsoft Office User" w:date="2019-07-09T13:17:00Z">
                  <w:rPr>
                    <w:rStyle w:val="Hyperlink"/>
                    <w:rFonts w:ascii="Arial" w:hAnsi="Arial" w:cs="Arial"/>
                    <w:noProof/>
                  </w:rPr>
                </w:rPrChange>
              </w:rPr>
              <w:delText>2.2.1.2.1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20" w:author="Microsoft Office User" w:date="2019-07-09T13:17:00Z">
                  <w:rPr>
                    <w:rStyle w:val="Hyperlink"/>
                    <w:rFonts w:ascii="Arial" w:hAnsi="Arial" w:cs="Arial"/>
                    <w:noProof/>
                  </w:rPr>
                </w:rPrChange>
              </w:rPr>
              <w:delText>Application Layout</w:delText>
            </w:r>
            <w:r w:rsidRPr="00E72880" w:rsidDel="00D06B33">
              <w:rPr>
                <w:rFonts w:ascii="Arial" w:hAnsi="Arial" w:cs="Arial"/>
                <w:noProof/>
                <w:webHidden/>
              </w:rPr>
              <w:tab/>
              <w:delText>4</w:delText>
            </w:r>
          </w:del>
        </w:p>
        <w:p w14:paraId="058F91EE" w14:textId="4D17564A" w:rsidR="0011503E" w:rsidRPr="00E72880" w:rsidDel="00D06B33" w:rsidRDefault="0011503E">
          <w:pPr>
            <w:pStyle w:val="TOC6"/>
            <w:tabs>
              <w:tab w:val="left" w:pos="2101"/>
              <w:tab w:val="right" w:leader="dot" w:pos="9350"/>
            </w:tabs>
            <w:rPr>
              <w:del w:id="421" w:author="Microsoft Office User" w:date="2019-07-09T13:17:00Z"/>
              <w:rFonts w:ascii="Arial" w:eastAsiaTheme="minorEastAsia" w:hAnsi="Arial" w:cs="Arial"/>
              <w:noProof/>
              <w:sz w:val="24"/>
              <w:szCs w:val="24"/>
              <w:lang w:val="en-US"/>
            </w:rPr>
          </w:pPr>
          <w:del w:id="422" w:author="Microsoft Office User" w:date="2019-07-09T13:17:00Z">
            <w:r w:rsidRPr="00D06B33" w:rsidDel="00D06B33">
              <w:rPr>
                <w:rFonts w:ascii="Arial" w:hAnsi="Arial" w:cs="Arial"/>
                <w:noProof/>
                <w:rPrChange w:id="423" w:author="Microsoft Office User" w:date="2019-07-09T13:17:00Z">
                  <w:rPr>
                    <w:rStyle w:val="Hyperlink"/>
                    <w:rFonts w:ascii="Arial" w:hAnsi="Arial" w:cs="Arial"/>
                    <w:noProof/>
                  </w:rPr>
                </w:rPrChange>
              </w:rPr>
              <w:delText>2.2.1.2.1.1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24" w:author="Microsoft Office User" w:date="2019-07-09T13:17:00Z">
                  <w:rPr>
                    <w:rStyle w:val="Hyperlink"/>
                    <w:rFonts w:ascii="Arial" w:hAnsi="Arial" w:cs="Arial"/>
                    <w:noProof/>
                  </w:rPr>
                </w:rPrChange>
              </w:rPr>
              <w:delText>Containers</w:delText>
            </w:r>
            <w:r w:rsidRPr="00E72880" w:rsidDel="00D06B33">
              <w:rPr>
                <w:rFonts w:ascii="Arial" w:hAnsi="Arial" w:cs="Arial"/>
                <w:noProof/>
                <w:webHidden/>
              </w:rPr>
              <w:tab/>
              <w:delText>4</w:delText>
            </w:r>
          </w:del>
        </w:p>
        <w:p w14:paraId="6FDE1C78" w14:textId="54ADF3CB" w:rsidR="0011503E" w:rsidRPr="00E72880" w:rsidDel="00D06B33" w:rsidRDefault="0011503E">
          <w:pPr>
            <w:pStyle w:val="TOC7"/>
            <w:tabs>
              <w:tab w:val="left" w:pos="2453"/>
              <w:tab w:val="right" w:leader="dot" w:pos="9350"/>
            </w:tabs>
            <w:rPr>
              <w:del w:id="425" w:author="Microsoft Office User" w:date="2019-07-09T13:17:00Z"/>
              <w:rFonts w:ascii="Arial" w:eastAsiaTheme="minorEastAsia" w:hAnsi="Arial" w:cs="Arial"/>
              <w:noProof/>
              <w:sz w:val="24"/>
              <w:szCs w:val="24"/>
              <w:lang w:val="en-US"/>
            </w:rPr>
          </w:pPr>
          <w:del w:id="426" w:author="Microsoft Office User" w:date="2019-07-09T13:17:00Z">
            <w:r w:rsidRPr="00D06B33" w:rsidDel="00D06B33">
              <w:rPr>
                <w:rFonts w:ascii="Arial" w:hAnsi="Arial" w:cs="Arial"/>
                <w:noProof/>
                <w:rPrChange w:id="427" w:author="Microsoft Office User" w:date="2019-07-09T13:17:00Z">
                  <w:rPr>
                    <w:rStyle w:val="Hyperlink"/>
                    <w:rFonts w:ascii="Arial" w:hAnsi="Arial" w:cs="Arial"/>
                    <w:noProof/>
                  </w:rPr>
                </w:rPrChange>
              </w:rPr>
              <w:delText>2.2.1.2.1.1.1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28" w:author="Microsoft Office User" w:date="2019-07-09T13:17:00Z">
                  <w:rPr>
                    <w:rStyle w:val="Hyperlink"/>
                    <w:rFonts w:ascii="Arial" w:hAnsi="Arial" w:cs="Arial"/>
                    <w:noProof/>
                  </w:rPr>
                </w:rPrChange>
              </w:rPr>
              <w:delText>Source Explorer Panel</w:delText>
            </w:r>
            <w:r w:rsidRPr="00E72880" w:rsidDel="00D06B33">
              <w:rPr>
                <w:rFonts w:ascii="Arial" w:hAnsi="Arial" w:cs="Arial"/>
                <w:noProof/>
                <w:webHidden/>
              </w:rPr>
              <w:tab/>
              <w:delText>4</w:delText>
            </w:r>
          </w:del>
        </w:p>
        <w:p w14:paraId="36F70C99" w14:textId="7B27C2F7" w:rsidR="0011503E" w:rsidRPr="00E72880" w:rsidDel="00D06B33" w:rsidRDefault="0011503E">
          <w:pPr>
            <w:pStyle w:val="TOC7"/>
            <w:tabs>
              <w:tab w:val="left" w:pos="2453"/>
              <w:tab w:val="right" w:leader="dot" w:pos="9350"/>
            </w:tabs>
            <w:rPr>
              <w:del w:id="429" w:author="Microsoft Office User" w:date="2019-07-09T13:17:00Z"/>
              <w:rFonts w:ascii="Arial" w:eastAsiaTheme="minorEastAsia" w:hAnsi="Arial" w:cs="Arial"/>
              <w:noProof/>
              <w:sz w:val="24"/>
              <w:szCs w:val="24"/>
              <w:lang w:val="en-US"/>
            </w:rPr>
          </w:pPr>
          <w:del w:id="430" w:author="Microsoft Office User" w:date="2019-07-09T13:17:00Z">
            <w:r w:rsidRPr="00D06B33" w:rsidDel="00D06B33">
              <w:rPr>
                <w:rFonts w:ascii="Arial" w:hAnsi="Arial" w:cs="Arial"/>
                <w:noProof/>
                <w:rPrChange w:id="431" w:author="Microsoft Office User" w:date="2019-07-09T13:17:00Z">
                  <w:rPr>
                    <w:rStyle w:val="Hyperlink"/>
                    <w:rFonts w:ascii="Arial" w:hAnsi="Arial" w:cs="Arial"/>
                    <w:noProof/>
                  </w:rPr>
                </w:rPrChange>
              </w:rPr>
              <w:delText>2.2.1.2.1.1.2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32" w:author="Microsoft Office User" w:date="2019-07-09T13:17:00Z">
                  <w:rPr>
                    <w:rStyle w:val="Hyperlink"/>
                    <w:rFonts w:ascii="Arial" w:hAnsi="Arial" w:cs="Arial"/>
                    <w:noProof/>
                  </w:rPr>
                </w:rPrChange>
              </w:rPr>
              <w:delText>Bands Panels</w:delText>
            </w:r>
            <w:r w:rsidRPr="00E72880" w:rsidDel="00D06B33">
              <w:rPr>
                <w:rFonts w:ascii="Arial" w:hAnsi="Arial" w:cs="Arial"/>
                <w:noProof/>
                <w:webHidden/>
              </w:rPr>
              <w:tab/>
              <w:delText>4</w:delText>
            </w:r>
          </w:del>
        </w:p>
        <w:p w14:paraId="3EAB1DBA" w14:textId="63621C42" w:rsidR="0011503E" w:rsidRPr="00E72880" w:rsidDel="00D06B33" w:rsidRDefault="0011503E">
          <w:pPr>
            <w:pStyle w:val="TOC7"/>
            <w:tabs>
              <w:tab w:val="left" w:pos="2453"/>
              <w:tab w:val="right" w:leader="dot" w:pos="9350"/>
            </w:tabs>
            <w:rPr>
              <w:del w:id="433" w:author="Microsoft Office User" w:date="2019-07-09T13:17:00Z"/>
              <w:rFonts w:ascii="Arial" w:eastAsiaTheme="minorEastAsia" w:hAnsi="Arial" w:cs="Arial"/>
              <w:noProof/>
              <w:sz w:val="24"/>
              <w:szCs w:val="24"/>
              <w:lang w:val="en-US"/>
            </w:rPr>
          </w:pPr>
          <w:del w:id="434" w:author="Microsoft Office User" w:date="2019-07-09T13:17:00Z">
            <w:r w:rsidRPr="00D06B33" w:rsidDel="00D06B33">
              <w:rPr>
                <w:rFonts w:ascii="Arial" w:hAnsi="Arial" w:cs="Arial"/>
                <w:noProof/>
                <w:rPrChange w:id="435" w:author="Microsoft Office User" w:date="2019-07-09T13:17:00Z">
                  <w:rPr>
                    <w:rStyle w:val="Hyperlink"/>
                    <w:rFonts w:ascii="Arial" w:hAnsi="Arial" w:cs="Arial"/>
                    <w:noProof/>
                  </w:rPr>
                </w:rPrChange>
              </w:rPr>
              <w:delText>2.2.1.2.1.1.3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36" w:author="Microsoft Office User" w:date="2019-07-09T13:17:00Z">
                  <w:rPr>
                    <w:rStyle w:val="Hyperlink"/>
                    <w:rFonts w:ascii="Arial" w:hAnsi="Arial" w:cs="Arial"/>
                    <w:noProof/>
                  </w:rPr>
                </w:rPrChange>
              </w:rPr>
              <w:delText>Details Panel</w:delText>
            </w:r>
            <w:r w:rsidRPr="00E72880" w:rsidDel="00D06B33">
              <w:rPr>
                <w:rFonts w:ascii="Arial" w:hAnsi="Arial" w:cs="Arial"/>
                <w:noProof/>
                <w:webHidden/>
              </w:rPr>
              <w:tab/>
              <w:delText>5</w:delText>
            </w:r>
          </w:del>
        </w:p>
        <w:p w14:paraId="45A041BC" w14:textId="29A4CD72" w:rsidR="0011503E" w:rsidRPr="00E72880" w:rsidDel="00D06B33" w:rsidRDefault="0011503E">
          <w:pPr>
            <w:pStyle w:val="TOC7"/>
            <w:tabs>
              <w:tab w:val="left" w:pos="1600"/>
              <w:tab w:val="right" w:leader="dot" w:pos="9350"/>
            </w:tabs>
            <w:rPr>
              <w:del w:id="437" w:author="Microsoft Office User" w:date="2019-07-09T13:17:00Z"/>
              <w:rFonts w:ascii="Arial" w:eastAsiaTheme="minorEastAsia" w:hAnsi="Arial" w:cs="Arial"/>
              <w:noProof/>
              <w:sz w:val="24"/>
              <w:szCs w:val="24"/>
              <w:lang w:val="en-US"/>
            </w:rPr>
          </w:pPr>
          <w:del w:id="438" w:author="Microsoft Office User" w:date="2019-07-09T13:17:00Z">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39" w:author="Microsoft Office User" w:date="2019-07-09T13:17:00Z">
                  <w:rPr>
                    <w:rStyle w:val="Hyperlink"/>
                    <w:rFonts w:ascii="Arial" w:hAnsi="Arial" w:cs="Arial"/>
                    <w:noProof/>
                  </w:rPr>
                </w:rPrChange>
              </w:rPr>
              <w:delText>Right Panel: Selected Point</w:delText>
            </w:r>
            <w:r w:rsidRPr="00E72880" w:rsidDel="00D06B33">
              <w:rPr>
                <w:rFonts w:ascii="Arial" w:hAnsi="Arial" w:cs="Arial"/>
                <w:noProof/>
                <w:webHidden/>
              </w:rPr>
              <w:tab/>
              <w:delText>5</w:delText>
            </w:r>
          </w:del>
        </w:p>
        <w:p w14:paraId="3006A8FB" w14:textId="7BF1EE7B" w:rsidR="0011503E" w:rsidRPr="00E72880" w:rsidDel="00D06B33" w:rsidRDefault="0011503E">
          <w:pPr>
            <w:pStyle w:val="TOC7"/>
            <w:tabs>
              <w:tab w:val="right" w:leader="dot" w:pos="9350"/>
            </w:tabs>
            <w:rPr>
              <w:del w:id="440" w:author="Microsoft Office User" w:date="2019-07-09T13:17:00Z"/>
              <w:rFonts w:ascii="Arial" w:eastAsiaTheme="minorEastAsia" w:hAnsi="Arial" w:cs="Arial"/>
              <w:noProof/>
              <w:sz w:val="24"/>
              <w:szCs w:val="24"/>
              <w:lang w:val="en-US"/>
            </w:rPr>
          </w:pPr>
          <w:del w:id="441" w:author="Microsoft Office User" w:date="2019-07-09T13:17:00Z">
            <w:r w:rsidRPr="00D06B33" w:rsidDel="00D06B33">
              <w:rPr>
                <w:rFonts w:ascii="Arial" w:hAnsi="Arial" w:cs="Arial"/>
                <w:noProof/>
                <w:rPrChange w:id="442" w:author="Microsoft Office User" w:date="2019-07-09T13:17:00Z">
                  <w:rPr>
                    <w:rStyle w:val="Hyperlink"/>
                    <w:rFonts w:ascii="Arial" w:hAnsi="Arial" w:cs="Arial"/>
                    <w:noProof/>
                  </w:rPr>
                </w:rPrChange>
              </w:rPr>
              <w:delText>2.2.1.2.1.1.4</w:delText>
            </w:r>
            <w:r w:rsidRPr="00E72880" w:rsidDel="00D06B33">
              <w:rPr>
                <w:rFonts w:ascii="Arial" w:hAnsi="Arial" w:cs="Arial"/>
                <w:noProof/>
                <w:webHidden/>
              </w:rPr>
              <w:tab/>
              <w:delText>5</w:delText>
            </w:r>
          </w:del>
        </w:p>
        <w:p w14:paraId="0A8D7D4E" w14:textId="242DA1B5" w:rsidR="0011503E" w:rsidRPr="00E72880" w:rsidDel="00D06B33" w:rsidRDefault="0011503E">
          <w:pPr>
            <w:pStyle w:val="TOC7"/>
            <w:tabs>
              <w:tab w:val="left" w:pos="2453"/>
              <w:tab w:val="right" w:leader="dot" w:pos="9350"/>
            </w:tabs>
            <w:rPr>
              <w:del w:id="443" w:author="Microsoft Office User" w:date="2019-07-09T13:17:00Z"/>
              <w:rFonts w:ascii="Arial" w:eastAsiaTheme="minorEastAsia" w:hAnsi="Arial" w:cs="Arial"/>
              <w:noProof/>
              <w:sz w:val="24"/>
              <w:szCs w:val="24"/>
              <w:lang w:val="en-US"/>
            </w:rPr>
          </w:pPr>
          <w:del w:id="444" w:author="Microsoft Office User" w:date="2019-07-09T13:17:00Z">
            <w:r w:rsidRPr="00D06B33" w:rsidDel="00D06B33">
              <w:rPr>
                <w:rFonts w:ascii="Arial" w:hAnsi="Arial" w:cs="Arial"/>
                <w:noProof/>
                <w:rPrChange w:id="445" w:author="Microsoft Office User" w:date="2019-07-09T13:17:00Z">
                  <w:rPr>
                    <w:rStyle w:val="Hyperlink"/>
                    <w:rFonts w:ascii="Arial" w:hAnsi="Arial" w:cs="Arial"/>
                    <w:noProof/>
                  </w:rPr>
                </w:rPrChange>
              </w:rPr>
              <w:delText>2.2.1.2.1.1.5</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46" w:author="Microsoft Office User" w:date="2019-07-09T13:17:00Z">
                  <w:rPr>
                    <w:rStyle w:val="Hyperlink"/>
                    <w:rFonts w:ascii="Arial" w:hAnsi="Arial" w:cs="Arial"/>
                    <w:noProof/>
                  </w:rPr>
                </w:rPrChange>
              </w:rPr>
              <w:delText>Top Bar</w:delText>
            </w:r>
            <w:r w:rsidRPr="00E72880" w:rsidDel="00D06B33">
              <w:rPr>
                <w:rFonts w:ascii="Arial" w:hAnsi="Arial" w:cs="Arial"/>
                <w:noProof/>
                <w:webHidden/>
              </w:rPr>
              <w:tab/>
              <w:delText>5</w:delText>
            </w:r>
          </w:del>
        </w:p>
        <w:p w14:paraId="710CBDD3" w14:textId="7F47B83D" w:rsidR="0011503E" w:rsidRPr="00E72880" w:rsidDel="00D06B33" w:rsidRDefault="0011503E">
          <w:pPr>
            <w:pStyle w:val="TOC7"/>
            <w:tabs>
              <w:tab w:val="left" w:pos="2453"/>
              <w:tab w:val="right" w:leader="dot" w:pos="9350"/>
            </w:tabs>
            <w:rPr>
              <w:del w:id="447" w:author="Microsoft Office User" w:date="2019-07-09T13:17:00Z"/>
              <w:rFonts w:ascii="Arial" w:eastAsiaTheme="minorEastAsia" w:hAnsi="Arial" w:cs="Arial"/>
              <w:noProof/>
              <w:sz w:val="24"/>
              <w:szCs w:val="24"/>
              <w:lang w:val="en-US"/>
            </w:rPr>
          </w:pPr>
          <w:del w:id="448" w:author="Microsoft Office User" w:date="2019-07-09T13:17:00Z">
            <w:r w:rsidRPr="00D06B33" w:rsidDel="00D06B33">
              <w:rPr>
                <w:rFonts w:ascii="Arial" w:hAnsi="Arial" w:cs="Arial"/>
                <w:noProof/>
                <w:rPrChange w:id="449" w:author="Microsoft Office User" w:date="2019-07-09T13:17:00Z">
                  <w:rPr>
                    <w:rStyle w:val="Hyperlink"/>
                    <w:rFonts w:ascii="Arial" w:hAnsi="Arial" w:cs="Arial"/>
                    <w:noProof/>
                  </w:rPr>
                </w:rPrChange>
              </w:rPr>
              <w:delText>2.2.1.2.1.1.6</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50" w:author="Microsoft Office User" w:date="2019-07-09T13:17:00Z">
                  <w:rPr>
                    <w:rStyle w:val="Hyperlink"/>
                    <w:rFonts w:ascii="Arial" w:hAnsi="Arial" w:cs="Arial"/>
                    <w:noProof/>
                  </w:rPr>
                </w:rPrChange>
              </w:rPr>
              <w:delText>NEST Modules Navigation</w:delText>
            </w:r>
            <w:r w:rsidRPr="00E72880" w:rsidDel="00D06B33">
              <w:rPr>
                <w:rFonts w:ascii="Arial" w:hAnsi="Arial" w:cs="Arial"/>
                <w:noProof/>
                <w:webHidden/>
              </w:rPr>
              <w:tab/>
              <w:delText>6</w:delText>
            </w:r>
          </w:del>
        </w:p>
        <w:p w14:paraId="10DB331A" w14:textId="68DB1C92" w:rsidR="0011503E" w:rsidRPr="00E72880" w:rsidDel="00D06B33" w:rsidRDefault="0011503E">
          <w:pPr>
            <w:pStyle w:val="TOC5"/>
            <w:tabs>
              <w:tab w:val="left" w:pos="1749"/>
              <w:tab w:val="right" w:leader="dot" w:pos="9350"/>
            </w:tabs>
            <w:rPr>
              <w:del w:id="451" w:author="Microsoft Office User" w:date="2019-07-09T13:17:00Z"/>
              <w:rFonts w:ascii="Arial" w:eastAsiaTheme="minorEastAsia" w:hAnsi="Arial" w:cs="Arial"/>
              <w:noProof/>
              <w:sz w:val="24"/>
              <w:szCs w:val="24"/>
              <w:lang w:val="en-US"/>
            </w:rPr>
          </w:pPr>
          <w:del w:id="452" w:author="Microsoft Office User" w:date="2019-07-09T13:17:00Z">
            <w:r w:rsidRPr="00D06B33" w:rsidDel="00D06B33">
              <w:rPr>
                <w:rFonts w:ascii="Arial" w:hAnsi="Arial" w:cs="Arial"/>
                <w:noProof/>
                <w:lang w:val="en-US"/>
                <w:rPrChange w:id="453" w:author="Microsoft Office User" w:date="2019-07-09T13:17:00Z">
                  <w:rPr>
                    <w:rStyle w:val="Hyperlink"/>
                    <w:rFonts w:ascii="Arial" w:hAnsi="Arial" w:cs="Arial"/>
                    <w:noProof/>
                    <w:lang w:val="en-US"/>
                  </w:rPr>
                </w:rPrChange>
              </w:rPr>
              <w:delText>2.2.1.2.2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54" w:author="Microsoft Office User" w:date="2019-07-09T13:17:00Z">
                  <w:rPr>
                    <w:rStyle w:val="Hyperlink"/>
                    <w:rFonts w:ascii="Arial" w:hAnsi="Arial" w:cs="Arial"/>
                    <w:noProof/>
                  </w:rPr>
                </w:rPrChange>
              </w:rPr>
              <w:delText>Source</w:delText>
            </w:r>
            <w:r w:rsidRPr="00D06B33" w:rsidDel="00D06B33">
              <w:rPr>
                <w:rFonts w:ascii="Arial" w:hAnsi="Arial" w:cs="Arial"/>
                <w:noProof/>
                <w:lang w:val="en-US"/>
                <w:rPrChange w:id="455" w:author="Microsoft Office User" w:date="2019-07-09T13:17:00Z">
                  <w:rPr>
                    <w:rStyle w:val="Hyperlink"/>
                    <w:rFonts w:ascii="Arial" w:hAnsi="Arial" w:cs="Arial"/>
                    <w:noProof/>
                    <w:lang w:val="en-US"/>
                  </w:rPr>
                </w:rPrChange>
              </w:rPr>
              <w:delText xml:space="preserve"> Explorer</w:delText>
            </w:r>
            <w:r w:rsidRPr="00E72880" w:rsidDel="00D06B33">
              <w:rPr>
                <w:rFonts w:ascii="Arial" w:hAnsi="Arial" w:cs="Arial"/>
                <w:noProof/>
                <w:webHidden/>
              </w:rPr>
              <w:tab/>
              <w:delText>6</w:delText>
            </w:r>
          </w:del>
        </w:p>
        <w:p w14:paraId="44443234" w14:textId="7318BD21" w:rsidR="0011503E" w:rsidRPr="00E72880" w:rsidDel="00D06B33" w:rsidRDefault="0011503E">
          <w:pPr>
            <w:pStyle w:val="TOC6"/>
            <w:tabs>
              <w:tab w:val="left" w:pos="2101"/>
              <w:tab w:val="right" w:leader="dot" w:pos="9350"/>
            </w:tabs>
            <w:rPr>
              <w:del w:id="456" w:author="Microsoft Office User" w:date="2019-07-09T13:17:00Z"/>
              <w:rFonts w:ascii="Arial" w:eastAsiaTheme="minorEastAsia" w:hAnsi="Arial" w:cs="Arial"/>
              <w:noProof/>
              <w:sz w:val="24"/>
              <w:szCs w:val="24"/>
              <w:lang w:val="en-US"/>
            </w:rPr>
          </w:pPr>
          <w:del w:id="457" w:author="Microsoft Office User" w:date="2019-07-09T13:17:00Z">
            <w:r w:rsidRPr="00D06B33" w:rsidDel="00D06B33">
              <w:rPr>
                <w:rFonts w:ascii="Arial" w:hAnsi="Arial" w:cs="Arial"/>
                <w:noProof/>
                <w:lang w:val="en-US"/>
                <w:rPrChange w:id="458" w:author="Microsoft Office User" w:date="2019-07-09T13:17:00Z">
                  <w:rPr>
                    <w:rStyle w:val="Hyperlink"/>
                    <w:rFonts w:ascii="Arial" w:hAnsi="Arial" w:cs="Arial"/>
                    <w:noProof/>
                    <w:lang w:val="en-US"/>
                  </w:rPr>
                </w:rPrChange>
              </w:rPr>
              <w:delText>2.2.1.2.2.1</w:delText>
            </w:r>
            <w:r w:rsidRPr="00E72880" w:rsidDel="00D06B33">
              <w:rPr>
                <w:rFonts w:ascii="Arial" w:eastAsiaTheme="minorEastAsia" w:hAnsi="Arial" w:cs="Arial"/>
                <w:noProof/>
                <w:sz w:val="24"/>
                <w:szCs w:val="24"/>
                <w:lang w:val="en-US"/>
              </w:rPr>
              <w:tab/>
            </w:r>
            <w:r w:rsidRPr="00D06B33" w:rsidDel="00D06B33">
              <w:rPr>
                <w:rFonts w:ascii="Arial" w:hAnsi="Arial" w:cs="Arial"/>
                <w:noProof/>
                <w:lang w:val="en-US"/>
                <w:rPrChange w:id="459" w:author="Microsoft Office User" w:date="2019-07-09T13:17:00Z">
                  <w:rPr>
                    <w:rStyle w:val="Hyperlink"/>
                    <w:rFonts w:ascii="Arial" w:hAnsi="Arial" w:cs="Arial"/>
                    <w:noProof/>
                    <w:lang w:val="en-US"/>
                  </w:rPr>
                </w:rPrChange>
              </w:rPr>
              <w:delText>Source Explorer Iconography</w:delText>
            </w:r>
            <w:r w:rsidRPr="00E72880" w:rsidDel="00D06B33">
              <w:rPr>
                <w:rFonts w:ascii="Arial" w:hAnsi="Arial" w:cs="Arial"/>
                <w:noProof/>
                <w:webHidden/>
              </w:rPr>
              <w:tab/>
              <w:delText>7</w:delText>
            </w:r>
          </w:del>
        </w:p>
        <w:p w14:paraId="0746D2DB" w14:textId="79E39B81" w:rsidR="0011503E" w:rsidRPr="00E72880" w:rsidDel="00D06B33" w:rsidRDefault="0011503E">
          <w:pPr>
            <w:pStyle w:val="TOC6"/>
            <w:tabs>
              <w:tab w:val="left" w:pos="2101"/>
              <w:tab w:val="right" w:leader="dot" w:pos="9350"/>
            </w:tabs>
            <w:rPr>
              <w:del w:id="460" w:author="Microsoft Office User" w:date="2019-07-09T13:17:00Z"/>
              <w:rFonts w:ascii="Arial" w:eastAsiaTheme="minorEastAsia" w:hAnsi="Arial" w:cs="Arial"/>
              <w:noProof/>
              <w:sz w:val="24"/>
              <w:szCs w:val="24"/>
              <w:lang w:val="en-US"/>
            </w:rPr>
          </w:pPr>
          <w:del w:id="461" w:author="Microsoft Office User" w:date="2019-07-09T13:17:00Z">
            <w:r w:rsidRPr="00D06B33" w:rsidDel="00D06B33">
              <w:rPr>
                <w:rFonts w:ascii="Arial" w:hAnsi="Arial" w:cs="Arial"/>
                <w:noProof/>
                <w:rPrChange w:id="462" w:author="Microsoft Office User" w:date="2019-07-09T13:17:00Z">
                  <w:rPr>
                    <w:rStyle w:val="Hyperlink"/>
                    <w:rFonts w:ascii="Arial" w:hAnsi="Arial" w:cs="Arial"/>
                    <w:noProof/>
                  </w:rPr>
                </w:rPrChange>
              </w:rPr>
              <w:delText>2.2.1.2.2.2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63" w:author="Microsoft Office User" w:date="2019-07-09T13:17:00Z">
                  <w:rPr>
                    <w:rStyle w:val="Hyperlink"/>
                    <w:rFonts w:ascii="Arial" w:hAnsi="Arial" w:cs="Arial"/>
                    <w:noProof/>
                  </w:rPr>
                </w:rPrChange>
              </w:rPr>
              <w:delText>Expand/Collapse Nodes</w:delText>
            </w:r>
            <w:r w:rsidRPr="00E72880" w:rsidDel="00D06B33">
              <w:rPr>
                <w:rFonts w:ascii="Arial" w:hAnsi="Arial" w:cs="Arial"/>
                <w:noProof/>
                <w:webHidden/>
              </w:rPr>
              <w:tab/>
              <w:delText>7</w:delText>
            </w:r>
          </w:del>
        </w:p>
        <w:p w14:paraId="4313C67E" w14:textId="72833E5D" w:rsidR="0011503E" w:rsidRPr="00E72880" w:rsidDel="00D06B33" w:rsidRDefault="0011503E">
          <w:pPr>
            <w:pStyle w:val="TOC7"/>
            <w:tabs>
              <w:tab w:val="left" w:pos="1600"/>
              <w:tab w:val="right" w:leader="dot" w:pos="9350"/>
            </w:tabs>
            <w:rPr>
              <w:del w:id="464" w:author="Microsoft Office User" w:date="2019-07-09T13:17:00Z"/>
              <w:rFonts w:ascii="Arial" w:eastAsiaTheme="minorEastAsia" w:hAnsi="Arial" w:cs="Arial"/>
              <w:noProof/>
              <w:sz w:val="24"/>
              <w:szCs w:val="24"/>
              <w:lang w:val="en-US"/>
            </w:rPr>
          </w:pPr>
          <w:del w:id="465" w:author="Microsoft Office User" w:date="2019-07-09T13:17:00Z">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66" w:author="Microsoft Office User" w:date="2019-07-09T13:17:00Z">
                  <w:rPr>
                    <w:rStyle w:val="Hyperlink"/>
                    <w:rFonts w:ascii="Arial" w:hAnsi="Arial" w:cs="Arial"/>
                    <w:noProof/>
                  </w:rPr>
                </w:rPrChange>
              </w:rPr>
              <w:delText>How To:</w:delText>
            </w:r>
            <w:r w:rsidRPr="00E72880" w:rsidDel="00D06B33">
              <w:rPr>
                <w:rFonts w:ascii="Arial" w:hAnsi="Arial" w:cs="Arial"/>
                <w:noProof/>
                <w:webHidden/>
              </w:rPr>
              <w:tab/>
              <w:delText>7</w:delText>
            </w:r>
          </w:del>
        </w:p>
        <w:p w14:paraId="68B2ACAF" w14:textId="1C8F1FCD" w:rsidR="0011503E" w:rsidRPr="00E72880" w:rsidDel="00D06B33" w:rsidRDefault="0011503E">
          <w:pPr>
            <w:pStyle w:val="TOC7"/>
            <w:tabs>
              <w:tab w:val="left" w:pos="2453"/>
              <w:tab w:val="right" w:leader="dot" w:pos="9350"/>
            </w:tabs>
            <w:rPr>
              <w:del w:id="467" w:author="Microsoft Office User" w:date="2019-07-09T13:17:00Z"/>
              <w:rFonts w:ascii="Arial" w:eastAsiaTheme="minorEastAsia" w:hAnsi="Arial" w:cs="Arial"/>
              <w:noProof/>
              <w:sz w:val="24"/>
              <w:szCs w:val="24"/>
              <w:lang w:val="en-US"/>
            </w:rPr>
          </w:pPr>
          <w:del w:id="468" w:author="Microsoft Office User" w:date="2019-07-09T13:17:00Z">
            <w:r w:rsidRPr="00D06B33" w:rsidDel="00D06B33">
              <w:rPr>
                <w:rFonts w:ascii="Arial" w:hAnsi="Arial" w:cs="Arial"/>
                <w:noProof/>
                <w:rPrChange w:id="469" w:author="Microsoft Office User" w:date="2019-07-09T13:17:00Z">
                  <w:rPr>
                    <w:rStyle w:val="Hyperlink"/>
                    <w:rFonts w:ascii="Arial" w:hAnsi="Arial" w:cs="Arial"/>
                    <w:noProof/>
                  </w:rPr>
                </w:rPrChange>
              </w:rPr>
              <w:delText>2.2.1.2.2.2.1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70" w:author="Microsoft Office User" w:date="2019-07-09T13:17:00Z">
                  <w:rPr>
                    <w:rStyle w:val="Hyperlink"/>
                    <w:rFonts w:ascii="Arial" w:hAnsi="Arial" w:cs="Arial"/>
                    <w:noProof/>
                  </w:rPr>
                </w:rPrChange>
              </w:rPr>
              <w:delText>To expand a node:</w:delText>
            </w:r>
            <w:r w:rsidRPr="00E72880" w:rsidDel="00D06B33">
              <w:rPr>
                <w:rFonts w:ascii="Arial" w:hAnsi="Arial" w:cs="Arial"/>
                <w:noProof/>
                <w:webHidden/>
              </w:rPr>
              <w:tab/>
              <w:delText>7</w:delText>
            </w:r>
          </w:del>
        </w:p>
        <w:p w14:paraId="29979868" w14:textId="564D83C3" w:rsidR="0011503E" w:rsidRPr="00E72880" w:rsidDel="00D06B33" w:rsidRDefault="0011503E">
          <w:pPr>
            <w:pStyle w:val="TOC7"/>
            <w:tabs>
              <w:tab w:val="left" w:pos="2453"/>
              <w:tab w:val="right" w:leader="dot" w:pos="9350"/>
            </w:tabs>
            <w:rPr>
              <w:del w:id="471" w:author="Microsoft Office User" w:date="2019-07-09T13:17:00Z"/>
              <w:rFonts w:ascii="Arial" w:eastAsiaTheme="minorEastAsia" w:hAnsi="Arial" w:cs="Arial"/>
              <w:noProof/>
              <w:sz w:val="24"/>
              <w:szCs w:val="24"/>
              <w:lang w:val="en-US"/>
            </w:rPr>
          </w:pPr>
          <w:del w:id="472" w:author="Microsoft Office User" w:date="2019-07-09T13:17:00Z">
            <w:r w:rsidRPr="00D06B33" w:rsidDel="00D06B33">
              <w:rPr>
                <w:rFonts w:ascii="Arial" w:hAnsi="Arial" w:cs="Arial"/>
                <w:noProof/>
                <w:rPrChange w:id="473" w:author="Microsoft Office User" w:date="2019-07-09T13:17:00Z">
                  <w:rPr>
                    <w:rStyle w:val="Hyperlink"/>
                    <w:rFonts w:ascii="Arial" w:hAnsi="Arial" w:cs="Arial"/>
                    <w:noProof/>
                  </w:rPr>
                </w:rPrChange>
              </w:rPr>
              <w:delText>2.2.1.2.2.2.2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74" w:author="Microsoft Office User" w:date="2019-07-09T13:17:00Z">
                  <w:rPr>
                    <w:rStyle w:val="Hyperlink"/>
                    <w:rFonts w:ascii="Arial" w:hAnsi="Arial" w:cs="Arial"/>
                    <w:noProof/>
                  </w:rPr>
                </w:rPrChange>
              </w:rPr>
              <w:delText>How To: To collapse a node:</w:delText>
            </w:r>
            <w:r w:rsidRPr="00E72880" w:rsidDel="00D06B33">
              <w:rPr>
                <w:rFonts w:ascii="Arial" w:hAnsi="Arial" w:cs="Arial"/>
                <w:noProof/>
                <w:webHidden/>
              </w:rPr>
              <w:tab/>
              <w:delText>7</w:delText>
            </w:r>
          </w:del>
        </w:p>
        <w:p w14:paraId="37BE97A9" w14:textId="563414DD" w:rsidR="0011503E" w:rsidRPr="00E72880" w:rsidDel="00D06B33" w:rsidRDefault="0011503E">
          <w:pPr>
            <w:pStyle w:val="TOC6"/>
            <w:tabs>
              <w:tab w:val="left" w:pos="2101"/>
              <w:tab w:val="right" w:leader="dot" w:pos="9350"/>
            </w:tabs>
            <w:rPr>
              <w:del w:id="475" w:author="Microsoft Office User" w:date="2019-07-09T13:17:00Z"/>
              <w:rFonts w:ascii="Arial" w:eastAsiaTheme="minorEastAsia" w:hAnsi="Arial" w:cs="Arial"/>
              <w:noProof/>
              <w:sz w:val="24"/>
              <w:szCs w:val="24"/>
              <w:lang w:val="en-US"/>
            </w:rPr>
          </w:pPr>
          <w:del w:id="476" w:author="Microsoft Office User" w:date="2019-07-09T13:17:00Z">
            <w:r w:rsidRPr="00D06B33" w:rsidDel="00D06B33">
              <w:rPr>
                <w:rFonts w:ascii="Arial" w:hAnsi="Arial" w:cs="Arial"/>
                <w:noProof/>
                <w:rPrChange w:id="477" w:author="Microsoft Office User" w:date="2019-07-09T13:17:00Z">
                  <w:rPr>
                    <w:rStyle w:val="Hyperlink"/>
                    <w:rFonts w:ascii="Arial" w:hAnsi="Arial" w:cs="Arial"/>
                    <w:noProof/>
                  </w:rPr>
                </w:rPrChange>
              </w:rPr>
              <w:delText>2.2.1.2.2.3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78" w:author="Microsoft Office User" w:date="2019-07-09T13:17:00Z">
                  <w:rPr>
                    <w:rStyle w:val="Hyperlink"/>
                    <w:rFonts w:ascii="Arial" w:hAnsi="Arial" w:cs="Arial"/>
                    <w:noProof/>
                  </w:rPr>
                </w:rPrChange>
              </w:rPr>
              <w:delText>How to display Source Metadata</w:delText>
            </w:r>
            <w:r w:rsidRPr="00E72880" w:rsidDel="00D06B33">
              <w:rPr>
                <w:rFonts w:ascii="Arial" w:hAnsi="Arial" w:cs="Arial"/>
                <w:noProof/>
                <w:webHidden/>
              </w:rPr>
              <w:tab/>
              <w:delText>8</w:delText>
            </w:r>
          </w:del>
        </w:p>
        <w:p w14:paraId="25CD0BFB" w14:textId="2FD8C663" w:rsidR="0011503E" w:rsidRPr="00E72880" w:rsidDel="00D06B33" w:rsidRDefault="0011503E">
          <w:pPr>
            <w:pStyle w:val="TOC6"/>
            <w:tabs>
              <w:tab w:val="left" w:pos="2101"/>
              <w:tab w:val="right" w:leader="dot" w:pos="9350"/>
            </w:tabs>
            <w:rPr>
              <w:del w:id="479" w:author="Microsoft Office User" w:date="2019-07-09T13:17:00Z"/>
              <w:rFonts w:ascii="Arial" w:eastAsiaTheme="minorEastAsia" w:hAnsi="Arial" w:cs="Arial"/>
              <w:noProof/>
              <w:sz w:val="24"/>
              <w:szCs w:val="24"/>
              <w:lang w:val="en-US"/>
            </w:rPr>
          </w:pPr>
          <w:del w:id="480" w:author="Microsoft Office User" w:date="2019-07-09T13:17:00Z">
            <w:r w:rsidRPr="00D06B33" w:rsidDel="00D06B33">
              <w:rPr>
                <w:rFonts w:ascii="Arial" w:hAnsi="Arial" w:cs="Arial"/>
                <w:noProof/>
                <w:rPrChange w:id="481" w:author="Microsoft Office User" w:date="2019-07-09T13:17:00Z">
                  <w:rPr>
                    <w:rStyle w:val="Hyperlink"/>
                    <w:rFonts w:ascii="Arial" w:hAnsi="Arial" w:cs="Arial"/>
                    <w:noProof/>
                  </w:rPr>
                </w:rPrChange>
              </w:rPr>
              <w:delText>2.2.1.2.2.4</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82" w:author="Microsoft Office User" w:date="2019-07-09T13:17:00Z">
                  <w:rPr>
                    <w:rStyle w:val="Hyperlink"/>
                    <w:rFonts w:ascii="Arial" w:hAnsi="Arial" w:cs="Arial"/>
                    <w:noProof/>
                  </w:rPr>
                </w:rPrChange>
              </w:rPr>
              <w:delText>How to Add/Delete Folders</w:delText>
            </w:r>
            <w:r w:rsidRPr="00E72880" w:rsidDel="00D06B33">
              <w:rPr>
                <w:rFonts w:ascii="Arial" w:hAnsi="Arial" w:cs="Arial"/>
                <w:noProof/>
                <w:webHidden/>
              </w:rPr>
              <w:tab/>
              <w:delText>8</w:delText>
            </w:r>
          </w:del>
        </w:p>
        <w:p w14:paraId="46517101" w14:textId="4D09EB53" w:rsidR="0011503E" w:rsidRPr="00E72880" w:rsidDel="00D06B33" w:rsidRDefault="0011503E">
          <w:pPr>
            <w:pStyle w:val="TOC7"/>
            <w:tabs>
              <w:tab w:val="left" w:pos="2453"/>
              <w:tab w:val="right" w:leader="dot" w:pos="9350"/>
            </w:tabs>
            <w:rPr>
              <w:del w:id="483" w:author="Microsoft Office User" w:date="2019-07-09T13:17:00Z"/>
              <w:rFonts w:ascii="Arial" w:eastAsiaTheme="minorEastAsia" w:hAnsi="Arial" w:cs="Arial"/>
              <w:noProof/>
              <w:sz w:val="24"/>
              <w:szCs w:val="24"/>
              <w:lang w:val="en-US"/>
            </w:rPr>
          </w:pPr>
          <w:del w:id="484" w:author="Microsoft Office User" w:date="2019-07-09T13:17:00Z">
            <w:r w:rsidRPr="00D06B33" w:rsidDel="00D06B33">
              <w:rPr>
                <w:rFonts w:ascii="Arial" w:hAnsi="Arial" w:cs="Arial"/>
                <w:noProof/>
                <w:rPrChange w:id="485" w:author="Microsoft Office User" w:date="2019-07-09T13:17:00Z">
                  <w:rPr>
                    <w:rStyle w:val="Hyperlink"/>
                    <w:rFonts w:ascii="Arial" w:hAnsi="Arial" w:cs="Arial"/>
                    <w:noProof/>
                  </w:rPr>
                </w:rPrChange>
              </w:rPr>
              <w:delText>2.2.1.2.2.4.1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86" w:author="Microsoft Office User" w:date="2019-07-09T13:17:00Z">
                  <w:rPr>
                    <w:rStyle w:val="Hyperlink"/>
                    <w:rFonts w:ascii="Arial" w:hAnsi="Arial" w:cs="Arial"/>
                    <w:noProof/>
                  </w:rPr>
                </w:rPrChange>
              </w:rPr>
              <w:delText>To add a folder:</w:delText>
            </w:r>
            <w:r w:rsidRPr="00E72880" w:rsidDel="00D06B33">
              <w:rPr>
                <w:rFonts w:ascii="Arial" w:hAnsi="Arial" w:cs="Arial"/>
                <w:noProof/>
                <w:webHidden/>
              </w:rPr>
              <w:tab/>
              <w:delText>8</w:delText>
            </w:r>
          </w:del>
        </w:p>
        <w:p w14:paraId="3D68FE84" w14:textId="2D81C44D" w:rsidR="0011503E" w:rsidRPr="00E72880" w:rsidDel="00D06B33" w:rsidRDefault="0011503E">
          <w:pPr>
            <w:pStyle w:val="TOC7"/>
            <w:tabs>
              <w:tab w:val="left" w:pos="2453"/>
              <w:tab w:val="right" w:leader="dot" w:pos="9350"/>
            </w:tabs>
            <w:rPr>
              <w:del w:id="487" w:author="Microsoft Office User" w:date="2019-07-09T13:17:00Z"/>
              <w:rFonts w:ascii="Arial" w:eastAsiaTheme="minorEastAsia" w:hAnsi="Arial" w:cs="Arial"/>
              <w:noProof/>
              <w:sz w:val="24"/>
              <w:szCs w:val="24"/>
              <w:lang w:val="en-US"/>
            </w:rPr>
          </w:pPr>
          <w:del w:id="488" w:author="Microsoft Office User" w:date="2019-07-09T13:17:00Z">
            <w:r w:rsidRPr="00D06B33" w:rsidDel="00D06B33">
              <w:rPr>
                <w:rFonts w:ascii="Arial" w:hAnsi="Arial" w:cs="Arial"/>
                <w:noProof/>
                <w:rPrChange w:id="489" w:author="Microsoft Office User" w:date="2019-07-09T13:17:00Z">
                  <w:rPr>
                    <w:rStyle w:val="Hyperlink"/>
                    <w:rFonts w:ascii="Arial" w:hAnsi="Arial" w:cs="Arial"/>
                    <w:noProof/>
                  </w:rPr>
                </w:rPrChange>
              </w:rPr>
              <w:delText>2.2.1.2.2.4.2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90" w:author="Microsoft Office User" w:date="2019-07-09T13:17:00Z">
                  <w:rPr>
                    <w:rStyle w:val="Hyperlink"/>
                    <w:rFonts w:ascii="Arial" w:hAnsi="Arial" w:cs="Arial"/>
                    <w:noProof/>
                  </w:rPr>
                </w:rPrChange>
              </w:rPr>
              <w:delText>To delete a folder:</w:delText>
            </w:r>
            <w:r w:rsidRPr="00E72880" w:rsidDel="00D06B33">
              <w:rPr>
                <w:rFonts w:ascii="Arial" w:hAnsi="Arial" w:cs="Arial"/>
                <w:noProof/>
                <w:webHidden/>
              </w:rPr>
              <w:tab/>
              <w:delText>8</w:delText>
            </w:r>
          </w:del>
        </w:p>
        <w:p w14:paraId="7FF8EEE8" w14:textId="616B92A0" w:rsidR="0011503E" w:rsidRPr="00E72880" w:rsidDel="00D06B33" w:rsidRDefault="0011503E">
          <w:pPr>
            <w:pStyle w:val="TOC6"/>
            <w:tabs>
              <w:tab w:val="left" w:pos="2101"/>
              <w:tab w:val="right" w:leader="dot" w:pos="9350"/>
            </w:tabs>
            <w:rPr>
              <w:del w:id="491" w:author="Microsoft Office User" w:date="2019-07-09T13:17:00Z"/>
              <w:rFonts w:ascii="Arial" w:eastAsiaTheme="minorEastAsia" w:hAnsi="Arial" w:cs="Arial"/>
              <w:noProof/>
              <w:sz w:val="24"/>
              <w:szCs w:val="24"/>
              <w:lang w:val="en-US"/>
            </w:rPr>
          </w:pPr>
          <w:del w:id="492" w:author="Microsoft Office User" w:date="2019-07-09T13:17:00Z">
            <w:r w:rsidRPr="00D06B33" w:rsidDel="00D06B33">
              <w:rPr>
                <w:rFonts w:ascii="Arial" w:hAnsi="Arial" w:cs="Arial"/>
                <w:noProof/>
                <w:lang w:val="en-US"/>
                <w:rPrChange w:id="493" w:author="Microsoft Office User" w:date="2019-07-09T13:17:00Z">
                  <w:rPr>
                    <w:rStyle w:val="Hyperlink"/>
                    <w:rFonts w:ascii="Arial" w:hAnsi="Arial" w:cs="Arial"/>
                    <w:noProof/>
                    <w:lang w:val="en-US"/>
                  </w:rPr>
                </w:rPrChange>
              </w:rPr>
              <w:delText>2.2.1.2.2.5</w:delText>
            </w:r>
            <w:r w:rsidRPr="00E72880" w:rsidDel="00D06B33">
              <w:rPr>
                <w:rFonts w:ascii="Arial" w:eastAsiaTheme="minorEastAsia" w:hAnsi="Arial" w:cs="Arial"/>
                <w:noProof/>
                <w:sz w:val="24"/>
                <w:szCs w:val="24"/>
                <w:lang w:val="en-US"/>
              </w:rPr>
              <w:tab/>
            </w:r>
            <w:r w:rsidRPr="00D06B33" w:rsidDel="00D06B33">
              <w:rPr>
                <w:rFonts w:ascii="Arial" w:hAnsi="Arial" w:cs="Arial"/>
                <w:noProof/>
                <w:lang w:val="en-US"/>
                <w:rPrChange w:id="494" w:author="Microsoft Office User" w:date="2019-07-09T13:17:00Z">
                  <w:rPr>
                    <w:rStyle w:val="Hyperlink"/>
                    <w:rFonts w:ascii="Arial" w:hAnsi="Arial" w:cs="Arial"/>
                    <w:noProof/>
                    <w:lang w:val="en-US"/>
                  </w:rPr>
                </w:rPrChange>
              </w:rPr>
              <w:delText>How to: 'Graph Again' a source</w:delText>
            </w:r>
            <w:r w:rsidRPr="00E72880" w:rsidDel="00D06B33">
              <w:rPr>
                <w:rFonts w:ascii="Arial" w:hAnsi="Arial" w:cs="Arial"/>
                <w:noProof/>
                <w:webHidden/>
              </w:rPr>
              <w:tab/>
              <w:delText>8</w:delText>
            </w:r>
          </w:del>
        </w:p>
        <w:p w14:paraId="0BF23C23" w14:textId="43798991" w:rsidR="0011503E" w:rsidRPr="00E72880" w:rsidDel="00D06B33" w:rsidRDefault="0011503E">
          <w:pPr>
            <w:pStyle w:val="TOC6"/>
            <w:tabs>
              <w:tab w:val="left" w:pos="2101"/>
              <w:tab w:val="right" w:leader="dot" w:pos="9350"/>
            </w:tabs>
            <w:rPr>
              <w:del w:id="495" w:author="Microsoft Office User" w:date="2019-07-09T13:17:00Z"/>
              <w:rFonts w:ascii="Arial" w:eastAsiaTheme="minorEastAsia" w:hAnsi="Arial" w:cs="Arial"/>
              <w:noProof/>
              <w:sz w:val="24"/>
              <w:szCs w:val="24"/>
              <w:lang w:val="en-US"/>
            </w:rPr>
          </w:pPr>
          <w:del w:id="496" w:author="Microsoft Office User" w:date="2019-07-09T13:17:00Z">
            <w:r w:rsidRPr="00D06B33" w:rsidDel="00D06B33">
              <w:rPr>
                <w:rFonts w:ascii="Arial" w:hAnsi="Arial" w:cs="Arial"/>
                <w:noProof/>
                <w:rPrChange w:id="497" w:author="Microsoft Office User" w:date="2019-07-09T13:17:00Z">
                  <w:rPr>
                    <w:rStyle w:val="Hyperlink"/>
                    <w:rFonts w:ascii="Arial" w:hAnsi="Arial" w:cs="Arial"/>
                    <w:noProof/>
                  </w:rPr>
                </w:rPrChange>
              </w:rPr>
              <w:delText>2.2.1.2.2.6</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498" w:author="Microsoft Office User" w:date="2019-07-09T13:17:00Z">
                  <w:rPr>
                    <w:rStyle w:val="Hyperlink"/>
                    <w:rFonts w:ascii="Arial" w:hAnsi="Arial" w:cs="Arial"/>
                    <w:noProof/>
                  </w:rPr>
                </w:rPrChange>
              </w:rPr>
              <w:delText>How To: Select a source</w:delText>
            </w:r>
            <w:r w:rsidRPr="00E72880" w:rsidDel="00D06B33">
              <w:rPr>
                <w:rFonts w:ascii="Arial" w:hAnsi="Arial" w:cs="Arial"/>
                <w:noProof/>
                <w:webHidden/>
              </w:rPr>
              <w:tab/>
              <w:delText>9</w:delText>
            </w:r>
          </w:del>
        </w:p>
        <w:p w14:paraId="66F9B5F2" w14:textId="28B3A667" w:rsidR="0011503E" w:rsidRPr="00E72880" w:rsidDel="00D06B33" w:rsidRDefault="0011503E">
          <w:pPr>
            <w:pStyle w:val="TOC6"/>
            <w:tabs>
              <w:tab w:val="left" w:pos="2101"/>
              <w:tab w:val="right" w:leader="dot" w:pos="9350"/>
            </w:tabs>
            <w:rPr>
              <w:del w:id="499" w:author="Microsoft Office User" w:date="2019-07-09T13:17:00Z"/>
              <w:rFonts w:ascii="Arial" w:eastAsiaTheme="minorEastAsia" w:hAnsi="Arial" w:cs="Arial"/>
              <w:noProof/>
              <w:sz w:val="24"/>
              <w:szCs w:val="24"/>
              <w:lang w:val="en-US"/>
            </w:rPr>
          </w:pPr>
          <w:del w:id="500" w:author="Microsoft Office User" w:date="2019-07-09T13:17:00Z">
            <w:r w:rsidRPr="00D06B33" w:rsidDel="00D06B33">
              <w:rPr>
                <w:rFonts w:ascii="Arial" w:hAnsi="Arial" w:cs="Arial"/>
                <w:noProof/>
                <w:rPrChange w:id="501" w:author="Microsoft Office User" w:date="2019-07-09T13:17:00Z">
                  <w:rPr>
                    <w:rStyle w:val="Hyperlink"/>
                    <w:rFonts w:ascii="Arial" w:hAnsi="Arial" w:cs="Arial"/>
                    <w:noProof/>
                  </w:rPr>
                </w:rPrChange>
              </w:rPr>
              <w:delText>2.2.1.2.2.7</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02" w:author="Microsoft Office User" w:date="2019-07-09T13:17:00Z">
                  <w:rPr>
                    <w:rStyle w:val="Hyperlink"/>
                    <w:rFonts w:ascii="Arial" w:hAnsi="Arial" w:cs="Arial"/>
                    <w:noProof/>
                  </w:rPr>
                </w:rPrChange>
              </w:rPr>
              <w:delText>Pins</w:delText>
            </w:r>
            <w:r w:rsidRPr="00E72880" w:rsidDel="00D06B33">
              <w:rPr>
                <w:rFonts w:ascii="Arial" w:hAnsi="Arial" w:cs="Arial"/>
                <w:noProof/>
                <w:webHidden/>
              </w:rPr>
              <w:tab/>
              <w:delText>9</w:delText>
            </w:r>
          </w:del>
        </w:p>
        <w:p w14:paraId="14C5FDB4" w14:textId="502B95EF" w:rsidR="0011503E" w:rsidRPr="00E72880" w:rsidDel="00D06B33" w:rsidRDefault="0011503E">
          <w:pPr>
            <w:pStyle w:val="TOC7"/>
            <w:tabs>
              <w:tab w:val="left" w:pos="2453"/>
              <w:tab w:val="right" w:leader="dot" w:pos="9350"/>
            </w:tabs>
            <w:rPr>
              <w:del w:id="503" w:author="Microsoft Office User" w:date="2019-07-09T13:17:00Z"/>
              <w:rFonts w:ascii="Arial" w:eastAsiaTheme="minorEastAsia" w:hAnsi="Arial" w:cs="Arial"/>
              <w:noProof/>
              <w:sz w:val="24"/>
              <w:szCs w:val="24"/>
              <w:lang w:val="en-US"/>
            </w:rPr>
          </w:pPr>
          <w:del w:id="504" w:author="Microsoft Office User" w:date="2019-07-09T13:17:00Z">
            <w:r w:rsidRPr="00D06B33" w:rsidDel="00D06B33">
              <w:rPr>
                <w:rFonts w:ascii="Arial" w:hAnsi="Arial" w:cs="Arial"/>
                <w:noProof/>
                <w:rPrChange w:id="505" w:author="Microsoft Office User" w:date="2019-07-09T13:17:00Z">
                  <w:rPr>
                    <w:rStyle w:val="Hyperlink"/>
                    <w:rFonts w:ascii="Arial" w:hAnsi="Arial" w:cs="Arial"/>
                    <w:noProof/>
                  </w:rPr>
                </w:rPrChange>
              </w:rPr>
              <w:delText>2.2.1.2.2.7.1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06" w:author="Microsoft Office User" w:date="2019-07-09T13:17:00Z">
                  <w:rPr>
                    <w:rStyle w:val="Hyperlink"/>
                    <w:rFonts w:ascii="Arial" w:hAnsi="Arial" w:cs="Arial"/>
                    <w:noProof/>
                  </w:rPr>
                </w:rPrChange>
              </w:rPr>
              <w:delText>How To: Pin a Subtree</w:delText>
            </w:r>
            <w:r w:rsidRPr="00E72880" w:rsidDel="00D06B33">
              <w:rPr>
                <w:rFonts w:ascii="Arial" w:hAnsi="Arial" w:cs="Arial"/>
                <w:noProof/>
                <w:webHidden/>
              </w:rPr>
              <w:tab/>
              <w:delText>9</w:delText>
            </w:r>
          </w:del>
        </w:p>
        <w:p w14:paraId="0AA28E61" w14:textId="195154A4" w:rsidR="0011503E" w:rsidRPr="00E72880" w:rsidDel="00D06B33" w:rsidRDefault="0011503E">
          <w:pPr>
            <w:pStyle w:val="TOC7"/>
            <w:tabs>
              <w:tab w:val="left" w:pos="2453"/>
              <w:tab w:val="right" w:leader="dot" w:pos="9350"/>
            </w:tabs>
            <w:rPr>
              <w:del w:id="507" w:author="Microsoft Office User" w:date="2019-07-09T13:17:00Z"/>
              <w:rFonts w:ascii="Arial" w:eastAsiaTheme="minorEastAsia" w:hAnsi="Arial" w:cs="Arial"/>
              <w:noProof/>
              <w:sz w:val="24"/>
              <w:szCs w:val="24"/>
              <w:lang w:val="en-US"/>
            </w:rPr>
          </w:pPr>
          <w:del w:id="508" w:author="Microsoft Office User" w:date="2019-07-09T13:17:00Z">
            <w:r w:rsidRPr="00D06B33" w:rsidDel="00D06B33">
              <w:rPr>
                <w:rFonts w:ascii="Arial" w:hAnsi="Arial" w:cs="Arial"/>
                <w:noProof/>
                <w:rPrChange w:id="509" w:author="Microsoft Office User" w:date="2019-07-09T13:17:00Z">
                  <w:rPr>
                    <w:rStyle w:val="Hyperlink"/>
                    <w:rFonts w:ascii="Arial" w:hAnsi="Arial" w:cs="Arial"/>
                    <w:noProof/>
                  </w:rPr>
                </w:rPrChange>
              </w:rPr>
              <w:delText>2.2.1.2.2.7.2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10" w:author="Microsoft Office User" w:date="2019-07-09T13:17:00Z">
                  <w:rPr>
                    <w:rStyle w:val="Hyperlink"/>
                    <w:rFonts w:ascii="Arial" w:hAnsi="Arial" w:cs="Arial"/>
                    <w:noProof/>
                  </w:rPr>
                </w:rPrChange>
              </w:rPr>
              <w:delText>How To: Rename a pin</w:delText>
            </w:r>
            <w:r w:rsidRPr="00E72880" w:rsidDel="00D06B33">
              <w:rPr>
                <w:rFonts w:ascii="Arial" w:hAnsi="Arial" w:cs="Arial"/>
                <w:noProof/>
                <w:webHidden/>
              </w:rPr>
              <w:tab/>
              <w:delText>10</w:delText>
            </w:r>
          </w:del>
        </w:p>
        <w:p w14:paraId="193CC441" w14:textId="486546C1" w:rsidR="0011503E" w:rsidRPr="00E72880" w:rsidDel="00D06B33" w:rsidRDefault="0011503E">
          <w:pPr>
            <w:pStyle w:val="TOC6"/>
            <w:tabs>
              <w:tab w:val="left" w:pos="2101"/>
              <w:tab w:val="right" w:leader="dot" w:pos="9350"/>
            </w:tabs>
            <w:rPr>
              <w:del w:id="511" w:author="Microsoft Office User" w:date="2019-07-09T13:17:00Z"/>
              <w:rFonts w:ascii="Arial" w:eastAsiaTheme="minorEastAsia" w:hAnsi="Arial" w:cs="Arial"/>
              <w:noProof/>
              <w:sz w:val="24"/>
              <w:szCs w:val="24"/>
              <w:lang w:val="en-US"/>
            </w:rPr>
          </w:pPr>
          <w:del w:id="512" w:author="Microsoft Office User" w:date="2019-07-09T13:17:00Z">
            <w:r w:rsidRPr="00D06B33" w:rsidDel="00D06B33">
              <w:rPr>
                <w:rFonts w:ascii="Arial" w:hAnsi="Arial" w:cs="Arial"/>
                <w:noProof/>
                <w:rPrChange w:id="513" w:author="Microsoft Office User" w:date="2019-07-09T13:17:00Z">
                  <w:rPr>
                    <w:rStyle w:val="Hyperlink"/>
                    <w:rFonts w:ascii="Arial" w:hAnsi="Arial" w:cs="Arial"/>
                    <w:noProof/>
                  </w:rPr>
                </w:rPrChange>
              </w:rPr>
              <w:delText>2.2.1.2.2.8</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14" w:author="Microsoft Office User" w:date="2019-07-09T13:17:00Z">
                  <w:rPr>
                    <w:rStyle w:val="Hyperlink"/>
                    <w:rFonts w:ascii="Arial" w:hAnsi="Arial" w:cs="Arial"/>
                    <w:noProof/>
                  </w:rPr>
                </w:rPrChange>
              </w:rPr>
              <w:delText>Filtering the source tree</w:delText>
            </w:r>
            <w:r w:rsidRPr="00E72880" w:rsidDel="00D06B33">
              <w:rPr>
                <w:rFonts w:ascii="Arial" w:hAnsi="Arial" w:cs="Arial"/>
                <w:noProof/>
                <w:webHidden/>
              </w:rPr>
              <w:tab/>
              <w:delText>10</w:delText>
            </w:r>
          </w:del>
        </w:p>
        <w:p w14:paraId="4B41C11D" w14:textId="60C8CFB8" w:rsidR="0011503E" w:rsidRPr="00E72880" w:rsidDel="00D06B33" w:rsidRDefault="0011503E">
          <w:pPr>
            <w:pStyle w:val="TOC7"/>
            <w:tabs>
              <w:tab w:val="left" w:pos="2453"/>
              <w:tab w:val="right" w:leader="dot" w:pos="9350"/>
            </w:tabs>
            <w:rPr>
              <w:del w:id="515" w:author="Microsoft Office User" w:date="2019-07-09T13:17:00Z"/>
              <w:rFonts w:ascii="Arial" w:eastAsiaTheme="minorEastAsia" w:hAnsi="Arial" w:cs="Arial"/>
              <w:noProof/>
              <w:sz w:val="24"/>
              <w:szCs w:val="24"/>
              <w:lang w:val="en-US"/>
            </w:rPr>
          </w:pPr>
          <w:del w:id="516" w:author="Microsoft Office User" w:date="2019-07-09T13:17:00Z">
            <w:r w:rsidRPr="00D06B33" w:rsidDel="00D06B33">
              <w:rPr>
                <w:rFonts w:ascii="Arial" w:hAnsi="Arial" w:cs="Arial"/>
                <w:noProof/>
                <w:rPrChange w:id="517" w:author="Microsoft Office User" w:date="2019-07-09T13:17:00Z">
                  <w:rPr>
                    <w:rStyle w:val="Hyperlink"/>
                    <w:rFonts w:ascii="Arial" w:hAnsi="Arial" w:cs="Arial"/>
                    <w:noProof/>
                  </w:rPr>
                </w:rPrChange>
              </w:rPr>
              <w:delText>2.2.1.2.2.8.1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18" w:author="Microsoft Office User" w:date="2019-07-09T13:17:00Z">
                  <w:rPr>
                    <w:rStyle w:val="Hyperlink"/>
                    <w:rFonts w:ascii="Arial" w:hAnsi="Arial" w:cs="Arial"/>
                    <w:noProof/>
                  </w:rPr>
                </w:rPrChange>
              </w:rPr>
              <w:delText>How To: Apply a filter</w:delText>
            </w:r>
            <w:r w:rsidRPr="00E72880" w:rsidDel="00D06B33">
              <w:rPr>
                <w:rFonts w:ascii="Arial" w:hAnsi="Arial" w:cs="Arial"/>
                <w:noProof/>
                <w:webHidden/>
              </w:rPr>
              <w:tab/>
              <w:delText>10</w:delText>
            </w:r>
          </w:del>
        </w:p>
        <w:p w14:paraId="349A44A9" w14:textId="54498B2A" w:rsidR="0011503E" w:rsidRPr="00E72880" w:rsidDel="00D06B33" w:rsidRDefault="0011503E">
          <w:pPr>
            <w:pStyle w:val="TOC7"/>
            <w:tabs>
              <w:tab w:val="left" w:pos="2453"/>
              <w:tab w:val="right" w:leader="dot" w:pos="9350"/>
            </w:tabs>
            <w:rPr>
              <w:del w:id="519" w:author="Microsoft Office User" w:date="2019-07-09T13:17:00Z"/>
              <w:rFonts w:ascii="Arial" w:eastAsiaTheme="minorEastAsia" w:hAnsi="Arial" w:cs="Arial"/>
              <w:noProof/>
              <w:sz w:val="24"/>
              <w:szCs w:val="24"/>
              <w:lang w:val="en-US"/>
            </w:rPr>
          </w:pPr>
          <w:del w:id="520" w:author="Microsoft Office User" w:date="2019-07-09T13:17:00Z">
            <w:r w:rsidRPr="00D06B33" w:rsidDel="00D06B33">
              <w:rPr>
                <w:rFonts w:ascii="Arial" w:hAnsi="Arial" w:cs="Arial"/>
                <w:noProof/>
                <w:rPrChange w:id="521" w:author="Microsoft Office User" w:date="2019-07-09T13:17:00Z">
                  <w:rPr>
                    <w:rStyle w:val="Hyperlink"/>
                    <w:rFonts w:ascii="Arial" w:hAnsi="Arial" w:cs="Arial"/>
                    <w:noProof/>
                  </w:rPr>
                </w:rPrChange>
              </w:rPr>
              <w:delText>2.2.1.2.2.8.2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22" w:author="Microsoft Office User" w:date="2019-07-09T13:17:00Z">
                  <w:rPr>
                    <w:rStyle w:val="Hyperlink"/>
                    <w:rFonts w:ascii="Arial" w:hAnsi="Arial" w:cs="Arial"/>
                    <w:noProof/>
                  </w:rPr>
                </w:rPrChange>
              </w:rPr>
              <w:delText>How To: Remove a filter</w:delText>
            </w:r>
            <w:r w:rsidRPr="00E72880" w:rsidDel="00D06B33">
              <w:rPr>
                <w:rFonts w:ascii="Arial" w:hAnsi="Arial" w:cs="Arial"/>
                <w:noProof/>
                <w:webHidden/>
              </w:rPr>
              <w:tab/>
              <w:delText>10</w:delText>
            </w:r>
          </w:del>
        </w:p>
        <w:p w14:paraId="1D48DA0B" w14:textId="40DFB310" w:rsidR="0011503E" w:rsidRPr="00E72880" w:rsidDel="00D06B33" w:rsidRDefault="0011503E">
          <w:pPr>
            <w:pStyle w:val="TOC6"/>
            <w:tabs>
              <w:tab w:val="left" w:pos="2101"/>
              <w:tab w:val="right" w:leader="dot" w:pos="9350"/>
            </w:tabs>
            <w:rPr>
              <w:del w:id="523" w:author="Microsoft Office User" w:date="2019-07-09T13:17:00Z"/>
              <w:rFonts w:ascii="Arial" w:eastAsiaTheme="minorEastAsia" w:hAnsi="Arial" w:cs="Arial"/>
              <w:noProof/>
              <w:sz w:val="24"/>
              <w:szCs w:val="24"/>
              <w:lang w:val="en-US"/>
            </w:rPr>
          </w:pPr>
          <w:del w:id="524" w:author="Microsoft Office User" w:date="2019-07-09T13:17:00Z">
            <w:r w:rsidRPr="00D06B33" w:rsidDel="00D06B33">
              <w:rPr>
                <w:rFonts w:ascii="Arial" w:hAnsi="Arial" w:cs="Arial"/>
                <w:noProof/>
                <w:rPrChange w:id="525" w:author="Microsoft Office User" w:date="2019-07-09T13:17:00Z">
                  <w:rPr>
                    <w:rStyle w:val="Hyperlink"/>
                    <w:rFonts w:ascii="Arial" w:hAnsi="Arial" w:cs="Arial"/>
                    <w:noProof/>
                  </w:rPr>
                </w:rPrChange>
              </w:rPr>
              <w:delText>2.2.1.2.2.9</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26" w:author="Microsoft Office User" w:date="2019-07-09T13:17:00Z">
                  <w:rPr>
                    <w:rStyle w:val="Hyperlink"/>
                    <w:rFonts w:ascii="Arial" w:hAnsi="Arial" w:cs="Arial"/>
                    <w:noProof/>
                  </w:rPr>
                </w:rPrChange>
              </w:rPr>
              <w:delText>Import CSVs, Epochs or PEFs</w:delText>
            </w:r>
            <w:r w:rsidRPr="00E72880" w:rsidDel="00D06B33">
              <w:rPr>
                <w:rFonts w:ascii="Arial" w:hAnsi="Arial" w:cs="Arial"/>
                <w:noProof/>
                <w:webHidden/>
              </w:rPr>
              <w:tab/>
              <w:delText>10</w:delText>
            </w:r>
          </w:del>
        </w:p>
        <w:p w14:paraId="0EE198E3" w14:textId="679C0C14" w:rsidR="0011503E" w:rsidRPr="00E72880" w:rsidDel="00D06B33" w:rsidRDefault="0011503E">
          <w:pPr>
            <w:pStyle w:val="TOC7"/>
            <w:tabs>
              <w:tab w:val="left" w:pos="2453"/>
              <w:tab w:val="right" w:leader="dot" w:pos="9350"/>
            </w:tabs>
            <w:rPr>
              <w:del w:id="527" w:author="Microsoft Office User" w:date="2019-07-09T13:17:00Z"/>
              <w:rFonts w:ascii="Arial" w:eastAsiaTheme="minorEastAsia" w:hAnsi="Arial" w:cs="Arial"/>
              <w:noProof/>
              <w:sz w:val="24"/>
              <w:szCs w:val="24"/>
              <w:lang w:val="en-US"/>
            </w:rPr>
          </w:pPr>
          <w:del w:id="528" w:author="Microsoft Office User" w:date="2019-07-09T13:17:00Z">
            <w:r w:rsidRPr="00D06B33" w:rsidDel="00D06B33">
              <w:rPr>
                <w:rFonts w:ascii="Arial" w:hAnsi="Arial" w:cs="Arial"/>
                <w:noProof/>
                <w:rPrChange w:id="529" w:author="Microsoft Office User" w:date="2019-07-09T13:17:00Z">
                  <w:rPr>
                    <w:rStyle w:val="Hyperlink"/>
                    <w:rFonts w:ascii="Arial" w:hAnsi="Arial" w:cs="Arial"/>
                    <w:noProof/>
                  </w:rPr>
                </w:rPrChange>
              </w:rPr>
              <w:delText>2.2.1.2.2.9.1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30" w:author="Microsoft Office User" w:date="2019-07-09T13:17:00Z">
                  <w:rPr>
                    <w:rStyle w:val="Hyperlink"/>
                    <w:rFonts w:ascii="Arial" w:hAnsi="Arial" w:cs="Arial"/>
                    <w:noProof/>
                  </w:rPr>
                </w:rPrChange>
              </w:rPr>
              <w:delText>How To: Import</w:delText>
            </w:r>
            <w:r w:rsidRPr="00E72880" w:rsidDel="00D06B33">
              <w:rPr>
                <w:rFonts w:ascii="Arial" w:hAnsi="Arial" w:cs="Arial"/>
                <w:noProof/>
                <w:webHidden/>
              </w:rPr>
              <w:tab/>
              <w:delText>10</w:delText>
            </w:r>
          </w:del>
        </w:p>
        <w:p w14:paraId="7FB2FB7A" w14:textId="172E5C96" w:rsidR="0011503E" w:rsidRPr="00E72880" w:rsidDel="00D06B33" w:rsidRDefault="0011503E">
          <w:pPr>
            <w:pStyle w:val="TOC5"/>
            <w:tabs>
              <w:tab w:val="left" w:pos="1749"/>
              <w:tab w:val="right" w:leader="dot" w:pos="9350"/>
            </w:tabs>
            <w:rPr>
              <w:del w:id="531" w:author="Microsoft Office User" w:date="2019-07-09T13:17:00Z"/>
              <w:rFonts w:ascii="Arial" w:eastAsiaTheme="minorEastAsia" w:hAnsi="Arial" w:cs="Arial"/>
              <w:noProof/>
              <w:sz w:val="24"/>
              <w:szCs w:val="24"/>
              <w:lang w:val="en-US"/>
            </w:rPr>
          </w:pPr>
          <w:del w:id="532" w:author="Microsoft Office User" w:date="2019-07-09T13:17:00Z">
            <w:r w:rsidRPr="00D06B33" w:rsidDel="00D06B33">
              <w:rPr>
                <w:rFonts w:ascii="Arial" w:hAnsi="Arial" w:cs="Arial"/>
                <w:noProof/>
                <w:rPrChange w:id="533" w:author="Microsoft Office User" w:date="2019-07-09T13:17:00Z">
                  <w:rPr>
                    <w:rStyle w:val="Hyperlink"/>
                    <w:rFonts w:ascii="Arial" w:hAnsi="Arial" w:cs="Arial"/>
                    <w:noProof/>
                  </w:rPr>
                </w:rPrChange>
              </w:rPr>
              <w:delText>2.2.1.2.3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34" w:author="Microsoft Office User" w:date="2019-07-09T13:17:00Z">
                  <w:rPr>
                    <w:rStyle w:val="Hyperlink"/>
                    <w:rFonts w:ascii="Arial" w:hAnsi="Arial" w:cs="Arial"/>
                    <w:noProof/>
                  </w:rPr>
                </w:rPrChange>
              </w:rPr>
              <w:delText>Bands</w:delText>
            </w:r>
            <w:r w:rsidRPr="00E72880" w:rsidDel="00D06B33">
              <w:rPr>
                <w:rFonts w:ascii="Arial" w:hAnsi="Arial" w:cs="Arial"/>
                <w:noProof/>
                <w:webHidden/>
              </w:rPr>
              <w:tab/>
              <w:delText>11</w:delText>
            </w:r>
          </w:del>
        </w:p>
        <w:p w14:paraId="10666E4F" w14:textId="2E195A91" w:rsidR="0011503E" w:rsidRPr="00E72880" w:rsidDel="00D06B33" w:rsidRDefault="0011503E">
          <w:pPr>
            <w:pStyle w:val="TOC6"/>
            <w:tabs>
              <w:tab w:val="left" w:pos="2101"/>
              <w:tab w:val="right" w:leader="dot" w:pos="9350"/>
            </w:tabs>
            <w:rPr>
              <w:del w:id="535" w:author="Microsoft Office User" w:date="2019-07-09T13:17:00Z"/>
              <w:rFonts w:ascii="Arial" w:eastAsiaTheme="minorEastAsia" w:hAnsi="Arial" w:cs="Arial"/>
              <w:noProof/>
              <w:sz w:val="24"/>
              <w:szCs w:val="24"/>
              <w:lang w:val="en-US"/>
            </w:rPr>
          </w:pPr>
          <w:del w:id="536" w:author="Microsoft Office User" w:date="2019-07-09T13:17:00Z">
            <w:r w:rsidRPr="00D06B33" w:rsidDel="00D06B33">
              <w:rPr>
                <w:rFonts w:ascii="Arial" w:hAnsi="Arial" w:cs="Arial"/>
                <w:noProof/>
                <w:rPrChange w:id="537" w:author="Microsoft Office User" w:date="2019-07-09T13:17:00Z">
                  <w:rPr>
                    <w:rStyle w:val="Hyperlink"/>
                    <w:rFonts w:ascii="Arial" w:hAnsi="Arial" w:cs="Arial"/>
                    <w:noProof/>
                  </w:rPr>
                </w:rPrChange>
              </w:rPr>
              <w:delText>2.2.1.2.3.1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38" w:author="Microsoft Office User" w:date="2019-07-09T13:17:00Z">
                  <w:rPr>
                    <w:rStyle w:val="Hyperlink"/>
                    <w:rFonts w:ascii="Arial" w:hAnsi="Arial" w:cs="Arial"/>
                    <w:noProof/>
                  </w:rPr>
                </w:rPrChange>
              </w:rPr>
              <w:delText>How to: Select a Band</w:delText>
            </w:r>
            <w:r w:rsidRPr="00E72880" w:rsidDel="00D06B33">
              <w:rPr>
                <w:rFonts w:ascii="Arial" w:hAnsi="Arial" w:cs="Arial"/>
                <w:noProof/>
                <w:webHidden/>
              </w:rPr>
              <w:tab/>
              <w:delText>12</w:delText>
            </w:r>
          </w:del>
        </w:p>
        <w:p w14:paraId="44A29142" w14:textId="3EF139A5" w:rsidR="0011503E" w:rsidRPr="00E72880" w:rsidDel="00D06B33" w:rsidRDefault="0011503E">
          <w:pPr>
            <w:pStyle w:val="TOC7"/>
            <w:tabs>
              <w:tab w:val="left" w:pos="2453"/>
              <w:tab w:val="right" w:leader="dot" w:pos="9350"/>
            </w:tabs>
            <w:rPr>
              <w:del w:id="539" w:author="Microsoft Office User" w:date="2019-07-09T13:17:00Z"/>
              <w:rFonts w:ascii="Arial" w:eastAsiaTheme="minorEastAsia" w:hAnsi="Arial" w:cs="Arial"/>
              <w:noProof/>
              <w:sz w:val="24"/>
              <w:szCs w:val="24"/>
              <w:lang w:val="en-US"/>
            </w:rPr>
          </w:pPr>
          <w:del w:id="540" w:author="Microsoft Office User" w:date="2019-07-09T13:17:00Z">
            <w:r w:rsidRPr="00D06B33" w:rsidDel="00D06B33">
              <w:rPr>
                <w:rFonts w:ascii="Arial" w:hAnsi="Arial" w:cs="Arial"/>
                <w:noProof/>
                <w:rPrChange w:id="541" w:author="Microsoft Office User" w:date="2019-07-09T13:17:00Z">
                  <w:rPr>
                    <w:rStyle w:val="Hyperlink"/>
                    <w:rFonts w:ascii="Arial" w:hAnsi="Arial" w:cs="Arial"/>
                    <w:noProof/>
                  </w:rPr>
                </w:rPrChange>
              </w:rPr>
              <w:delText>2.2.1.2.3.1.1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42" w:author="Microsoft Office User" w:date="2019-07-09T13:17:00Z">
                  <w:rPr>
                    <w:rStyle w:val="Hyperlink"/>
                    <w:rFonts w:ascii="Arial" w:hAnsi="Arial" w:cs="Arial"/>
                    <w:noProof/>
                  </w:rPr>
                </w:rPrChange>
              </w:rPr>
              <w:delText>Band Menu Icons</w:delText>
            </w:r>
            <w:r w:rsidRPr="00E72880" w:rsidDel="00D06B33">
              <w:rPr>
                <w:rFonts w:ascii="Arial" w:hAnsi="Arial" w:cs="Arial"/>
                <w:noProof/>
                <w:webHidden/>
              </w:rPr>
              <w:tab/>
              <w:delText>12</w:delText>
            </w:r>
          </w:del>
        </w:p>
        <w:p w14:paraId="2BAB7289" w14:textId="5CDF4B99" w:rsidR="0011503E" w:rsidRPr="00E72880" w:rsidDel="00D06B33" w:rsidRDefault="0011503E">
          <w:pPr>
            <w:pStyle w:val="TOC6"/>
            <w:tabs>
              <w:tab w:val="left" w:pos="2101"/>
              <w:tab w:val="right" w:leader="dot" w:pos="9350"/>
            </w:tabs>
            <w:rPr>
              <w:del w:id="543" w:author="Microsoft Office User" w:date="2019-07-09T13:17:00Z"/>
              <w:rFonts w:ascii="Arial" w:eastAsiaTheme="minorEastAsia" w:hAnsi="Arial" w:cs="Arial"/>
              <w:noProof/>
              <w:sz w:val="24"/>
              <w:szCs w:val="24"/>
              <w:lang w:val="en-US"/>
            </w:rPr>
          </w:pPr>
          <w:del w:id="544" w:author="Microsoft Office User" w:date="2019-07-09T13:17:00Z">
            <w:r w:rsidRPr="00D06B33" w:rsidDel="00D06B33">
              <w:rPr>
                <w:rFonts w:ascii="Arial" w:hAnsi="Arial" w:cs="Arial"/>
                <w:noProof/>
                <w:rPrChange w:id="545" w:author="Microsoft Office User" w:date="2019-07-09T13:17:00Z">
                  <w:rPr>
                    <w:rStyle w:val="Hyperlink"/>
                    <w:rFonts w:ascii="Arial" w:hAnsi="Arial" w:cs="Arial"/>
                    <w:noProof/>
                  </w:rPr>
                </w:rPrChange>
              </w:rPr>
              <w:delText>2.2.1.2.3.2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46" w:author="Microsoft Office User" w:date="2019-07-09T13:17:00Z">
                  <w:rPr>
                    <w:rStyle w:val="Hyperlink"/>
                    <w:rFonts w:ascii="Arial" w:hAnsi="Arial" w:cs="Arial"/>
                    <w:noProof/>
                  </w:rPr>
                </w:rPrChange>
              </w:rPr>
              <w:delText>Global Settings</w:delText>
            </w:r>
            <w:r w:rsidRPr="00E72880" w:rsidDel="00D06B33">
              <w:rPr>
                <w:rFonts w:ascii="Arial" w:hAnsi="Arial" w:cs="Arial"/>
                <w:noProof/>
                <w:webHidden/>
              </w:rPr>
              <w:tab/>
              <w:delText>14</w:delText>
            </w:r>
          </w:del>
        </w:p>
        <w:p w14:paraId="6B55B846" w14:textId="0371DF6A" w:rsidR="0011503E" w:rsidRPr="00E72880" w:rsidDel="00D06B33" w:rsidRDefault="0011503E">
          <w:pPr>
            <w:pStyle w:val="TOC6"/>
            <w:tabs>
              <w:tab w:val="left" w:pos="2101"/>
              <w:tab w:val="right" w:leader="dot" w:pos="9350"/>
            </w:tabs>
            <w:rPr>
              <w:del w:id="547" w:author="Microsoft Office User" w:date="2019-07-09T13:17:00Z"/>
              <w:rFonts w:ascii="Arial" w:eastAsiaTheme="minorEastAsia" w:hAnsi="Arial" w:cs="Arial"/>
              <w:noProof/>
              <w:sz w:val="24"/>
              <w:szCs w:val="24"/>
              <w:lang w:val="en-US"/>
            </w:rPr>
          </w:pPr>
          <w:del w:id="548" w:author="Microsoft Office User" w:date="2019-07-09T13:17:00Z">
            <w:r w:rsidRPr="00D06B33" w:rsidDel="00D06B33">
              <w:rPr>
                <w:rFonts w:ascii="Arial" w:hAnsi="Arial" w:cs="Arial"/>
                <w:noProof/>
                <w:lang w:val="en-US"/>
                <w:rPrChange w:id="549" w:author="Microsoft Office User" w:date="2019-07-09T13:17:00Z">
                  <w:rPr>
                    <w:rStyle w:val="Hyperlink"/>
                    <w:rFonts w:ascii="Arial" w:hAnsi="Arial" w:cs="Arial"/>
                    <w:noProof/>
                    <w:lang w:val="en-US"/>
                  </w:rPr>
                </w:rPrChange>
              </w:rPr>
              <w:delText>2.2.1.2.3.3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50" w:author="Microsoft Office User" w:date="2019-07-09T13:17:00Z">
                  <w:rPr>
                    <w:rStyle w:val="Hyperlink"/>
                    <w:rFonts w:ascii="Arial" w:hAnsi="Arial" w:cs="Arial"/>
                    <w:noProof/>
                  </w:rPr>
                </w:rPrChange>
              </w:rPr>
              <w:delText>Band Configuration Options by Type</w:delText>
            </w:r>
            <w:r w:rsidRPr="00E72880" w:rsidDel="00D06B33">
              <w:rPr>
                <w:rFonts w:ascii="Arial" w:hAnsi="Arial" w:cs="Arial"/>
                <w:noProof/>
                <w:webHidden/>
              </w:rPr>
              <w:tab/>
              <w:delText>14</w:delText>
            </w:r>
          </w:del>
        </w:p>
        <w:p w14:paraId="528B52B5" w14:textId="77499A9A" w:rsidR="0011503E" w:rsidRPr="00E72880" w:rsidDel="00D06B33" w:rsidRDefault="0011503E">
          <w:pPr>
            <w:pStyle w:val="TOC7"/>
            <w:tabs>
              <w:tab w:val="left" w:pos="2453"/>
              <w:tab w:val="right" w:leader="dot" w:pos="9350"/>
            </w:tabs>
            <w:rPr>
              <w:del w:id="551" w:author="Microsoft Office User" w:date="2019-07-09T13:17:00Z"/>
              <w:rFonts w:ascii="Arial" w:eastAsiaTheme="minorEastAsia" w:hAnsi="Arial" w:cs="Arial"/>
              <w:noProof/>
              <w:sz w:val="24"/>
              <w:szCs w:val="24"/>
              <w:lang w:val="en-US"/>
            </w:rPr>
          </w:pPr>
          <w:del w:id="552" w:author="Microsoft Office User" w:date="2019-07-09T13:17:00Z">
            <w:r w:rsidRPr="00D06B33" w:rsidDel="00D06B33">
              <w:rPr>
                <w:rFonts w:ascii="Arial" w:hAnsi="Arial" w:cs="Arial"/>
                <w:noProof/>
                <w:rPrChange w:id="553" w:author="Microsoft Office User" w:date="2019-07-09T13:17:00Z">
                  <w:rPr>
                    <w:rStyle w:val="Hyperlink"/>
                    <w:rFonts w:ascii="Arial" w:hAnsi="Arial" w:cs="Arial"/>
                    <w:noProof/>
                  </w:rPr>
                </w:rPrChange>
              </w:rPr>
              <w:delText>2.2.1.2.3.3.1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54" w:author="Microsoft Office User" w:date="2019-07-09T13:17:00Z">
                  <w:rPr>
                    <w:rStyle w:val="Hyperlink"/>
                    <w:rFonts w:ascii="Arial" w:hAnsi="Arial" w:cs="Arial"/>
                    <w:noProof/>
                  </w:rPr>
                </w:rPrChange>
              </w:rPr>
              <w:delText>Common Options</w:delText>
            </w:r>
            <w:r w:rsidRPr="00E72880" w:rsidDel="00D06B33">
              <w:rPr>
                <w:rFonts w:ascii="Arial" w:hAnsi="Arial" w:cs="Arial"/>
                <w:noProof/>
                <w:webHidden/>
              </w:rPr>
              <w:tab/>
              <w:delText>14</w:delText>
            </w:r>
          </w:del>
        </w:p>
        <w:p w14:paraId="45F0DE91" w14:textId="112C2AD3" w:rsidR="0011503E" w:rsidRPr="00E72880" w:rsidDel="00D06B33" w:rsidRDefault="0011503E">
          <w:pPr>
            <w:pStyle w:val="TOC7"/>
            <w:tabs>
              <w:tab w:val="left" w:pos="2453"/>
              <w:tab w:val="right" w:leader="dot" w:pos="9350"/>
            </w:tabs>
            <w:rPr>
              <w:del w:id="555" w:author="Microsoft Office User" w:date="2019-07-09T13:17:00Z"/>
              <w:rFonts w:ascii="Arial" w:eastAsiaTheme="minorEastAsia" w:hAnsi="Arial" w:cs="Arial"/>
              <w:noProof/>
              <w:sz w:val="24"/>
              <w:szCs w:val="24"/>
              <w:lang w:val="en-US"/>
            </w:rPr>
          </w:pPr>
          <w:del w:id="556" w:author="Microsoft Office User" w:date="2019-07-09T13:17:00Z">
            <w:r w:rsidRPr="00D06B33" w:rsidDel="00D06B33">
              <w:rPr>
                <w:rFonts w:ascii="Arial" w:hAnsi="Arial" w:cs="Arial"/>
                <w:noProof/>
                <w:rPrChange w:id="557" w:author="Microsoft Office User" w:date="2019-07-09T13:17:00Z">
                  <w:rPr>
                    <w:rStyle w:val="Hyperlink"/>
                    <w:rFonts w:ascii="Arial" w:hAnsi="Arial" w:cs="Arial"/>
                    <w:noProof/>
                  </w:rPr>
                </w:rPrChange>
              </w:rPr>
              <w:delText>2.2.1.2.3.3.2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58" w:author="Microsoft Office User" w:date="2019-07-09T13:17:00Z">
                  <w:rPr>
                    <w:rStyle w:val="Hyperlink"/>
                    <w:rFonts w:ascii="Arial" w:hAnsi="Arial" w:cs="Arial"/>
                    <w:noProof/>
                  </w:rPr>
                </w:rPrChange>
              </w:rPr>
              <w:delText>Divider Bands Options</w:delText>
            </w:r>
            <w:r w:rsidRPr="00E72880" w:rsidDel="00D06B33">
              <w:rPr>
                <w:rFonts w:ascii="Arial" w:hAnsi="Arial" w:cs="Arial"/>
                <w:noProof/>
                <w:webHidden/>
              </w:rPr>
              <w:tab/>
              <w:delText>15</w:delText>
            </w:r>
          </w:del>
        </w:p>
        <w:p w14:paraId="44974155" w14:textId="1EAF3F19" w:rsidR="0011503E" w:rsidRPr="00E72880" w:rsidDel="00D06B33" w:rsidRDefault="0011503E">
          <w:pPr>
            <w:pStyle w:val="TOC7"/>
            <w:tabs>
              <w:tab w:val="left" w:pos="2453"/>
              <w:tab w:val="right" w:leader="dot" w:pos="9350"/>
            </w:tabs>
            <w:rPr>
              <w:del w:id="559" w:author="Microsoft Office User" w:date="2019-07-09T13:17:00Z"/>
              <w:rFonts w:ascii="Arial" w:eastAsiaTheme="minorEastAsia" w:hAnsi="Arial" w:cs="Arial"/>
              <w:noProof/>
              <w:sz w:val="24"/>
              <w:szCs w:val="24"/>
              <w:lang w:val="en-US"/>
            </w:rPr>
          </w:pPr>
          <w:del w:id="560" w:author="Microsoft Office User" w:date="2019-07-09T13:17:00Z">
            <w:r w:rsidRPr="00D06B33" w:rsidDel="00D06B33">
              <w:rPr>
                <w:rFonts w:ascii="Arial" w:hAnsi="Arial" w:cs="Arial"/>
                <w:noProof/>
                <w:rPrChange w:id="561" w:author="Microsoft Office User" w:date="2019-07-09T13:17:00Z">
                  <w:rPr>
                    <w:rStyle w:val="Hyperlink"/>
                    <w:rFonts w:ascii="Arial" w:hAnsi="Arial" w:cs="Arial"/>
                    <w:noProof/>
                  </w:rPr>
                </w:rPrChange>
              </w:rPr>
              <w:delText>2.2.1.2.3.3.3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62" w:author="Microsoft Office User" w:date="2019-07-09T13:17:00Z">
                  <w:rPr>
                    <w:rStyle w:val="Hyperlink"/>
                    <w:rFonts w:ascii="Arial" w:hAnsi="Arial" w:cs="Arial"/>
                    <w:noProof/>
                  </w:rPr>
                </w:rPrChange>
              </w:rPr>
              <w:delText>Resource Bands Options</w:delText>
            </w:r>
            <w:r w:rsidRPr="00E72880" w:rsidDel="00D06B33">
              <w:rPr>
                <w:rFonts w:ascii="Arial" w:hAnsi="Arial" w:cs="Arial"/>
                <w:noProof/>
                <w:webHidden/>
              </w:rPr>
              <w:tab/>
              <w:delText>15</w:delText>
            </w:r>
          </w:del>
        </w:p>
        <w:p w14:paraId="79B23FDA" w14:textId="3F411429" w:rsidR="0011503E" w:rsidRPr="00E72880" w:rsidDel="00D06B33" w:rsidRDefault="0011503E">
          <w:pPr>
            <w:pStyle w:val="TOC7"/>
            <w:tabs>
              <w:tab w:val="left" w:pos="2453"/>
              <w:tab w:val="right" w:leader="dot" w:pos="9350"/>
            </w:tabs>
            <w:rPr>
              <w:del w:id="563" w:author="Microsoft Office User" w:date="2019-07-09T13:17:00Z"/>
              <w:rFonts w:ascii="Arial" w:eastAsiaTheme="minorEastAsia" w:hAnsi="Arial" w:cs="Arial"/>
              <w:noProof/>
              <w:sz w:val="24"/>
              <w:szCs w:val="24"/>
              <w:lang w:val="en-US"/>
            </w:rPr>
          </w:pPr>
          <w:del w:id="564" w:author="Microsoft Office User" w:date="2019-07-09T13:17:00Z">
            <w:r w:rsidRPr="00D06B33" w:rsidDel="00D06B33">
              <w:rPr>
                <w:rFonts w:ascii="Arial" w:hAnsi="Arial" w:cs="Arial"/>
                <w:noProof/>
                <w:rPrChange w:id="565" w:author="Microsoft Office User" w:date="2019-07-09T13:17:00Z">
                  <w:rPr>
                    <w:rStyle w:val="Hyperlink"/>
                    <w:rFonts w:ascii="Arial" w:hAnsi="Arial" w:cs="Arial"/>
                    <w:noProof/>
                  </w:rPr>
                </w:rPrChange>
              </w:rPr>
              <w:delText>2.2.1.2.3.3.4</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66" w:author="Microsoft Office User" w:date="2019-07-09T13:17:00Z">
                  <w:rPr>
                    <w:rStyle w:val="Hyperlink"/>
                    <w:rFonts w:ascii="Arial" w:hAnsi="Arial" w:cs="Arial"/>
                    <w:noProof/>
                  </w:rPr>
                </w:rPrChange>
              </w:rPr>
              <w:delText>State Bands Options</w:delText>
            </w:r>
            <w:r w:rsidRPr="00E72880" w:rsidDel="00D06B33">
              <w:rPr>
                <w:rFonts w:ascii="Arial" w:hAnsi="Arial" w:cs="Arial"/>
                <w:noProof/>
                <w:webHidden/>
              </w:rPr>
              <w:tab/>
              <w:delText>16</w:delText>
            </w:r>
          </w:del>
        </w:p>
        <w:p w14:paraId="46489691" w14:textId="5CA27B70" w:rsidR="0011503E" w:rsidRPr="00E72880" w:rsidDel="00D06B33" w:rsidRDefault="0011503E">
          <w:pPr>
            <w:pStyle w:val="TOC7"/>
            <w:tabs>
              <w:tab w:val="left" w:pos="2453"/>
              <w:tab w:val="right" w:leader="dot" w:pos="9350"/>
            </w:tabs>
            <w:rPr>
              <w:del w:id="567" w:author="Microsoft Office User" w:date="2019-07-09T13:17:00Z"/>
              <w:rFonts w:ascii="Arial" w:eastAsiaTheme="minorEastAsia" w:hAnsi="Arial" w:cs="Arial"/>
              <w:noProof/>
              <w:sz w:val="24"/>
              <w:szCs w:val="24"/>
              <w:lang w:val="en-US"/>
            </w:rPr>
          </w:pPr>
          <w:del w:id="568" w:author="Microsoft Office User" w:date="2019-07-09T13:17:00Z">
            <w:r w:rsidRPr="00D06B33" w:rsidDel="00D06B33">
              <w:rPr>
                <w:rFonts w:ascii="Arial" w:hAnsi="Arial" w:cs="Arial"/>
                <w:noProof/>
                <w:rPrChange w:id="569" w:author="Microsoft Office User" w:date="2019-07-09T13:17:00Z">
                  <w:rPr>
                    <w:rStyle w:val="Hyperlink"/>
                    <w:rFonts w:ascii="Arial" w:hAnsi="Arial" w:cs="Arial"/>
                    <w:noProof/>
                  </w:rPr>
                </w:rPrChange>
              </w:rPr>
              <w:delText>2.2.1.2.3.3.5</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70" w:author="Microsoft Office User" w:date="2019-07-09T13:17:00Z">
                  <w:rPr>
                    <w:rStyle w:val="Hyperlink"/>
                    <w:rFonts w:ascii="Arial" w:hAnsi="Arial" w:cs="Arial"/>
                    <w:noProof/>
                  </w:rPr>
                </w:rPrChange>
              </w:rPr>
              <w:delText>Activity Bands Options</w:delText>
            </w:r>
            <w:r w:rsidRPr="00E72880" w:rsidDel="00D06B33">
              <w:rPr>
                <w:rFonts w:ascii="Arial" w:hAnsi="Arial" w:cs="Arial"/>
                <w:noProof/>
                <w:webHidden/>
              </w:rPr>
              <w:tab/>
              <w:delText>16</w:delText>
            </w:r>
          </w:del>
        </w:p>
        <w:p w14:paraId="69C502A1" w14:textId="2EDAB673" w:rsidR="0011503E" w:rsidRPr="00E72880" w:rsidDel="00D06B33" w:rsidRDefault="0011503E">
          <w:pPr>
            <w:pStyle w:val="TOC6"/>
            <w:tabs>
              <w:tab w:val="left" w:pos="2101"/>
              <w:tab w:val="right" w:leader="dot" w:pos="9350"/>
            </w:tabs>
            <w:rPr>
              <w:del w:id="571" w:author="Microsoft Office User" w:date="2019-07-09T13:17:00Z"/>
              <w:rFonts w:ascii="Arial" w:eastAsiaTheme="minorEastAsia" w:hAnsi="Arial" w:cs="Arial"/>
              <w:noProof/>
              <w:sz w:val="24"/>
              <w:szCs w:val="24"/>
              <w:lang w:val="en-US"/>
            </w:rPr>
          </w:pPr>
          <w:del w:id="572" w:author="Microsoft Office User" w:date="2019-07-09T13:17:00Z">
            <w:r w:rsidRPr="00D06B33" w:rsidDel="00D06B33">
              <w:rPr>
                <w:rFonts w:ascii="Arial" w:hAnsi="Arial" w:cs="Arial"/>
                <w:noProof/>
                <w:rPrChange w:id="573" w:author="Microsoft Office User" w:date="2019-07-09T13:17:00Z">
                  <w:rPr>
                    <w:rStyle w:val="Hyperlink"/>
                    <w:rFonts w:ascii="Arial" w:hAnsi="Arial" w:cs="Arial"/>
                    <w:noProof/>
                  </w:rPr>
                </w:rPrChange>
              </w:rPr>
              <w:delText>2.2.1.2.3.4</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74" w:author="Microsoft Office User" w:date="2019-07-09T13:17:00Z">
                  <w:rPr>
                    <w:rStyle w:val="Hyperlink"/>
                    <w:rFonts w:ascii="Arial" w:hAnsi="Arial" w:cs="Arial"/>
                    <w:noProof/>
                  </w:rPr>
                </w:rPrChange>
              </w:rPr>
              <w:delText>Manage Graphs Menu: Time Management Buttons</w:delText>
            </w:r>
            <w:r w:rsidRPr="00E72880" w:rsidDel="00D06B33">
              <w:rPr>
                <w:rFonts w:ascii="Arial" w:hAnsi="Arial" w:cs="Arial"/>
                <w:noProof/>
                <w:webHidden/>
              </w:rPr>
              <w:tab/>
              <w:delText>17</w:delText>
            </w:r>
          </w:del>
        </w:p>
        <w:p w14:paraId="4602BF0B" w14:textId="6A169247" w:rsidR="0011503E" w:rsidRPr="00E72880" w:rsidDel="00D06B33" w:rsidRDefault="0011503E">
          <w:pPr>
            <w:pStyle w:val="TOC7"/>
            <w:tabs>
              <w:tab w:val="left" w:pos="2453"/>
              <w:tab w:val="right" w:leader="dot" w:pos="9350"/>
            </w:tabs>
            <w:rPr>
              <w:del w:id="575" w:author="Microsoft Office User" w:date="2019-07-09T13:17:00Z"/>
              <w:rFonts w:ascii="Arial" w:eastAsiaTheme="minorEastAsia" w:hAnsi="Arial" w:cs="Arial"/>
              <w:noProof/>
              <w:sz w:val="24"/>
              <w:szCs w:val="24"/>
              <w:lang w:val="en-US"/>
            </w:rPr>
          </w:pPr>
          <w:del w:id="576" w:author="Microsoft Office User" w:date="2019-07-09T13:17:00Z">
            <w:r w:rsidRPr="00D06B33" w:rsidDel="00D06B33">
              <w:rPr>
                <w:rFonts w:ascii="Arial" w:hAnsi="Arial" w:cs="Arial"/>
                <w:noProof/>
                <w:lang w:val="en-US"/>
                <w:rPrChange w:id="577" w:author="Microsoft Office User" w:date="2019-07-09T13:17:00Z">
                  <w:rPr>
                    <w:rStyle w:val="Hyperlink"/>
                    <w:rFonts w:ascii="Arial" w:hAnsi="Arial" w:cs="Arial"/>
                    <w:noProof/>
                    <w:lang w:val="en-US"/>
                  </w:rPr>
                </w:rPrChange>
              </w:rPr>
              <w:delText>2.2.1.2.3.4.1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78" w:author="Microsoft Office User" w:date="2019-07-09T13:17:00Z">
                  <w:rPr>
                    <w:rStyle w:val="Hyperlink"/>
                    <w:rFonts w:ascii="Arial" w:hAnsi="Arial" w:cs="Arial"/>
                    <w:noProof/>
                  </w:rPr>
                </w:rPrChange>
              </w:rPr>
              <w:delText>How to: Pan To</w:delText>
            </w:r>
            <w:r w:rsidRPr="00E72880" w:rsidDel="00D06B33">
              <w:rPr>
                <w:rFonts w:ascii="Arial" w:hAnsi="Arial" w:cs="Arial"/>
                <w:noProof/>
                <w:webHidden/>
              </w:rPr>
              <w:tab/>
              <w:delText>17</w:delText>
            </w:r>
          </w:del>
        </w:p>
        <w:p w14:paraId="7267D9B1" w14:textId="0B56286D" w:rsidR="0011503E" w:rsidRPr="00E72880" w:rsidDel="00D06B33" w:rsidRDefault="0011503E">
          <w:pPr>
            <w:pStyle w:val="TOC7"/>
            <w:tabs>
              <w:tab w:val="left" w:pos="2453"/>
              <w:tab w:val="right" w:leader="dot" w:pos="9350"/>
            </w:tabs>
            <w:rPr>
              <w:del w:id="579" w:author="Microsoft Office User" w:date="2019-07-09T13:17:00Z"/>
              <w:rFonts w:ascii="Arial" w:eastAsiaTheme="minorEastAsia" w:hAnsi="Arial" w:cs="Arial"/>
              <w:noProof/>
              <w:sz w:val="24"/>
              <w:szCs w:val="24"/>
              <w:lang w:val="en-US"/>
            </w:rPr>
          </w:pPr>
          <w:del w:id="580" w:author="Microsoft Office User" w:date="2019-07-09T13:17:00Z">
            <w:r w:rsidRPr="00D06B33" w:rsidDel="00D06B33">
              <w:rPr>
                <w:rFonts w:ascii="Arial" w:hAnsi="Arial" w:cs="Arial"/>
                <w:noProof/>
                <w:rPrChange w:id="581" w:author="Microsoft Office User" w:date="2019-07-09T13:17:00Z">
                  <w:rPr>
                    <w:rStyle w:val="Hyperlink"/>
                    <w:rFonts w:ascii="Arial" w:hAnsi="Arial" w:cs="Arial"/>
                    <w:noProof/>
                  </w:rPr>
                </w:rPrChange>
              </w:rPr>
              <w:delText>2.2.1.2.3.4.2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82" w:author="Microsoft Office User" w:date="2019-07-09T13:17:00Z">
                  <w:rPr>
                    <w:rStyle w:val="Hyperlink"/>
                    <w:rFonts w:ascii="Arial" w:hAnsi="Arial" w:cs="Arial"/>
                    <w:noProof/>
                  </w:rPr>
                </w:rPrChange>
              </w:rPr>
              <w:delText>How to: Zoom In/Out</w:delText>
            </w:r>
            <w:r w:rsidRPr="00E72880" w:rsidDel="00D06B33">
              <w:rPr>
                <w:rFonts w:ascii="Arial" w:hAnsi="Arial" w:cs="Arial"/>
                <w:noProof/>
                <w:webHidden/>
              </w:rPr>
              <w:tab/>
              <w:delText>17</w:delText>
            </w:r>
          </w:del>
        </w:p>
        <w:p w14:paraId="15174D32" w14:textId="43B63183" w:rsidR="0011503E" w:rsidRPr="00E72880" w:rsidDel="00D06B33" w:rsidRDefault="0011503E">
          <w:pPr>
            <w:pStyle w:val="TOC7"/>
            <w:tabs>
              <w:tab w:val="left" w:pos="2453"/>
              <w:tab w:val="right" w:leader="dot" w:pos="9350"/>
            </w:tabs>
            <w:rPr>
              <w:del w:id="583" w:author="Microsoft Office User" w:date="2019-07-09T13:17:00Z"/>
              <w:rFonts w:ascii="Arial" w:eastAsiaTheme="minorEastAsia" w:hAnsi="Arial" w:cs="Arial"/>
              <w:noProof/>
              <w:sz w:val="24"/>
              <w:szCs w:val="24"/>
              <w:lang w:val="en-US"/>
            </w:rPr>
          </w:pPr>
          <w:del w:id="584" w:author="Microsoft Office User" w:date="2019-07-09T13:17:00Z">
            <w:r w:rsidRPr="00D06B33" w:rsidDel="00D06B33">
              <w:rPr>
                <w:rFonts w:ascii="Arial" w:hAnsi="Arial" w:cs="Arial"/>
                <w:noProof/>
                <w:rPrChange w:id="585" w:author="Microsoft Office User" w:date="2019-07-09T13:17:00Z">
                  <w:rPr>
                    <w:rStyle w:val="Hyperlink"/>
                    <w:rFonts w:ascii="Arial" w:hAnsi="Arial" w:cs="Arial"/>
                    <w:noProof/>
                  </w:rPr>
                </w:rPrChange>
              </w:rPr>
              <w:delText>2.2.1.2.3.4.3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86" w:author="Microsoft Office User" w:date="2019-07-09T13:17:00Z">
                  <w:rPr>
                    <w:rStyle w:val="Hyperlink"/>
                    <w:rFonts w:ascii="Arial" w:hAnsi="Arial" w:cs="Arial"/>
                    <w:noProof/>
                  </w:rPr>
                </w:rPrChange>
              </w:rPr>
              <w:delText>How to: Reset Time</w:delText>
            </w:r>
            <w:r w:rsidRPr="00E72880" w:rsidDel="00D06B33">
              <w:rPr>
                <w:rFonts w:ascii="Arial" w:hAnsi="Arial" w:cs="Arial"/>
                <w:noProof/>
                <w:webHidden/>
              </w:rPr>
              <w:tab/>
              <w:delText>17</w:delText>
            </w:r>
          </w:del>
        </w:p>
        <w:p w14:paraId="39F92E3D" w14:textId="767A9754" w:rsidR="0011503E" w:rsidRPr="00E72880" w:rsidDel="00D06B33" w:rsidRDefault="0011503E">
          <w:pPr>
            <w:pStyle w:val="TOC7"/>
            <w:tabs>
              <w:tab w:val="left" w:pos="2453"/>
              <w:tab w:val="right" w:leader="dot" w:pos="9350"/>
            </w:tabs>
            <w:rPr>
              <w:del w:id="587" w:author="Microsoft Office User" w:date="2019-07-09T13:17:00Z"/>
              <w:rFonts w:ascii="Arial" w:eastAsiaTheme="minorEastAsia" w:hAnsi="Arial" w:cs="Arial"/>
              <w:noProof/>
              <w:sz w:val="24"/>
              <w:szCs w:val="24"/>
              <w:lang w:val="en-US"/>
            </w:rPr>
          </w:pPr>
          <w:del w:id="588" w:author="Microsoft Office User" w:date="2019-07-09T13:17:00Z">
            <w:r w:rsidRPr="00D06B33" w:rsidDel="00D06B33">
              <w:rPr>
                <w:rFonts w:ascii="Arial" w:hAnsi="Arial" w:cs="Arial"/>
                <w:noProof/>
                <w:rPrChange w:id="589" w:author="Microsoft Office User" w:date="2019-07-09T13:17:00Z">
                  <w:rPr>
                    <w:rStyle w:val="Hyperlink"/>
                    <w:rFonts w:ascii="Arial" w:hAnsi="Arial" w:cs="Arial"/>
                    <w:noProof/>
                  </w:rPr>
                </w:rPrChange>
              </w:rPr>
              <w:delText>2.2.1.2.3.4.4</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90" w:author="Microsoft Office User" w:date="2019-07-09T13:17:00Z">
                  <w:rPr>
                    <w:rStyle w:val="Hyperlink"/>
                    <w:rFonts w:ascii="Arial" w:hAnsi="Arial" w:cs="Arial"/>
                    <w:noProof/>
                  </w:rPr>
                </w:rPrChange>
              </w:rPr>
              <w:delText>How to: Pan Left/Right</w:delText>
            </w:r>
            <w:r w:rsidRPr="00E72880" w:rsidDel="00D06B33">
              <w:rPr>
                <w:rFonts w:ascii="Arial" w:hAnsi="Arial" w:cs="Arial"/>
                <w:noProof/>
                <w:webHidden/>
              </w:rPr>
              <w:tab/>
              <w:delText>17</w:delText>
            </w:r>
          </w:del>
        </w:p>
        <w:p w14:paraId="276FA10B" w14:textId="08214C0C" w:rsidR="0011503E" w:rsidRPr="00E72880" w:rsidDel="00D06B33" w:rsidRDefault="0011503E">
          <w:pPr>
            <w:pStyle w:val="TOC7"/>
            <w:tabs>
              <w:tab w:val="left" w:pos="2453"/>
              <w:tab w:val="right" w:leader="dot" w:pos="9350"/>
            </w:tabs>
            <w:rPr>
              <w:del w:id="591" w:author="Microsoft Office User" w:date="2019-07-09T13:17:00Z"/>
              <w:rFonts w:ascii="Arial" w:eastAsiaTheme="minorEastAsia" w:hAnsi="Arial" w:cs="Arial"/>
              <w:noProof/>
              <w:sz w:val="24"/>
              <w:szCs w:val="24"/>
              <w:lang w:val="en-US"/>
            </w:rPr>
          </w:pPr>
          <w:del w:id="592" w:author="Microsoft Office User" w:date="2019-07-09T13:17:00Z">
            <w:r w:rsidRPr="00D06B33" w:rsidDel="00D06B33">
              <w:rPr>
                <w:rFonts w:ascii="Arial" w:hAnsi="Arial" w:cs="Arial"/>
                <w:noProof/>
                <w:rPrChange w:id="593" w:author="Microsoft Office User" w:date="2019-07-09T13:17:00Z">
                  <w:rPr>
                    <w:rStyle w:val="Hyperlink"/>
                    <w:rFonts w:ascii="Arial" w:hAnsi="Arial" w:cs="Arial"/>
                    <w:noProof/>
                  </w:rPr>
                </w:rPrChange>
              </w:rPr>
              <w:delText>2.2.1.2.3.4.5</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94" w:author="Microsoft Office User" w:date="2019-07-09T13:17:00Z">
                  <w:rPr>
                    <w:rStyle w:val="Hyperlink"/>
                    <w:rFonts w:ascii="Arial" w:hAnsi="Arial" w:cs="Arial"/>
                    <w:noProof/>
                  </w:rPr>
                </w:rPrChange>
              </w:rPr>
              <w:delText>How to: Execute brush from the timeline</w:delText>
            </w:r>
            <w:r w:rsidRPr="00E72880" w:rsidDel="00D06B33">
              <w:rPr>
                <w:rFonts w:ascii="Arial" w:hAnsi="Arial" w:cs="Arial"/>
                <w:noProof/>
                <w:webHidden/>
              </w:rPr>
              <w:tab/>
              <w:delText>17</w:delText>
            </w:r>
          </w:del>
        </w:p>
        <w:p w14:paraId="0081F665" w14:textId="077FB52D" w:rsidR="0011503E" w:rsidRPr="00E72880" w:rsidDel="00D06B33" w:rsidRDefault="0011503E">
          <w:pPr>
            <w:pStyle w:val="TOC6"/>
            <w:tabs>
              <w:tab w:val="left" w:pos="2101"/>
              <w:tab w:val="right" w:leader="dot" w:pos="9350"/>
            </w:tabs>
            <w:rPr>
              <w:del w:id="595" w:author="Microsoft Office User" w:date="2019-07-09T13:17:00Z"/>
              <w:rFonts w:ascii="Arial" w:eastAsiaTheme="minorEastAsia" w:hAnsi="Arial" w:cs="Arial"/>
              <w:noProof/>
              <w:sz w:val="24"/>
              <w:szCs w:val="24"/>
              <w:lang w:val="en-US"/>
            </w:rPr>
          </w:pPr>
          <w:del w:id="596" w:author="Microsoft Office User" w:date="2019-07-09T13:17:00Z">
            <w:r w:rsidRPr="00D06B33" w:rsidDel="00D06B33">
              <w:rPr>
                <w:rFonts w:ascii="Arial" w:hAnsi="Arial" w:cs="Arial"/>
                <w:noProof/>
                <w:rPrChange w:id="597" w:author="Microsoft Office User" w:date="2019-07-09T13:17:00Z">
                  <w:rPr>
                    <w:rStyle w:val="Hyperlink"/>
                    <w:rFonts w:ascii="Arial" w:hAnsi="Arial" w:cs="Arial"/>
                    <w:noProof/>
                  </w:rPr>
                </w:rPrChange>
              </w:rPr>
              <w:delText>2.2.1.2.3.5</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598" w:author="Microsoft Office User" w:date="2019-07-09T13:17:00Z">
                  <w:rPr>
                    <w:rStyle w:val="Hyperlink"/>
                    <w:rFonts w:ascii="Arial" w:hAnsi="Arial" w:cs="Arial"/>
                    <w:noProof/>
                  </w:rPr>
                </w:rPrChange>
              </w:rPr>
              <w:delText>Other features available in the Bands Panel</w:delText>
            </w:r>
            <w:r w:rsidRPr="00E72880" w:rsidDel="00D06B33">
              <w:rPr>
                <w:rFonts w:ascii="Arial" w:hAnsi="Arial" w:cs="Arial"/>
                <w:noProof/>
                <w:webHidden/>
              </w:rPr>
              <w:tab/>
              <w:delText>18</w:delText>
            </w:r>
          </w:del>
        </w:p>
        <w:p w14:paraId="14D63A8A" w14:textId="31F56A8F" w:rsidR="0011503E" w:rsidRPr="00E72880" w:rsidDel="00D06B33" w:rsidRDefault="0011503E">
          <w:pPr>
            <w:pStyle w:val="TOC7"/>
            <w:tabs>
              <w:tab w:val="left" w:pos="2453"/>
              <w:tab w:val="right" w:leader="dot" w:pos="9350"/>
            </w:tabs>
            <w:rPr>
              <w:del w:id="599" w:author="Microsoft Office User" w:date="2019-07-09T13:17:00Z"/>
              <w:rFonts w:ascii="Arial" w:eastAsiaTheme="minorEastAsia" w:hAnsi="Arial" w:cs="Arial"/>
              <w:noProof/>
              <w:sz w:val="24"/>
              <w:szCs w:val="24"/>
              <w:lang w:val="en-US"/>
            </w:rPr>
          </w:pPr>
          <w:del w:id="600" w:author="Microsoft Office User" w:date="2019-07-09T13:17:00Z">
            <w:r w:rsidRPr="00D06B33" w:rsidDel="00D06B33">
              <w:rPr>
                <w:rFonts w:ascii="Arial" w:hAnsi="Arial" w:cs="Arial"/>
                <w:noProof/>
                <w:rPrChange w:id="601" w:author="Microsoft Office User" w:date="2019-07-09T13:17:00Z">
                  <w:rPr>
                    <w:rStyle w:val="Hyperlink"/>
                    <w:rFonts w:ascii="Arial" w:hAnsi="Arial" w:cs="Arial"/>
                    <w:noProof/>
                  </w:rPr>
                </w:rPrChange>
              </w:rPr>
              <w:delText>2.2.1.2.3.5.1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02" w:author="Microsoft Office User" w:date="2019-07-09T13:17:00Z">
                  <w:rPr>
                    <w:rStyle w:val="Hyperlink"/>
                    <w:rFonts w:ascii="Arial" w:hAnsi="Arial" w:cs="Arial"/>
                    <w:noProof/>
                  </w:rPr>
                </w:rPrChange>
              </w:rPr>
              <w:delText>How to: Select a Data Point</w:delText>
            </w:r>
            <w:r w:rsidRPr="00E72880" w:rsidDel="00D06B33">
              <w:rPr>
                <w:rFonts w:ascii="Arial" w:hAnsi="Arial" w:cs="Arial"/>
                <w:noProof/>
                <w:webHidden/>
              </w:rPr>
              <w:tab/>
              <w:delText>18</w:delText>
            </w:r>
          </w:del>
        </w:p>
        <w:p w14:paraId="79907C4C" w14:textId="41665C20" w:rsidR="0011503E" w:rsidRPr="00E72880" w:rsidDel="00D06B33" w:rsidRDefault="0011503E">
          <w:pPr>
            <w:pStyle w:val="TOC7"/>
            <w:tabs>
              <w:tab w:val="left" w:pos="2453"/>
              <w:tab w:val="right" w:leader="dot" w:pos="9350"/>
            </w:tabs>
            <w:rPr>
              <w:del w:id="603" w:author="Microsoft Office User" w:date="2019-07-09T13:17:00Z"/>
              <w:rFonts w:ascii="Arial" w:eastAsiaTheme="minorEastAsia" w:hAnsi="Arial" w:cs="Arial"/>
              <w:noProof/>
              <w:sz w:val="24"/>
              <w:szCs w:val="24"/>
              <w:lang w:val="en-US"/>
            </w:rPr>
          </w:pPr>
          <w:del w:id="604" w:author="Microsoft Office User" w:date="2019-07-09T13:17:00Z">
            <w:r w:rsidRPr="00D06B33" w:rsidDel="00D06B33">
              <w:rPr>
                <w:rFonts w:ascii="Arial" w:hAnsi="Arial" w:cs="Arial"/>
                <w:noProof/>
                <w:rPrChange w:id="605" w:author="Microsoft Office User" w:date="2019-07-09T13:17:00Z">
                  <w:rPr>
                    <w:rStyle w:val="Hyperlink"/>
                    <w:rFonts w:ascii="Arial" w:hAnsi="Arial" w:cs="Arial"/>
                    <w:noProof/>
                  </w:rPr>
                </w:rPrChange>
              </w:rPr>
              <w:delText>2.2.1.2.3.5.2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06" w:author="Microsoft Office User" w:date="2019-07-09T13:17:00Z">
                  <w:rPr>
                    <w:rStyle w:val="Hyperlink"/>
                    <w:rFonts w:ascii="Arial" w:hAnsi="Arial" w:cs="Arial"/>
                    <w:noProof/>
                  </w:rPr>
                </w:rPrChange>
              </w:rPr>
              <w:delText>How to: Remove all Bands</w:delText>
            </w:r>
            <w:r w:rsidRPr="00E72880" w:rsidDel="00D06B33">
              <w:rPr>
                <w:rFonts w:ascii="Arial" w:hAnsi="Arial" w:cs="Arial"/>
                <w:noProof/>
                <w:webHidden/>
              </w:rPr>
              <w:tab/>
              <w:delText>18</w:delText>
            </w:r>
          </w:del>
        </w:p>
        <w:p w14:paraId="36FD75D8" w14:textId="2727C470" w:rsidR="0011503E" w:rsidRPr="00E72880" w:rsidDel="00D06B33" w:rsidRDefault="0011503E">
          <w:pPr>
            <w:pStyle w:val="TOC7"/>
            <w:tabs>
              <w:tab w:val="left" w:pos="2453"/>
              <w:tab w:val="right" w:leader="dot" w:pos="9350"/>
            </w:tabs>
            <w:rPr>
              <w:del w:id="607" w:author="Microsoft Office User" w:date="2019-07-09T13:17:00Z"/>
              <w:rFonts w:ascii="Arial" w:eastAsiaTheme="minorEastAsia" w:hAnsi="Arial" w:cs="Arial"/>
              <w:noProof/>
              <w:sz w:val="24"/>
              <w:szCs w:val="24"/>
              <w:lang w:val="en-US"/>
            </w:rPr>
          </w:pPr>
          <w:del w:id="608" w:author="Microsoft Office User" w:date="2019-07-09T13:17:00Z">
            <w:r w:rsidRPr="00D06B33" w:rsidDel="00D06B33">
              <w:rPr>
                <w:rFonts w:ascii="Arial" w:hAnsi="Arial" w:cs="Arial"/>
                <w:noProof/>
                <w:rPrChange w:id="609" w:author="Microsoft Office User" w:date="2019-07-09T13:17:00Z">
                  <w:rPr>
                    <w:rStyle w:val="Hyperlink"/>
                    <w:rFonts w:ascii="Arial" w:hAnsi="Arial" w:cs="Arial"/>
                    <w:noProof/>
                  </w:rPr>
                </w:rPrChange>
              </w:rPr>
              <w:delText>2.2.1.2.3.5.3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10" w:author="Microsoft Office User" w:date="2019-07-09T13:17:00Z">
                  <w:rPr>
                    <w:rStyle w:val="Hyperlink"/>
                    <w:rFonts w:ascii="Arial" w:hAnsi="Arial" w:cs="Arial"/>
                    <w:noProof/>
                  </w:rPr>
                </w:rPrChange>
              </w:rPr>
              <w:delText>How to: Expand Activity Data Points</w:delText>
            </w:r>
            <w:r w:rsidRPr="00E72880" w:rsidDel="00D06B33">
              <w:rPr>
                <w:rFonts w:ascii="Arial" w:hAnsi="Arial" w:cs="Arial"/>
                <w:noProof/>
                <w:webHidden/>
              </w:rPr>
              <w:tab/>
              <w:delText>19</w:delText>
            </w:r>
          </w:del>
        </w:p>
        <w:p w14:paraId="349EB5DD" w14:textId="49BAC6AB" w:rsidR="0011503E" w:rsidRPr="00E72880" w:rsidDel="00D06B33" w:rsidRDefault="0011503E">
          <w:pPr>
            <w:pStyle w:val="TOC5"/>
            <w:tabs>
              <w:tab w:val="left" w:pos="1749"/>
              <w:tab w:val="right" w:leader="dot" w:pos="9350"/>
            </w:tabs>
            <w:rPr>
              <w:del w:id="611" w:author="Microsoft Office User" w:date="2019-07-09T13:17:00Z"/>
              <w:rFonts w:ascii="Arial" w:eastAsiaTheme="minorEastAsia" w:hAnsi="Arial" w:cs="Arial"/>
              <w:noProof/>
              <w:sz w:val="24"/>
              <w:szCs w:val="24"/>
              <w:lang w:val="en-US"/>
            </w:rPr>
          </w:pPr>
          <w:del w:id="612" w:author="Microsoft Office User" w:date="2019-07-09T13:17:00Z">
            <w:r w:rsidRPr="00D06B33" w:rsidDel="00D06B33">
              <w:rPr>
                <w:rFonts w:ascii="Arial" w:hAnsi="Arial" w:cs="Arial"/>
                <w:noProof/>
                <w:rPrChange w:id="613" w:author="Microsoft Office User" w:date="2019-07-09T13:17:00Z">
                  <w:rPr>
                    <w:rStyle w:val="Hyperlink"/>
                    <w:rFonts w:ascii="Arial" w:hAnsi="Arial" w:cs="Arial"/>
                    <w:noProof/>
                  </w:rPr>
                </w:rPrChange>
              </w:rPr>
              <w:delText>2.2.1.2.4</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14" w:author="Microsoft Office User" w:date="2019-07-09T13:17:00Z">
                  <w:rPr>
                    <w:rStyle w:val="Hyperlink"/>
                    <w:rFonts w:ascii="Arial" w:hAnsi="Arial" w:cs="Arial"/>
                    <w:noProof/>
                  </w:rPr>
                </w:rPrChange>
              </w:rPr>
              <w:delText>Guides</w:delText>
            </w:r>
            <w:r w:rsidRPr="00E72880" w:rsidDel="00D06B33">
              <w:rPr>
                <w:rFonts w:ascii="Arial" w:hAnsi="Arial" w:cs="Arial"/>
                <w:noProof/>
                <w:webHidden/>
              </w:rPr>
              <w:tab/>
              <w:delText>20</w:delText>
            </w:r>
          </w:del>
        </w:p>
        <w:p w14:paraId="47B3A352" w14:textId="6281A94E" w:rsidR="0011503E" w:rsidRPr="00E72880" w:rsidDel="00D06B33" w:rsidRDefault="0011503E">
          <w:pPr>
            <w:pStyle w:val="TOC6"/>
            <w:tabs>
              <w:tab w:val="left" w:pos="2101"/>
              <w:tab w:val="right" w:leader="dot" w:pos="9350"/>
            </w:tabs>
            <w:rPr>
              <w:del w:id="615" w:author="Microsoft Office User" w:date="2019-07-09T13:17:00Z"/>
              <w:rFonts w:ascii="Arial" w:eastAsiaTheme="minorEastAsia" w:hAnsi="Arial" w:cs="Arial"/>
              <w:noProof/>
              <w:sz w:val="24"/>
              <w:szCs w:val="24"/>
              <w:lang w:val="en-US"/>
            </w:rPr>
          </w:pPr>
          <w:del w:id="616" w:author="Microsoft Office User" w:date="2019-07-09T13:17:00Z">
            <w:r w:rsidRPr="00D06B33" w:rsidDel="00D06B33">
              <w:rPr>
                <w:rFonts w:ascii="Arial" w:hAnsi="Arial" w:cs="Arial"/>
                <w:noProof/>
                <w:rPrChange w:id="617" w:author="Microsoft Office User" w:date="2019-07-09T13:17:00Z">
                  <w:rPr>
                    <w:rStyle w:val="Hyperlink"/>
                    <w:rFonts w:ascii="Arial" w:hAnsi="Arial" w:cs="Arial"/>
                    <w:noProof/>
                  </w:rPr>
                </w:rPrChange>
              </w:rPr>
              <w:delText>2.2.1.2.4.1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18" w:author="Microsoft Office User" w:date="2019-07-09T13:17:00Z">
                  <w:rPr>
                    <w:rStyle w:val="Hyperlink"/>
                    <w:rFonts w:ascii="Arial" w:hAnsi="Arial" w:cs="Arial"/>
                    <w:noProof/>
                  </w:rPr>
                </w:rPrChange>
              </w:rPr>
              <w:delText>How to: Add a Guide</w:delText>
            </w:r>
            <w:r w:rsidRPr="00E72880" w:rsidDel="00D06B33">
              <w:rPr>
                <w:rFonts w:ascii="Arial" w:hAnsi="Arial" w:cs="Arial"/>
                <w:noProof/>
                <w:webHidden/>
              </w:rPr>
              <w:tab/>
              <w:delText>21</w:delText>
            </w:r>
          </w:del>
        </w:p>
        <w:p w14:paraId="518D57EE" w14:textId="0BB017F7" w:rsidR="0011503E" w:rsidRPr="00E72880" w:rsidDel="00D06B33" w:rsidRDefault="0011503E">
          <w:pPr>
            <w:pStyle w:val="TOC6"/>
            <w:tabs>
              <w:tab w:val="left" w:pos="2101"/>
              <w:tab w:val="right" w:leader="dot" w:pos="9350"/>
            </w:tabs>
            <w:rPr>
              <w:del w:id="619" w:author="Microsoft Office User" w:date="2019-07-09T13:17:00Z"/>
              <w:rFonts w:ascii="Arial" w:eastAsiaTheme="minorEastAsia" w:hAnsi="Arial" w:cs="Arial"/>
              <w:noProof/>
              <w:sz w:val="24"/>
              <w:szCs w:val="24"/>
              <w:lang w:val="en-US"/>
            </w:rPr>
          </w:pPr>
          <w:del w:id="620" w:author="Microsoft Office User" w:date="2019-07-09T13:17:00Z">
            <w:r w:rsidRPr="00D06B33" w:rsidDel="00D06B33">
              <w:rPr>
                <w:rFonts w:ascii="Arial" w:hAnsi="Arial" w:cs="Arial"/>
                <w:noProof/>
                <w:rPrChange w:id="621" w:author="Microsoft Office User" w:date="2019-07-09T13:17:00Z">
                  <w:rPr>
                    <w:rStyle w:val="Hyperlink"/>
                    <w:rFonts w:ascii="Arial" w:hAnsi="Arial" w:cs="Arial"/>
                    <w:noProof/>
                  </w:rPr>
                </w:rPrChange>
              </w:rPr>
              <w:delText>2.2.1.2.4.2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22" w:author="Microsoft Office User" w:date="2019-07-09T13:17:00Z">
                  <w:rPr>
                    <w:rStyle w:val="Hyperlink"/>
                    <w:rFonts w:ascii="Arial" w:hAnsi="Arial" w:cs="Arial"/>
                    <w:noProof/>
                  </w:rPr>
                </w:rPrChange>
              </w:rPr>
              <w:delText>How to: Delete a Guide</w:delText>
            </w:r>
            <w:r w:rsidRPr="00E72880" w:rsidDel="00D06B33">
              <w:rPr>
                <w:rFonts w:ascii="Arial" w:hAnsi="Arial" w:cs="Arial"/>
                <w:noProof/>
                <w:webHidden/>
              </w:rPr>
              <w:tab/>
              <w:delText>21</w:delText>
            </w:r>
          </w:del>
        </w:p>
        <w:p w14:paraId="367328D1" w14:textId="489F8376" w:rsidR="0011503E" w:rsidRPr="00E72880" w:rsidDel="00D06B33" w:rsidRDefault="0011503E">
          <w:pPr>
            <w:pStyle w:val="TOC6"/>
            <w:tabs>
              <w:tab w:val="left" w:pos="2101"/>
              <w:tab w:val="right" w:leader="dot" w:pos="9350"/>
            </w:tabs>
            <w:rPr>
              <w:del w:id="623" w:author="Microsoft Office User" w:date="2019-07-09T13:17:00Z"/>
              <w:rFonts w:ascii="Arial" w:eastAsiaTheme="minorEastAsia" w:hAnsi="Arial" w:cs="Arial"/>
              <w:noProof/>
              <w:sz w:val="24"/>
              <w:szCs w:val="24"/>
              <w:lang w:val="en-US"/>
            </w:rPr>
          </w:pPr>
          <w:del w:id="624" w:author="Microsoft Office User" w:date="2019-07-09T13:17:00Z">
            <w:r w:rsidRPr="00D06B33" w:rsidDel="00D06B33">
              <w:rPr>
                <w:rFonts w:ascii="Arial" w:hAnsi="Arial" w:cs="Arial"/>
                <w:noProof/>
                <w:rPrChange w:id="625" w:author="Microsoft Office User" w:date="2019-07-09T13:17:00Z">
                  <w:rPr>
                    <w:rStyle w:val="Hyperlink"/>
                    <w:rFonts w:ascii="Arial" w:hAnsi="Arial" w:cs="Arial"/>
                    <w:noProof/>
                  </w:rPr>
                </w:rPrChange>
              </w:rPr>
              <w:delText>2.2.1.2.4.3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26" w:author="Microsoft Office User" w:date="2019-07-09T13:17:00Z">
                  <w:rPr>
                    <w:rStyle w:val="Hyperlink"/>
                    <w:rFonts w:ascii="Arial" w:hAnsi="Arial" w:cs="Arial"/>
                    <w:noProof/>
                  </w:rPr>
                </w:rPrChange>
              </w:rPr>
              <w:delText>How to: Delete All Guides</w:delText>
            </w:r>
            <w:r w:rsidRPr="00E72880" w:rsidDel="00D06B33">
              <w:rPr>
                <w:rFonts w:ascii="Arial" w:hAnsi="Arial" w:cs="Arial"/>
                <w:noProof/>
                <w:webHidden/>
              </w:rPr>
              <w:tab/>
              <w:delText>21</w:delText>
            </w:r>
          </w:del>
        </w:p>
        <w:p w14:paraId="7AF1AE38" w14:textId="6C1BB387" w:rsidR="0011503E" w:rsidRPr="00E72880" w:rsidDel="00D06B33" w:rsidRDefault="0011503E">
          <w:pPr>
            <w:pStyle w:val="TOC5"/>
            <w:tabs>
              <w:tab w:val="left" w:pos="1749"/>
              <w:tab w:val="right" w:leader="dot" w:pos="9350"/>
            </w:tabs>
            <w:rPr>
              <w:del w:id="627" w:author="Microsoft Office User" w:date="2019-07-09T13:17:00Z"/>
              <w:rFonts w:ascii="Arial" w:eastAsiaTheme="minorEastAsia" w:hAnsi="Arial" w:cs="Arial"/>
              <w:noProof/>
              <w:sz w:val="24"/>
              <w:szCs w:val="24"/>
              <w:lang w:val="en-US"/>
            </w:rPr>
          </w:pPr>
          <w:del w:id="628" w:author="Microsoft Office User" w:date="2019-07-09T13:17:00Z">
            <w:r w:rsidRPr="00D06B33" w:rsidDel="00D06B33">
              <w:rPr>
                <w:rFonts w:ascii="Arial" w:hAnsi="Arial" w:cs="Arial"/>
                <w:noProof/>
                <w:rPrChange w:id="629" w:author="Microsoft Office User" w:date="2019-07-09T13:17:00Z">
                  <w:rPr>
                    <w:rStyle w:val="Hyperlink"/>
                    <w:rFonts w:ascii="Arial" w:hAnsi="Arial" w:cs="Arial"/>
                    <w:noProof/>
                  </w:rPr>
                </w:rPrChange>
              </w:rPr>
              <w:delText>2.2.1.2.5</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30" w:author="Microsoft Office User" w:date="2019-07-09T13:17:00Z">
                  <w:rPr>
                    <w:rStyle w:val="Hyperlink"/>
                    <w:rFonts w:ascii="Arial" w:hAnsi="Arial" w:cs="Arial"/>
                    <w:noProof/>
                  </w:rPr>
                </w:rPrChange>
              </w:rPr>
              <w:delText>Time cursor</w:delText>
            </w:r>
            <w:r w:rsidRPr="00E72880" w:rsidDel="00D06B33">
              <w:rPr>
                <w:rFonts w:ascii="Arial" w:hAnsi="Arial" w:cs="Arial"/>
                <w:noProof/>
                <w:webHidden/>
              </w:rPr>
              <w:tab/>
              <w:delText>22</w:delText>
            </w:r>
          </w:del>
        </w:p>
        <w:p w14:paraId="24B58172" w14:textId="2BA0E6D8" w:rsidR="0011503E" w:rsidRPr="00E72880" w:rsidDel="00D06B33" w:rsidRDefault="0011503E">
          <w:pPr>
            <w:pStyle w:val="TOC6"/>
            <w:tabs>
              <w:tab w:val="left" w:pos="2101"/>
              <w:tab w:val="right" w:leader="dot" w:pos="9350"/>
            </w:tabs>
            <w:rPr>
              <w:del w:id="631" w:author="Microsoft Office User" w:date="2019-07-09T13:17:00Z"/>
              <w:rFonts w:ascii="Arial" w:eastAsiaTheme="minorEastAsia" w:hAnsi="Arial" w:cs="Arial"/>
              <w:noProof/>
              <w:sz w:val="24"/>
              <w:szCs w:val="24"/>
              <w:lang w:val="en-US"/>
            </w:rPr>
          </w:pPr>
          <w:del w:id="632" w:author="Microsoft Office User" w:date="2019-07-09T13:17:00Z">
            <w:r w:rsidRPr="00D06B33" w:rsidDel="00D06B33">
              <w:rPr>
                <w:rFonts w:ascii="Arial" w:hAnsi="Arial" w:cs="Arial"/>
                <w:noProof/>
                <w:rPrChange w:id="633" w:author="Microsoft Office User" w:date="2019-07-09T13:17:00Z">
                  <w:rPr>
                    <w:rStyle w:val="Hyperlink"/>
                    <w:rFonts w:ascii="Arial" w:hAnsi="Arial" w:cs="Arial"/>
                    <w:noProof/>
                  </w:rPr>
                </w:rPrChange>
              </w:rPr>
              <w:delText>2.2.1.2.5.1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34" w:author="Microsoft Office User" w:date="2019-07-09T13:17:00Z">
                  <w:rPr>
                    <w:rStyle w:val="Hyperlink"/>
                    <w:rFonts w:ascii="Arial" w:hAnsi="Arial" w:cs="Arial"/>
                    <w:noProof/>
                  </w:rPr>
                </w:rPrChange>
              </w:rPr>
              <w:delText>How to: Add a Time Cursor</w:delText>
            </w:r>
            <w:r w:rsidRPr="00E72880" w:rsidDel="00D06B33">
              <w:rPr>
                <w:rFonts w:ascii="Arial" w:hAnsi="Arial" w:cs="Arial"/>
                <w:noProof/>
                <w:webHidden/>
              </w:rPr>
              <w:tab/>
              <w:delText>22</w:delText>
            </w:r>
          </w:del>
        </w:p>
        <w:p w14:paraId="6233C9DB" w14:textId="73C905E2" w:rsidR="0011503E" w:rsidRPr="00E72880" w:rsidDel="00D06B33" w:rsidRDefault="0011503E">
          <w:pPr>
            <w:pStyle w:val="TOC6"/>
            <w:tabs>
              <w:tab w:val="left" w:pos="2101"/>
              <w:tab w:val="right" w:leader="dot" w:pos="9350"/>
            </w:tabs>
            <w:rPr>
              <w:del w:id="635" w:author="Microsoft Office User" w:date="2019-07-09T13:17:00Z"/>
              <w:rFonts w:ascii="Arial" w:eastAsiaTheme="minorEastAsia" w:hAnsi="Arial" w:cs="Arial"/>
              <w:noProof/>
              <w:sz w:val="24"/>
              <w:szCs w:val="24"/>
              <w:lang w:val="en-US"/>
            </w:rPr>
          </w:pPr>
          <w:del w:id="636" w:author="Microsoft Office User" w:date="2019-07-09T13:17:00Z">
            <w:r w:rsidRPr="00D06B33" w:rsidDel="00D06B33">
              <w:rPr>
                <w:rFonts w:ascii="Arial" w:hAnsi="Arial" w:cs="Arial"/>
                <w:noProof/>
                <w:rPrChange w:id="637" w:author="Microsoft Office User" w:date="2019-07-09T13:17:00Z">
                  <w:rPr>
                    <w:rStyle w:val="Hyperlink"/>
                    <w:rFonts w:ascii="Arial" w:hAnsi="Arial" w:cs="Arial"/>
                    <w:noProof/>
                  </w:rPr>
                </w:rPrChange>
              </w:rPr>
              <w:delText>2.2.1.2.5.2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38" w:author="Microsoft Office User" w:date="2019-07-09T13:17:00Z">
                  <w:rPr>
                    <w:rStyle w:val="Hyperlink"/>
                    <w:rFonts w:ascii="Arial" w:hAnsi="Arial" w:cs="Arial"/>
                    <w:noProof/>
                  </w:rPr>
                </w:rPrChange>
              </w:rPr>
              <w:delText>Other options</w:delText>
            </w:r>
            <w:r w:rsidRPr="00E72880" w:rsidDel="00D06B33">
              <w:rPr>
                <w:rFonts w:ascii="Arial" w:hAnsi="Arial" w:cs="Arial"/>
                <w:noProof/>
                <w:webHidden/>
              </w:rPr>
              <w:tab/>
              <w:delText>23</w:delText>
            </w:r>
          </w:del>
        </w:p>
        <w:p w14:paraId="77D3AF6C" w14:textId="70E2EB28" w:rsidR="0011503E" w:rsidRPr="00E72880" w:rsidDel="00D06B33" w:rsidRDefault="0011503E">
          <w:pPr>
            <w:pStyle w:val="TOC5"/>
            <w:tabs>
              <w:tab w:val="left" w:pos="1749"/>
              <w:tab w:val="right" w:leader="dot" w:pos="9350"/>
            </w:tabs>
            <w:rPr>
              <w:del w:id="639" w:author="Microsoft Office User" w:date="2019-07-09T13:17:00Z"/>
              <w:rFonts w:ascii="Arial" w:eastAsiaTheme="minorEastAsia" w:hAnsi="Arial" w:cs="Arial"/>
              <w:noProof/>
              <w:sz w:val="24"/>
              <w:szCs w:val="24"/>
              <w:lang w:val="en-US"/>
            </w:rPr>
          </w:pPr>
          <w:del w:id="640" w:author="Microsoft Office User" w:date="2019-07-09T13:17:00Z">
            <w:r w:rsidRPr="00D06B33" w:rsidDel="00D06B33">
              <w:rPr>
                <w:rFonts w:ascii="Arial" w:hAnsi="Arial" w:cs="Arial"/>
                <w:noProof/>
                <w:rPrChange w:id="641" w:author="Microsoft Office User" w:date="2019-07-09T13:17:00Z">
                  <w:rPr>
                    <w:rStyle w:val="Hyperlink"/>
                    <w:rFonts w:ascii="Arial" w:hAnsi="Arial" w:cs="Arial"/>
                    <w:noProof/>
                  </w:rPr>
                </w:rPrChange>
              </w:rPr>
              <w:delText>2.2.1.2.6</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42" w:author="Microsoft Office User" w:date="2019-07-09T13:17:00Z">
                  <w:rPr>
                    <w:rStyle w:val="Hyperlink"/>
                    <w:rFonts w:ascii="Arial" w:hAnsi="Arial" w:cs="Arial"/>
                    <w:noProof/>
                  </w:rPr>
                </w:rPrChange>
              </w:rPr>
              <w:delText>States, Layouts and Shareable Links</w:delText>
            </w:r>
            <w:r w:rsidRPr="00E72880" w:rsidDel="00D06B33">
              <w:rPr>
                <w:rFonts w:ascii="Arial" w:hAnsi="Arial" w:cs="Arial"/>
                <w:noProof/>
                <w:webHidden/>
              </w:rPr>
              <w:tab/>
              <w:delText>24</w:delText>
            </w:r>
          </w:del>
        </w:p>
        <w:p w14:paraId="0EFDAC69" w14:textId="5CDA5590" w:rsidR="0011503E" w:rsidRPr="00E72880" w:rsidDel="00D06B33" w:rsidRDefault="0011503E">
          <w:pPr>
            <w:pStyle w:val="TOC6"/>
            <w:tabs>
              <w:tab w:val="left" w:pos="2101"/>
              <w:tab w:val="right" w:leader="dot" w:pos="9350"/>
            </w:tabs>
            <w:rPr>
              <w:del w:id="643" w:author="Microsoft Office User" w:date="2019-07-09T13:17:00Z"/>
              <w:rFonts w:ascii="Arial" w:eastAsiaTheme="minorEastAsia" w:hAnsi="Arial" w:cs="Arial"/>
              <w:noProof/>
              <w:sz w:val="24"/>
              <w:szCs w:val="24"/>
              <w:lang w:val="en-US"/>
            </w:rPr>
          </w:pPr>
          <w:del w:id="644" w:author="Microsoft Office User" w:date="2019-07-09T13:17:00Z">
            <w:r w:rsidRPr="00D06B33" w:rsidDel="00D06B33">
              <w:rPr>
                <w:rFonts w:ascii="Arial" w:hAnsi="Arial" w:cs="Arial"/>
                <w:noProof/>
                <w:rPrChange w:id="645" w:author="Microsoft Office User" w:date="2019-07-09T13:17:00Z">
                  <w:rPr>
                    <w:rStyle w:val="Hyperlink"/>
                    <w:rFonts w:ascii="Arial" w:hAnsi="Arial" w:cs="Arial"/>
                    <w:noProof/>
                  </w:rPr>
                </w:rPrChange>
              </w:rPr>
              <w:delText>2.2.1.2.6.1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46" w:author="Microsoft Office User" w:date="2019-07-09T13:17:00Z">
                  <w:rPr>
                    <w:rStyle w:val="Hyperlink"/>
                    <w:rFonts w:ascii="Arial" w:hAnsi="Arial" w:cs="Arial"/>
                    <w:noProof/>
                  </w:rPr>
                </w:rPrChange>
              </w:rPr>
              <w:delText>States</w:delText>
            </w:r>
            <w:r w:rsidRPr="00E72880" w:rsidDel="00D06B33">
              <w:rPr>
                <w:rFonts w:ascii="Arial" w:hAnsi="Arial" w:cs="Arial"/>
                <w:noProof/>
                <w:webHidden/>
              </w:rPr>
              <w:tab/>
              <w:delText>24</w:delText>
            </w:r>
          </w:del>
        </w:p>
        <w:p w14:paraId="34CBFA75" w14:textId="64B55663" w:rsidR="0011503E" w:rsidRPr="00E72880" w:rsidDel="00D06B33" w:rsidRDefault="0011503E">
          <w:pPr>
            <w:pStyle w:val="TOC7"/>
            <w:tabs>
              <w:tab w:val="left" w:pos="2453"/>
              <w:tab w:val="right" w:leader="dot" w:pos="9350"/>
            </w:tabs>
            <w:rPr>
              <w:del w:id="647" w:author="Microsoft Office User" w:date="2019-07-09T13:17:00Z"/>
              <w:rFonts w:ascii="Arial" w:eastAsiaTheme="minorEastAsia" w:hAnsi="Arial" w:cs="Arial"/>
              <w:noProof/>
              <w:sz w:val="24"/>
              <w:szCs w:val="24"/>
              <w:lang w:val="en-US"/>
            </w:rPr>
          </w:pPr>
          <w:del w:id="648" w:author="Microsoft Office User" w:date="2019-07-09T13:17:00Z">
            <w:r w:rsidRPr="00D06B33" w:rsidDel="00D06B33">
              <w:rPr>
                <w:rFonts w:ascii="Arial" w:hAnsi="Arial" w:cs="Arial"/>
                <w:noProof/>
                <w:rPrChange w:id="649" w:author="Microsoft Office User" w:date="2019-07-09T13:17:00Z">
                  <w:rPr>
                    <w:rStyle w:val="Hyperlink"/>
                    <w:rFonts w:ascii="Arial" w:hAnsi="Arial" w:cs="Arial"/>
                    <w:noProof/>
                  </w:rPr>
                </w:rPrChange>
              </w:rPr>
              <w:delText>2.2.1.2.6.1.1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50" w:author="Microsoft Office User" w:date="2019-07-09T13:17:00Z">
                  <w:rPr>
                    <w:rStyle w:val="Hyperlink"/>
                    <w:rFonts w:ascii="Arial" w:hAnsi="Arial" w:cs="Arial"/>
                    <w:noProof/>
                  </w:rPr>
                </w:rPrChange>
              </w:rPr>
              <w:delText>How to: Save a State</w:delText>
            </w:r>
            <w:r w:rsidRPr="00E72880" w:rsidDel="00D06B33">
              <w:rPr>
                <w:rFonts w:ascii="Arial" w:hAnsi="Arial" w:cs="Arial"/>
                <w:noProof/>
                <w:webHidden/>
              </w:rPr>
              <w:tab/>
              <w:delText>24</w:delText>
            </w:r>
          </w:del>
        </w:p>
        <w:p w14:paraId="10542AD5" w14:textId="149B0F71" w:rsidR="0011503E" w:rsidRPr="00E72880" w:rsidDel="00D06B33" w:rsidRDefault="0011503E">
          <w:pPr>
            <w:pStyle w:val="TOC7"/>
            <w:tabs>
              <w:tab w:val="left" w:pos="2453"/>
              <w:tab w:val="right" w:leader="dot" w:pos="9350"/>
            </w:tabs>
            <w:rPr>
              <w:del w:id="651" w:author="Microsoft Office User" w:date="2019-07-09T13:17:00Z"/>
              <w:rFonts w:ascii="Arial" w:eastAsiaTheme="minorEastAsia" w:hAnsi="Arial" w:cs="Arial"/>
              <w:noProof/>
              <w:sz w:val="24"/>
              <w:szCs w:val="24"/>
              <w:lang w:val="en-US"/>
            </w:rPr>
          </w:pPr>
          <w:del w:id="652" w:author="Microsoft Office User" w:date="2019-07-09T13:17:00Z">
            <w:r w:rsidRPr="00D06B33" w:rsidDel="00D06B33">
              <w:rPr>
                <w:rFonts w:ascii="Arial" w:hAnsi="Arial" w:cs="Arial"/>
                <w:noProof/>
                <w:rPrChange w:id="653" w:author="Microsoft Office User" w:date="2019-07-09T13:17:00Z">
                  <w:rPr>
                    <w:rStyle w:val="Hyperlink"/>
                    <w:rFonts w:ascii="Arial" w:hAnsi="Arial" w:cs="Arial"/>
                    <w:noProof/>
                  </w:rPr>
                </w:rPrChange>
              </w:rPr>
              <w:delText>2.2.1.2.6.1.2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54" w:author="Microsoft Office User" w:date="2019-07-09T13:17:00Z">
                  <w:rPr>
                    <w:rStyle w:val="Hyperlink"/>
                    <w:rFonts w:ascii="Arial" w:hAnsi="Arial" w:cs="Arial"/>
                    <w:noProof/>
                  </w:rPr>
                </w:rPrChange>
              </w:rPr>
              <w:delText>How to: Apply as a State</w:delText>
            </w:r>
            <w:r w:rsidRPr="00E72880" w:rsidDel="00D06B33">
              <w:rPr>
                <w:rFonts w:ascii="Arial" w:hAnsi="Arial" w:cs="Arial"/>
                <w:noProof/>
                <w:webHidden/>
              </w:rPr>
              <w:tab/>
              <w:delText>24</w:delText>
            </w:r>
          </w:del>
        </w:p>
        <w:p w14:paraId="07FBD612" w14:textId="55252725" w:rsidR="0011503E" w:rsidRPr="00E72880" w:rsidDel="00D06B33" w:rsidRDefault="0011503E">
          <w:pPr>
            <w:pStyle w:val="TOC7"/>
            <w:tabs>
              <w:tab w:val="left" w:pos="2453"/>
              <w:tab w:val="right" w:leader="dot" w:pos="9350"/>
            </w:tabs>
            <w:rPr>
              <w:del w:id="655" w:author="Microsoft Office User" w:date="2019-07-09T13:17:00Z"/>
              <w:rFonts w:ascii="Arial" w:eastAsiaTheme="minorEastAsia" w:hAnsi="Arial" w:cs="Arial"/>
              <w:noProof/>
              <w:sz w:val="24"/>
              <w:szCs w:val="24"/>
              <w:lang w:val="en-US"/>
            </w:rPr>
          </w:pPr>
          <w:del w:id="656" w:author="Microsoft Office User" w:date="2019-07-09T13:17:00Z">
            <w:r w:rsidRPr="00D06B33" w:rsidDel="00D06B33">
              <w:rPr>
                <w:rFonts w:ascii="Arial" w:hAnsi="Arial" w:cs="Arial"/>
                <w:noProof/>
                <w:rPrChange w:id="657" w:author="Microsoft Office User" w:date="2019-07-09T13:17:00Z">
                  <w:rPr>
                    <w:rStyle w:val="Hyperlink"/>
                    <w:rFonts w:ascii="Arial" w:hAnsi="Arial" w:cs="Arial"/>
                    <w:noProof/>
                  </w:rPr>
                </w:rPrChange>
              </w:rPr>
              <w:delText>2.2.1.2.6.1.3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58" w:author="Microsoft Office User" w:date="2019-07-09T13:17:00Z">
                  <w:rPr>
                    <w:rStyle w:val="Hyperlink"/>
                    <w:rFonts w:ascii="Arial" w:hAnsi="Arial" w:cs="Arial"/>
                    <w:noProof/>
                  </w:rPr>
                </w:rPrChange>
              </w:rPr>
              <w:delText>How to: Update a State from the Source Explorer</w:delText>
            </w:r>
            <w:r w:rsidRPr="00E72880" w:rsidDel="00D06B33">
              <w:rPr>
                <w:rFonts w:ascii="Arial" w:hAnsi="Arial" w:cs="Arial"/>
                <w:noProof/>
                <w:webHidden/>
              </w:rPr>
              <w:tab/>
              <w:delText>25</w:delText>
            </w:r>
          </w:del>
        </w:p>
        <w:p w14:paraId="635015DA" w14:textId="2AAF4690" w:rsidR="0011503E" w:rsidRPr="00E72880" w:rsidDel="00D06B33" w:rsidRDefault="0011503E">
          <w:pPr>
            <w:pStyle w:val="TOC7"/>
            <w:tabs>
              <w:tab w:val="left" w:pos="2453"/>
              <w:tab w:val="right" w:leader="dot" w:pos="9350"/>
            </w:tabs>
            <w:rPr>
              <w:del w:id="659" w:author="Microsoft Office User" w:date="2019-07-09T13:17:00Z"/>
              <w:rFonts w:ascii="Arial" w:eastAsiaTheme="minorEastAsia" w:hAnsi="Arial" w:cs="Arial"/>
              <w:noProof/>
              <w:sz w:val="24"/>
              <w:szCs w:val="24"/>
              <w:lang w:val="en-US"/>
            </w:rPr>
          </w:pPr>
          <w:del w:id="660" w:author="Microsoft Office User" w:date="2019-07-09T13:17:00Z">
            <w:r w:rsidRPr="00D06B33" w:rsidDel="00D06B33">
              <w:rPr>
                <w:rFonts w:ascii="Arial" w:hAnsi="Arial" w:cs="Arial"/>
                <w:noProof/>
                <w:rPrChange w:id="661" w:author="Microsoft Office User" w:date="2019-07-09T13:17:00Z">
                  <w:rPr>
                    <w:rStyle w:val="Hyperlink"/>
                    <w:rFonts w:ascii="Arial" w:hAnsi="Arial" w:cs="Arial"/>
                    <w:noProof/>
                  </w:rPr>
                </w:rPrChange>
              </w:rPr>
              <w:delText>2.2.1.2.6.1.4</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62" w:author="Microsoft Office User" w:date="2019-07-09T13:17:00Z">
                  <w:rPr>
                    <w:rStyle w:val="Hyperlink"/>
                    <w:rFonts w:ascii="Arial" w:hAnsi="Arial" w:cs="Arial"/>
                    <w:noProof/>
                  </w:rPr>
                </w:rPrChange>
              </w:rPr>
              <w:delText>How to Update the State from the State Management Buttons</w:delText>
            </w:r>
            <w:r w:rsidRPr="00E72880" w:rsidDel="00D06B33">
              <w:rPr>
                <w:rFonts w:ascii="Arial" w:hAnsi="Arial" w:cs="Arial"/>
                <w:noProof/>
                <w:webHidden/>
              </w:rPr>
              <w:tab/>
              <w:delText>25</w:delText>
            </w:r>
          </w:del>
        </w:p>
        <w:p w14:paraId="12633792" w14:textId="1B6B340C" w:rsidR="0011503E" w:rsidRPr="00E72880" w:rsidDel="00D06B33" w:rsidRDefault="0011503E">
          <w:pPr>
            <w:pStyle w:val="TOC7"/>
            <w:tabs>
              <w:tab w:val="left" w:pos="2453"/>
              <w:tab w:val="right" w:leader="dot" w:pos="9350"/>
            </w:tabs>
            <w:rPr>
              <w:del w:id="663" w:author="Microsoft Office User" w:date="2019-07-09T13:17:00Z"/>
              <w:rFonts w:ascii="Arial" w:eastAsiaTheme="minorEastAsia" w:hAnsi="Arial" w:cs="Arial"/>
              <w:noProof/>
              <w:sz w:val="24"/>
              <w:szCs w:val="24"/>
              <w:lang w:val="en-US"/>
            </w:rPr>
          </w:pPr>
          <w:del w:id="664" w:author="Microsoft Office User" w:date="2019-07-09T13:17:00Z">
            <w:r w:rsidRPr="00D06B33" w:rsidDel="00D06B33">
              <w:rPr>
                <w:rFonts w:ascii="Arial" w:hAnsi="Arial" w:cs="Arial"/>
                <w:noProof/>
                <w:rPrChange w:id="665" w:author="Microsoft Office User" w:date="2019-07-09T13:17:00Z">
                  <w:rPr>
                    <w:rStyle w:val="Hyperlink"/>
                    <w:rFonts w:ascii="Arial" w:hAnsi="Arial" w:cs="Arial"/>
                    <w:noProof/>
                  </w:rPr>
                </w:rPrChange>
              </w:rPr>
              <w:delText>2.2.1.2.6.1.5</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66" w:author="Microsoft Office User" w:date="2019-07-09T13:17:00Z">
                  <w:rPr>
                    <w:rStyle w:val="Hyperlink"/>
                    <w:rFonts w:ascii="Arial" w:hAnsi="Arial" w:cs="Arial"/>
                    <w:noProof/>
                  </w:rPr>
                </w:rPrChange>
              </w:rPr>
              <w:delText>How to Revert a State from the State Management Buttons</w:delText>
            </w:r>
            <w:r w:rsidRPr="00E72880" w:rsidDel="00D06B33">
              <w:rPr>
                <w:rFonts w:ascii="Arial" w:hAnsi="Arial" w:cs="Arial"/>
                <w:noProof/>
                <w:webHidden/>
              </w:rPr>
              <w:tab/>
              <w:delText>25</w:delText>
            </w:r>
          </w:del>
        </w:p>
        <w:p w14:paraId="03579AAF" w14:textId="17C4A0E5" w:rsidR="0011503E" w:rsidRPr="00E72880" w:rsidDel="00D06B33" w:rsidRDefault="0011503E">
          <w:pPr>
            <w:pStyle w:val="TOC7"/>
            <w:tabs>
              <w:tab w:val="left" w:pos="2453"/>
              <w:tab w:val="right" w:leader="dot" w:pos="9350"/>
            </w:tabs>
            <w:rPr>
              <w:del w:id="667" w:author="Microsoft Office User" w:date="2019-07-09T13:17:00Z"/>
              <w:rFonts w:ascii="Arial" w:eastAsiaTheme="minorEastAsia" w:hAnsi="Arial" w:cs="Arial"/>
              <w:noProof/>
              <w:sz w:val="24"/>
              <w:szCs w:val="24"/>
              <w:lang w:val="en-US"/>
            </w:rPr>
          </w:pPr>
          <w:del w:id="668" w:author="Microsoft Office User" w:date="2019-07-09T13:17:00Z">
            <w:r w:rsidRPr="00D06B33" w:rsidDel="00D06B33">
              <w:rPr>
                <w:rFonts w:ascii="Arial" w:hAnsi="Arial" w:cs="Arial"/>
                <w:noProof/>
                <w:rPrChange w:id="669" w:author="Microsoft Office User" w:date="2019-07-09T13:17:00Z">
                  <w:rPr>
                    <w:rStyle w:val="Hyperlink"/>
                    <w:rFonts w:ascii="Arial" w:hAnsi="Arial" w:cs="Arial"/>
                    <w:noProof/>
                  </w:rPr>
                </w:rPrChange>
              </w:rPr>
              <w:delText>2.2.1.2.6.1.6</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70" w:author="Microsoft Office User" w:date="2019-07-09T13:17:00Z">
                  <w:rPr>
                    <w:rStyle w:val="Hyperlink"/>
                    <w:rFonts w:ascii="Arial" w:hAnsi="Arial" w:cs="Arial"/>
                    <w:noProof/>
                  </w:rPr>
                </w:rPrChange>
              </w:rPr>
              <w:delText>How to: Remove a State from the Source Explorer</w:delText>
            </w:r>
            <w:r w:rsidRPr="00E72880" w:rsidDel="00D06B33">
              <w:rPr>
                <w:rFonts w:ascii="Arial" w:hAnsi="Arial" w:cs="Arial"/>
                <w:noProof/>
                <w:webHidden/>
              </w:rPr>
              <w:tab/>
              <w:delText>25</w:delText>
            </w:r>
          </w:del>
        </w:p>
        <w:p w14:paraId="52D5D95B" w14:textId="54F5B41A" w:rsidR="0011503E" w:rsidRPr="00E72880" w:rsidDel="00D06B33" w:rsidRDefault="0011503E">
          <w:pPr>
            <w:pStyle w:val="TOC6"/>
            <w:tabs>
              <w:tab w:val="left" w:pos="2101"/>
              <w:tab w:val="right" w:leader="dot" w:pos="9350"/>
            </w:tabs>
            <w:rPr>
              <w:del w:id="671" w:author="Microsoft Office User" w:date="2019-07-09T13:17:00Z"/>
              <w:rFonts w:ascii="Arial" w:eastAsiaTheme="minorEastAsia" w:hAnsi="Arial" w:cs="Arial"/>
              <w:noProof/>
              <w:sz w:val="24"/>
              <w:szCs w:val="24"/>
              <w:lang w:val="en-US"/>
            </w:rPr>
          </w:pPr>
          <w:del w:id="672" w:author="Microsoft Office User" w:date="2019-07-09T13:17:00Z">
            <w:r w:rsidRPr="00D06B33" w:rsidDel="00D06B33">
              <w:rPr>
                <w:rFonts w:ascii="Arial" w:hAnsi="Arial" w:cs="Arial"/>
                <w:noProof/>
                <w:rPrChange w:id="673" w:author="Microsoft Office User" w:date="2019-07-09T13:17:00Z">
                  <w:rPr>
                    <w:rStyle w:val="Hyperlink"/>
                    <w:rFonts w:ascii="Arial" w:hAnsi="Arial" w:cs="Arial"/>
                    <w:noProof/>
                  </w:rPr>
                </w:rPrChange>
              </w:rPr>
              <w:delText>2.2.1.2.6.2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74" w:author="Microsoft Office User" w:date="2019-07-09T13:17:00Z">
                  <w:rPr>
                    <w:rStyle w:val="Hyperlink"/>
                    <w:rFonts w:ascii="Arial" w:hAnsi="Arial" w:cs="Arial"/>
                    <w:noProof/>
                  </w:rPr>
                </w:rPrChange>
              </w:rPr>
              <w:delText>Layouts</w:delText>
            </w:r>
            <w:r w:rsidRPr="00E72880" w:rsidDel="00D06B33">
              <w:rPr>
                <w:rFonts w:ascii="Arial" w:hAnsi="Arial" w:cs="Arial"/>
                <w:noProof/>
                <w:webHidden/>
              </w:rPr>
              <w:tab/>
              <w:delText>26</w:delText>
            </w:r>
          </w:del>
        </w:p>
        <w:p w14:paraId="71005138" w14:textId="02845A0E" w:rsidR="0011503E" w:rsidRPr="00E72880" w:rsidDel="00D06B33" w:rsidRDefault="0011503E">
          <w:pPr>
            <w:pStyle w:val="TOC7"/>
            <w:tabs>
              <w:tab w:val="left" w:pos="2453"/>
              <w:tab w:val="right" w:leader="dot" w:pos="9350"/>
            </w:tabs>
            <w:rPr>
              <w:del w:id="675" w:author="Microsoft Office User" w:date="2019-07-09T13:17:00Z"/>
              <w:rFonts w:ascii="Arial" w:eastAsiaTheme="minorEastAsia" w:hAnsi="Arial" w:cs="Arial"/>
              <w:noProof/>
              <w:sz w:val="24"/>
              <w:szCs w:val="24"/>
              <w:lang w:val="en-US"/>
            </w:rPr>
          </w:pPr>
          <w:del w:id="676" w:author="Microsoft Office User" w:date="2019-07-09T13:17:00Z">
            <w:r w:rsidRPr="00D06B33" w:rsidDel="00D06B33">
              <w:rPr>
                <w:rFonts w:ascii="Arial" w:hAnsi="Arial" w:cs="Arial"/>
                <w:noProof/>
                <w:rPrChange w:id="677" w:author="Microsoft Office User" w:date="2019-07-09T13:17:00Z">
                  <w:rPr>
                    <w:rStyle w:val="Hyperlink"/>
                    <w:rFonts w:ascii="Arial" w:hAnsi="Arial" w:cs="Arial"/>
                    <w:noProof/>
                  </w:rPr>
                </w:rPrChange>
              </w:rPr>
              <w:delText>2.2.1.2.6.2.1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78" w:author="Microsoft Office User" w:date="2019-07-09T13:17:00Z">
                  <w:rPr>
                    <w:rStyle w:val="Hyperlink"/>
                    <w:rFonts w:ascii="Arial" w:hAnsi="Arial" w:cs="Arial"/>
                    <w:noProof/>
                  </w:rPr>
                </w:rPrChange>
              </w:rPr>
              <w:delText>How to: Apply a state as a layout via Source Explorer</w:delText>
            </w:r>
            <w:r w:rsidRPr="00E72880" w:rsidDel="00D06B33">
              <w:rPr>
                <w:rFonts w:ascii="Arial" w:hAnsi="Arial" w:cs="Arial"/>
                <w:noProof/>
                <w:webHidden/>
              </w:rPr>
              <w:tab/>
              <w:delText>26</w:delText>
            </w:r>
          </w:del>
        </w:p>
        <w:p w14:paraId="3438D764" w14:textId="25935608" w:rsidR="0011503E" w:rsidRPr="00E72880" w:rsidDel="00D06B33" w:rsidRDefault="0011503E">
          <w:pPr>
            <w:pStyle w:val="TOC7"/>
            <w:tabs>
              <w:tab w:val="left" w:pos="2453"/>
              <w:tab w:val="right" w:leader="dot" w:pos="9350"/>
            </w:tabs>
            <w:rPr>
              <w:del w:id="679" w:author="Microsoft Office User" w:date="2019-07-09T13:17:00Z"/>
              <w:rFonts w:ascii="Arial" w:eastAsiaTheme="minorEastAsia" w:hAnsi="Arial" w:cs="Arial"/>
              <w:noProof/>
              <w:sz w:val="24"/>
              <w:szCs w:val="24"/>
              <w:lang w:val="en-US"/>
            </w:rPr>
          </w:pPr>
          <w:del w:id="680" w:author="Microsoft Office User" w:date="2019-07-09T13:17:00Z">
            <w:r w:rsidRPr="00D06B33" w:rsidDel="00D06B33">
              <w:rPr>
                <w:rFonts w:ascii="Arial" w:hAnsi="Arial" w:cs="Arial"/>
                <w:noProof/>
                <w:rPrChange w:id="681" w:author="Microsoft Office User" w:date="2019-07-09T13:17:00Z">
                  <w:rPr>
                    <w:rStyle w:val="Hyperlink"/>
                    <w:rFonts w:ascii="Arial" w:hAnsi="Arial" w:cs="Arial"/>
                    <w:noProof/>
                  </w:rPr>
                </w:rPrChange>
              </w:rPr>
              <w:delText>2.2.1.2.6.2.2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82" w:author="Microsoft Office User" w:date="2019-07-09T13:17:00Z">
                  <w:rPr>
                    <w:rStyle w:val="Hyperlink"/>
                    <w:rFonts w:ascii="Arial" w:hAnsi="Arial" w:cs="Arial"/>
                    <w:noProof/>
                  </w:rPr>
                </w:rPrChange>
              </w:rPr>
              <w:delText>How to: Apply a state as a layout from the State Management Buttons</w:delText>
            </w:r>
            <w:r w:rsidRPr="00E72880" w:rsidDel="00D06B33">
              <w:rPr>
                <w:rFonts w:ascii="Arial" w:hAnsi="Arial" w:cs="Arial"/>
                <w:noProof/>
                <w:webHidden/>
              </w:rPr>
              <w:tab/>
              <w:delText>27</w:delText>
            </w:r>
          </w:del>
        </w:p>
        <w:p w14:paraId="03ABEF86" w14:textId="16825D25" w:rsidR="0011503E" w:rsidRPr="00E72880" w:rsidDel="00D06B33" w:rsidRDefault="0011503E">
          <w:pPr>
            <w:pStyle w:val="TOC7"/>
            <w:tabs>
              <w:tab w:val="left" w:pos="2453"/>
              <w:tab w:val="right" w:leader="dot" w:pos="9350"/>
            </w:tabs>
            <w:rPr>
              <w:del w:id="683" w:author="Microsoft Office User" w:date="2019-07-09T13:17:00Z"/>
              <w:rFonts w:ascii="Arial" w:eastAsiaTheme="minorEastAsia" w:hAnsi="Arial" w:cs="Arial"/>
              <w:noProof/>
              <w:sz w:val="24"/>
              <w:szCs w:val="24"/>
              <w:lang w:val="en-US"/>
            </w:rPr>
          </w:pPr>
          <w:del w:id="684" w:author="Microsoft Office User" w:date="2019-07-09T13:17:00Z">
            <w:r w:rsidRPr="00D06B33" w:rsidDel="00D06B33">
              <w:rPr>
                <w:rFonts w:ascii="Arial" w:hAnsi="Arial" w:cs="Arial"/>
                <w:noProof/>
                <w:rPrChange w:id="685" w:author="Microsoft Office User" w:date="2019-07-09T13:17:00Z">
                  <w:rPr>
                    <w:rStyle w:val="Hyperlink"/>
                    <w:rFonts w:ascii="Arial" w:hAnsi="Arial" w:cs="Arial"/>
                    <w:noProof/>
                  </w:rPr>
                </w:rPrChange>
              </w:rPr>
              <w:delText>2.2.1.2.6.2.3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86" w:author="Microsoft Office User" w:date="2019-07-09T13:17:00Z">
                  <w:rPr>
                    <w:rStyle w:val="Hyperlink"/>
                    <w:rFonts w:ascii="Arial" w:hAnsi="Arial" w:cs="Arial"/>
                    <w:noProof/>
                  </w:rPr>
                </w:rPrChange>
              </w:rPr>
              <w:delText>How to: Apply a state as a layout using URL</w:delText>
            </w:r>
            <w:r w:rsidRPr="00E72880" w:rsidDel="00D06B33">
              <w:rPr>
                <w:rFonts w:ascii="Arial" w:hAnsi="Arial" w:cs="Arial"/>
                <w:noProof/>
                <w:webHidden/>
              </w:rPr>
              <w:tab/>
              <w:delText>27</w:delText>
            </w:r>
          </w:del>
        </w:p>
        <w:p w14:paraId="76109323" w14:textId="28D61266" w:rsidR="0011503E" w:rsidRPr="00E72880" w:rsidDel="00D06B33" w:rsidRDefault="0011503E">
          <w:pPr>
            <w:pStyle w:val="TOC6"/>
            <w:tabs>
              <w:tab w:val="left" w:pos="2101"/>
              <w:tab w:val="right" w:leader="dot" w:pos="9350"/>
            </w:tabs>
            <w:rPr>
              <w:del w:id="687" w:author="Microsoft Office User" w:date="2019-07-09T13:17:00Z"/>
              <w:rFonts w:ascii="Arial" w:eastAsiaTheme="minorEastAsia" w:hAnsi="Arial" w:cs="Arial"/>
              <w:noProof/>
              <w:sz w:val="24"/>
              <w:szCs w:val="24"/>
              <w:lang w:val="en-US"/>
            </w:rPr>
          </w:pPr>
          <w:del w:id="688" w:author="Microsoft Office User" w:date="2019-07-09T13:17:00Z">
            <w:r w:rsidRPr="00D06B33" w:rsidDel="00D06B33">
              <w:rPr>
                <w:rFonts w:ascii="Arial" w:hAnsi="Arial" w:cs="Arial"/>
                <w:noProof/>
                <w:rPrChange w:id="689" w:author="Microsoft Office User" w:date="2019-07-09T13:17:00Z">
                  <w:rPr>
                    <w:rStyle w:val="Hyperlink"/>
                    <w:rFonts w:ascii="Arial" w:hAnsi="Arial" w:cs="Arial"/>
                    <w:noProof/>
                  </w:rPr>
                </w:rPrChange>
              </w:rPr>
              <w:delText>2.2.1.2.6.3</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90" w:author="Microsoft Office User" w:date="2019-07-09T13:17:00Z">
                  <w:rPr>
                    <w:rStyle w:val="Hyperlink"/>
                    <w:rFonts w:ascii="Arial" w:hAnsi="Arial" w:cs="Arial"/>
                    <w:noProof/>
                  </w:rPr>
                </w:rPrChange>
              </w:rPr>
              <w:delText>Shareable Links</w:delText>
            </w:r>
            <w:r w:rsidRPr="00E72880" w:rsidDel="00D06B33">
              <w:rPr>
                <w:rFonts w:ascii="Arial" w:hAnsi="Arial" w:cs="Arial"/>
                <w:noProof/>
                <w:webHidden/>
              </w:rPr>
              <w:tab/>
              <w:delText>27</w:delText>
            </w:r>
          </w:del>
        </w:p>
        <w:p w14:paraId="74E98D0A" w14:textId="36578CA7" w:rsidR="0011503E" w:rsidRPr="00E72880" w:rsidDel="00D06B33" w:rsidRDefault="0011503E">
          <w:pPr>
            <w:pStyle w:val="TOC7"/>
            <w:tabs>
              <w:tab w:val="left" w:pos="2453"/>
              <w:tab w:val="right" w:leader="dot" w:pos="9350"/>
            </w:tabs>
            <w:rPr>
              <w:del w:id="691" w:author="Microsoft Office User" w:date="2019-07-09T13:17:00Z"/>
              <w:rFonts w:ascii="Arial" w:eastAsiaTheme="minorEastAsia" w:hAnsi="Arial" w:cs="Arial"/>
              <w:noProof/>
              <w:sz w:val="24"/>
              <w:szCs w:val="24"/>
              <w:lang w:val="en-US"/>
            </w:rPr>
          </w:pPr>
          <w:del w:id="692" w:author="Microsoft Office User" w:date="2019-07-09T13:17:00Z">
            <w:r w:rsidRPr="00D06B33" w:rsidDel="00D06B33">
              <w:rPr>
                <w:rFonts w:ascii="Arial" w:hAnsi="Arial" w:cs="Arial"/>
                <w:noProof/>
                <w:rPrChange w:id="693" w:author="Microsoft Office User" w:date="2019-07-09T13:17:00Z">
                  <w:rPr>
                    <w:rStyle w:val="Hyperlink"/>
                    <w:rFonts w:ascii="Arial" w:hAnsi="Arial" w:cs="Arial"/>
                    <w:noProof/>
                  </w:rPr>
                </w:rPrChange>
              </w:rPr>
              <w:delText>2.2.1.2.6.3.1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694" w:author="Microsoft Office User" w:date="2019-07-09T13:17:00Z">
                  <w:rPr>
                    <w:rStyle w:val="Hyperlink"/>
                    <w:rFonts w:ascii="Arial" w:hAnsi="Arial" w:cs="Arial"/>
                    <w:noProof/>
                  </w:rPr>
                </w:rPrChange>
              </w:rPr>
              <w:delText>How to get a Shareable</w:delText>
            </w:r>
            <w:r w:rsidRPr="00D06B33" w:rsidDel="00D06B33">
              <w:rPr>
                <w:rFonts w:ascii="Arial" w:hAnsi="Arial" w:cs="Arial"/>
                <w:noProof/>
                <w:rPrChange w:id="695" w:author="Microsoft Office User" w:date="2019-07-09T13:17:00Z">
                  <w:rPr>
                    <w:rStyle w:val="Hyperlink"/>
                    <w:rFonts w:ascii="Arial" w:hAnsi="Arial" w:cs="Arial"/>
                    <w:noProof/>
                  </w:rPr>
                </w:rPrChange>
              </w:rPr>
              <w:delText xml:space="preserve"> </w:delText>
            </w:r>
            <w:r w:rsidRPr="00D06B33" w:rsidDel="00D06B33">
              <w:rPr>
                <w:rFonts w:ascii="Arial" w:hAnsi="Arial" w:cs="Arial"/>
                <w:noProof/>
                <w:rPrChange w:id="696" w:author="Microsoft Office User" w:date="2019-07-09T13:17:00Z">
                  <w:rPr>
                    <w:rStyle w:val="Hyperlink"/>
                    <w:rFonts w:ascii="Arial" w:hAnsi="Arial" w:cs="Arial"/>
                    <w:noProof/>
                  </w:rPr>
                </w:rPrChange>
              </w:rPr>
              <w:delText>Link</w:delText>
            </w:r>
            <w:r w:rsidRPr="00E72880" w:rsidDel="00D06B33">
              <w:rPr>
                <w:rFonts w:ascii="Arial" w:hAnsi="Arial" w:cs="Arial"/>
                <w:noProof/>
                <w:webHidden/>
              </w:rPr>
              <w:tab/>
              <w:delText>27</w:delText>
            </w:r>
          </w:del>
        </w:p>
        <w:p w14:paraId="3ED4A50E" w14:textId="022CD8AC" w:rsidR="0011503E" w:rsidRPr="00E72880" w:rsidDel="00D06B33" w:rsidRDefault="0011503E">
          <w:pPr>
            <w:pStyle w:val="TOC5"/>
            <w:tabs>
              <w:tab w:val="left" w:pos="1749"/>
              <w:tab w:val="right" w:leader="dot" w:pos="9350"/>
            </w:tabs>
            <w:rPr>
              <w:del w:id="697" w:author="Microsoft Office User" w:date="2019-07-09T13:17:00Z"/>
              <w:rFonts w:ascii="Arial" w:eastAsiaTheme="minorEastAsia" w:hAnsi="Arial" w:cs="Arial"/>
              <w:noProof/>
              <w:sz w:val="24"/>
              <w:szCs w:val="24"/>
              <w:lang w:val="en-US"/>
            </w:rPr>
          </w:pPr>
          <w:del w:id="698" w:author="Microsoft Office User" w:date="2019-07-09T13:17:00Z">
            <w:r w:rsidRPr="00D06B33" w:rsidDel="00D06B33">
              <w:rPr>
                <w:rFonts w:ascii="Arial" w:hAnsi="Arial" w:cs="Arial"/>
                <w:noProof/>
                <w:rPrChange w:id="699" w:author="Microsoft Office User" w:date="2019-07-09T13:17:00Z">
                  <w:rPr>
                    <w:rStyle w:val="Hyperlink"/>
                    <w:rFonts w:ascii="Arial" w:hAnsi="Arial" w:cs="Arial"/>
                    <w:noProof/>
                  </w:rPr>
                </w:rPrChange>
              </w:rPr>
              <w:delText>2.2.1.2.7</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700" w:author="Microsoft Office User" w:date="2019-07-09T13:17:00Z">
                  <w:rPr>
                    <w:rStyle w:val="Hyperlink"/>
                    <w:rFonts w:ascii="Arial" w:hAnsi="Arial" w:cs="Arial"/>
                    <w:noProof/>
                  </w:rPr>
                </w:rPrChange>
              </w:rPr>
              <w:delText>Export Data</w:delText>
            </w:r>
            <w:r w:rsidRPr="00E72880" w:rsidDel="00D06B33">
              <w:rPr>
                <w:rFonts w:ascii="Arial" w:hAnsi="Arial" w:cs="Arial"/>
                <w:noProof/>
                <w:webHidden/>
              </w:rPr>
              <w:tab/>
              <w:delText>28</w:delText>
            </w:r>
          </w:del>
        </w:p>
        <w:p w14:paraId="7ECCDDA1" w14:textId="10BB569D" w:rsidR="0011503E" w:rsidRPr="00E72880" w:rsidDel="00D06B33" w:rsidRDefault="0011503E">
          <w:pPr>
            <w:pStyle w:val="TOC6"/>
            <w:tabs>
              <w:tab w:val="left" w:pos="2101"/>
              <w:tab w:val="right" w:leader="dot" w:pos="9350"/>
            </w:tabs>
            <w:rPr>
              <w:del w:id="701" w:author="Microsoft Office User" w:date="2019-07-09T13:17:00Z"/>
              <w:rFonts w:ascii="Arial" w:eastAsiaTheme="minorEastAsia" w:hAnsi="Arial" w:cs="Arial"/>
              <w:noProof/>
              <w:sz w:val="24"/>
              <w:szCs w:val="24"/>
              <w:lang w:val="en-US"/>
            </w:rPr>
          </w:pPr>
          <w:del w:id="702" w:author="Microsoft Office User" w:date="2019-07-09T13:17:00Z">
            <w:r w:rsidRPr="00D06B33" w:rsidDel="00D06B33">
              <w:rPr>
                <w:rFonts w:ascii="Arial" w:hAnsi="Arial" w:cs="Arial"/>
                <w:noProof/>
                <w:rPrChange w:id="703" w:author="Microsoft Office User" w:date="2019-07-09T13:17:00Z">
                  <w:rPr>
                    <w:rStyle w:val="Hyperlink"/>
                    <w:rFonts w:ascii="Arial" w:hAnsi="Arial" w:cs="Arial"/>
                    <w:noProof/>
                  </w:rPr>
                </w:rPrChange>
              </w:rPr>
              <w:delText>2.2.1.2.7.1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704" w:author="Microsoft Office User" w:date="2019-07-09T13:17:00Z">
                  <w:rPr>
                    <w:rStyle w:val="Hyperlink"/>
                    <w:rFonts w:ascii="Arial" w:hAnsi="Arial" w:cs="Arial"/>
                    <w:noProof/>
                  </w:rPr>
                </w:rPrChange>
              </w:rPr>
              <w:delText>How to: Export your data</w:delText>
            </w:r>
            <w:r w:rsidRPr="00E72880" w:rsidDel="00D06B33">
              <w:rPr>
                <w:rFonts w:ascii="Arial" w:hAnsi="Arial" w:cs="Arial"/>
                <w:noProof/>
                <w:webHidden/>
              </w:rPr>
              <w:tab/>
              <w:delText>28</w:delText>
            </w:r>
          </w:del>
        </w:p>
        <w:p w14:paraId="145F57A3" w14:textId="0C9448B6" w:rsidR="0011503E" w:rsidRPr="00E72880" w:rsidDel="00D06B33" w:rsidRDefault="0011503E">
          <w:pPr>
            <w:pStyle w:val="TOC6"/>
            <w:tabs>
              <w:tab w:val="left" w:pos="2101"/>
              <w:tab w:val="right" w:leader="dot" w:pos="9350"/>
            </w:tabs>
            <w:rPr>
              <w:del w:id="705" w:author="Microsoft Office User" w:date="2019-07-09T13:17:00Z"/>
              <w:rFonts w:ascii="Arial" w:eastAsiaTheme="minorEastAsia" w:hAnsi="Arial" w:cs="Arial"/>
              <w:noProof/>
              <w:sz w:val="24"/>
              <w:szCs w:val="24"/>
              <w:lang w:val="en-US"/>
            </w:rPr>
          </w:pPr>
          <w:del w:id="706" w:author="Microsoft Office User" w:date="2019-07-09T13:17:00Z">
            <w:r w:rsidRPr="00D06B33" w:rsidDel="00D06B33">
              <w:rPr>
                <w:rFonts w:ascii="Arial" w:hAnsi="Arial" w:cs="Arial"/>
                <w:noProof/>
                <w:rPrChange w:id="707" w:author="Microsoft Office User" w:date="2019-07-09T13:17:00Z">
                  <w:rPr>
                    <w:rStyle w:val="Hyperlink"/>
                    <w:rFonts w:ascii="Arial" w:hAnsi="Arial" w:cs="Arial"/>
                    <w:noProof/>
                  </w:rPr>
                </w:rPrChange>
              </w:rPr>
              <w:delText>2.2.1.2.7.2</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708" w:author="Microsoft Office User" w:date="2019-07-09T13:17:00Z">
                  <w:rPr>
                    <w:rStyle w:val="Hyperlink"/>
                    <w:rFonts w:ascii="Arial" w:hAnsi="Arial" w:cs="Arial"/>
                    <w:noProof/>
                  </w:rPr>
                </w:rPrChange>
              </w:rPr>
              <w:delText xml:space="preserve">How to: Export your data in </w:delText>
            </w:r>
            <w:r w:rsidR="006F565F" w:rsidRPr="00D06B33" w:rsidDel="00D06B33">
              <w:rPr>
                <w:rFonts w:ascii="Arial" w:hAnsi="Arial" w:cs="Arial"/>
                <w:noProof/>
                <w:rPrChange w:id="709" w:author="Microsoft Office User" w:date="2019-07-09T13:17:00Z">
                  <w:rPr>
                    <w:rStyle w:val="Hyperlink"/>
                    <w:rFonts w:ascii="Arial" w:hAnsi="Arial" w:cs="Arial"/>
                    <w:noProof/>
                  </w:rPr>
                </w:rPrChange>
              </w:rPr>
              <w:delText>‘</w:delText>
            </w:r>
            <w:r w:rsidRPr="00D06B33" w:rsidDel="00D06B33">
              <w:rPr>
                <w:rFonts w:ascii="Arial" w:hAnsi="Arial" w:cs="Arial"/>
                <w:noProof/>
                <w:rPrChange w:id="710" w:author="Microsoft Office User" w:date="2019-07-09T13:17:00Z">
                  <w:rPr>
                    <w:rStyle w:val="Hyperlink"/>
                    <w:rFonts w:ascii="Arial" w:hAnsi="Arial" w:cs="Arial"/>
                    <w:noProof/>
                  </w:rPr>
                </w:rPrChange>
              </w:rPr>
              <w:delText>All-in-one</w:delText>
            </w:r>
            <w:r w:rsidR="006F565F" w:rsidRPr="00D06B33" w:rsidDel="00D06B33">
              <w:rPr>
                <w:rFonts w:ascii="Arial" w:hAnsi="Arial" w:cs="Arial"/>
                <w:noProof/>
                <w:rPrChange w:id="711" w:author="Microsoft Office User" w:date="2019-07-09T13:17:00Z">
                  <w:rPr>
                    <w:rStyle w:val="Hyperlink"/>
                    <w:rFonts w:ascii="Arial" w:hAnsi="Arial" w:cs="Arial"/>
                    <w:noProof/>
                  </w:rPr>
                </w:rPrChange>
              </w:rPr>
              <w:delText>’</w:delText>
            </w:r>
            <w:r w:rsidRPr="00D06B33" w:rsidDel="00D06B33">
              <w:rPr>
                <w:rFonts w:ascii="Arial" w:hAnsi="Arial" w:cs="Arial"/>
                <w:noProof/>
                <w:rPrChange w:id="712" w:author="Microsoft Office User" w:date="2019-07-09T13:17:00Z">
                  <w:rPr>
                    <w:rStyle w:val="Hyperlink"/>
                    <w:rFonts w:ascii="Arial" w:hAnsi="Arial" w:cs="Arial"/>
                    <w:noProof/>
                  </w:rPr>
                </w:rPrChange>
              </w:rPr>
              <w:delText xml:space="preserve"> file</w:delText>
            </w:r>
            <w:r w:rsidRPr="00E72880" w:rsidDel="00D06B33">
              <w:rPr>
                <w:rFonts w:ascii="Arial" w:hAnsi="Arial" w:cs="Arial"/>
                <w:noProof/>
                <w:webHidden/>
              </w:rPr>
              <w:tab/>
              <w:delText>28</w:delText>
            </w:r>
          </w:del>
        </w:p>
        <w:p w14:paraId="28B1BC4B" w14:textId="2AC4C819" w:rsidR="0011503E" w:rsidRPr="00E72880" w:rsidDel="00D06B33" w:rsidRDefault="0011503E">
          <w:pPr>
            <w:pStyle w:val="TOC5"/>
            <w:tabs>
              <w:tab w:val="left" w:pos="1749"/>
              <w:tab w:val="right" w:leader="dot" w:pos="9350"/>
            </w:tabs>
            <w:rPr>
              <w:del w:id="713" w:author="Microsoft Office User" w:date="2019-07-09T13:17:00Z"/>
              <w:rFonts w:ascii="Arial" w:eastAsiaTheme="minorEastAsia" w:hAnsi="Arial" w:cs="Arial"/>
              <w:noProof/>
              <w:sz w:val="24"/>
              <w:szCs w:val="24"/>
              <w:lang w:val="en-US"/>
            </w:rPr>
          </w:pPr>
          <w:del w:id="714" w:author="Microsoft Office User" w:date="2019-07-09T13:17:00Z">
            <w:r w:rsidRPr="00D06B33" w:rsidDel="00D06B33">
              <w:rPr>
                <w:rFonts w:ascii="Arial" w:hAnsi="Arial" w:cs="Arial"/>
                <w:noProof/>
                <w:rPrChange w:id="715" w:author="Microsoft Office User" w:date="2019-07-09T13:17:00Z">
                  <w:rPr>
                    <w:rStyle w:val="Hyperlink"/>
                    <w:rFonts w:ascii="Arial" w:hAnsi="Arial" w:cs="Arial"/>
                    <w:noProof/>
                  </w:rPr>
                </w:rPrChange>
              </w:rPr>
              <w:delText>2.2.1.2.8</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716" w:author="Microsoft Office User" w:date="2019-07-09T13:17:00Z">
                  <w:rPr>
                    <w:rStyle w:val="Hyperlink"/>
                    <w:rFonts w:ascii="Arial" w:hAnsi="Arial" w:cs="Arial"/>
                    <w:noProof/>
                  </w:rPr>
                </w:rPrChange>
              </w:rPr>
              <w:delText>Situational Awareness</w:delText>
            </w:r>
            <w:r w:rsidRPr="00E72880" w:rsidDel="00D06B33">
              <w:rPr>
                <w:rFonts w:ascii="Arial" w:hAnsi="Arial" w:cs="Arial"/>
                <w:noProof/>
                <w:webHidden/>
              </w:rPr>
              <w:tab/>
              <w:delText>29</w:delText>
            </w:r>
          </w:del>
        </w:p>
        <w:p w14:paraId="459145F0" w14:textId="7F43870E" w:rsidR="0011503E" w:rsidRPr="00E72880" w:rsidDel="00D06B33" w:rsidRDefault="0011503E">
          <w:pPr>
            <w:pStyle w:val="TOC6"/>
            <w:tabs>
              <w:tab w:val="left" w:pos="2101"/>
              <w:tab w:val="right" w:leader="dot" w:pos="9350"/>
            </w:tabs>
            <w:rPr>
              <w:del w:id="717" w:author="Microsoft Office User" w:date="2019-07-09T13:17:00Z"/>
              <w:rFonts w:ascii="Arial" w:eastAsiaTheme="minorEastAsia" w:hAnsi="Arial" w:cs="Arial"/>
              <w:noProof/>
              <w:sz w:val="24"/>
              <w:szCs w:val="24"/>
              <w:lang w:val="en-US"/>
            </w:rPr>
          </w:pPr>
          <w:del w:id="718" w:author="Microsoft Office User" w:date="2019-07-09T13:17:00Z">
            <w:r w:rsidRPr="00D06B33" w:rsidDel="00D06B33">
              <w:rPr>
                <w:rFonts w:ascii="Arial" w:hAnsi="Arial" w:cs="Arial"/>
                <w:noProof/>
                <w:rPrChange w:id="719" w:author="Microsoft Office User" w:date="2019-07-09T13:17:00Z">
                  <w:rPr>
                    <w:rStyle w:val="Hyperlink"/>
                    <w:rFonts w:ascii="Arial" w:hAnsi="Arial" w:cs="Arial"/>
                    <w:noProof/>
                  </w:rPr>
                </w:rPrChange>
              </w:rPr>
              <w:delText>2.2.1.2.8.1</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720" w:author="Microsoft Office User" w:date="2019-07-09T13:17:00Z">
                  <w:rPr>
                    <w:rStyle w:val="Hyperlink"/>
                    <w:rFonts w:ascii="Arial" w:hAnsi="Arial" w:cs="Arial"/>
                    <w:noProof/>
                  </w:rPr>
                </w:rPrChange>
              </w:rPr>
              <w:delText>How To: Enable situational awareness</w:delText>
            </w:r>
            <w:r w:rsidRPr="00E72880" w:rsidDel="00D06B33">
              <w:rPr>
                <w:rFonts w:ascii="Arial" w:hAnsi="Arial" w:cs="Arial"/>
                <w:noProof/>
                <w:webHidden/>
              </w:rPr>
              <w:tab/>
              <w:delText>30</w:delText>
            </w:r>
          </w:del>
        </w:p>
        <w:p w14:paraId="7134E6F8" w14:textId="5B898139" w:rsidR="0011503E" w:rsidRPr="00E72880" w:rsidDel="00D06B33" w:rsidRDefault="0011503E">
          <w:pPr>
            <w:pStyle w:val="TOC5"/>
            <w:tabs>
              <w:tab w:val="left" w:pos="1749"/>
              <w:tab w:val="right" w:leader="dot" w:pos="9350"/>
            </w:tabs>
            <w:rPr>
              <w:del w:id="721" w:author="Microsoft Office User" w:date="2019-07-09T13:17:00Z"/>
              <w:rFonts w:ascii="Arial" w:eastAsiaTheme="minorEastAsia" w:hAnsi="Arial" w:cs="Arial"/>
              <w:noProof/>
              <w:sz w:val="24"/>
              <w:szCs w:val="24"/>
              <w:lang w:val="en-US"/>
            </w:rPr>
          </w:pPr>
          <w:del w:id="722" w:author="Microsoft Office User" w:date="2019-07-09T13:17:00Z">
            <w:r w:rsidRPr="00D06B33" w:rsidDel="00D06B33">
              <w:rPr>
                <w:rFonts w:ascii="Arial" w:hAnsi="Arial" w:cs="Arial"/>
                <w:noProof/>
                <w:rPrChange w:id="723" w:author="Microsoft Office User" w:date="2019-07-09T13:17:00Z">
                  <w:rPr>
                    <w:rStyle w:val="Hyperlink"/>
                    <w:rFonts w:ascii="Arial" w:hAnsi="Arial" w:cs="Arial"/>
                    <w:noProof/>
                  </w:rPr>
                </w:rPrChange>
              </w:rPr>
              <w:delText>2.2.1.2.9</w:delText>
            </w:r>
            <w:r w:rsidRPr="00E72880" w:rsidDel="00D06B33">
              <w:rPr>
                <w:rFonts w:ascii="Arial" w:eastAsiaTheme="minorEastAsia" w:hAnsi="Arial" w:cs="Arial"/>
                <w:noProof/>
                <w:sz w:val="24"/>
                <w:szCs w:val="24"/>
                <w:lang w:val="en-US"/>
              </w:rPr>
              <w:tab/>
            </w:r>
            <w:r w:rsidRPr="00D06B33" w:rsidDel="00D06B33">
              <w:rPr>
                <w:rFonts w:ascii="Arial" w:hAnsi="Arial" w:cs="Arial"/>
                <w:noProof/>
                <w:rPrChange w:id="724" w:author="Microsoft Office User" w:date="2019-07-09T13:17:00Z">
                  <w:rPr>
                    <w:rStyle w:val="Hyperlink"/>
                    <w:rFonts w:ascii="Arial" w:hAnsi="Arial" w:cs="Arial"/>
                    <w:noProof/>
                  </w:rPr>
                </w:rPrChange>
              </w:rPr>
              <w:delText>Epochs</w:delText>
            </w:r>
            <w:r w:rsidRPr="00E72880" w:rsidDel="00D06B33">
              <w:rPr>
                <w:rFonts w:ascii="Arial" w:hAnsi="Arial" w:cs="Arial"/>
                <w:noProof/>
                <w:webHidden/>
              </w:rPr>
              <w:tab/>
              <w:delText>31</w:delText>
            </w:r>
          </w:del>
        </w:p>
        <w:p w14:paraId="30E3E983" w14:textId="62F8530C" w:rsidR="00EF46F4" w:rsidRPr="00E72880" w:rsidRDefault="00EF46F4" w:rsidP="00672D76">
          <w:pPr>
            <w:spacing w:line="276" w:lineRule="auto"/>
            <w:rPr>
              <w:rFonts w:cs="Arial"/>
            </w:rPr>
          </w:pPr>
          <w:r w:rsidRPr="00E72880">
            <w:rPr>
              <w:rFonts w:cs="Arial"/>
              <w:i/>
              <w:iCs/>
              <w:sz w:val="24"/>
              <w:szCs w:val="24"/>
            </w:rPr>
            <w:fldChar w:fldCharType="end"/>
          </w:r>
        </w:p>
      </w:sdtContent>
    </w:sdt>
    <w:p w14:paraId="4848CE9C" w14:textId="77777777" w:rsidR="0011503E" w:rsidRPr="00E72880" w:rsidRDefault="0011503E" w:rsidP="00672D76">
      <w:pPr>
        <w:pStyle w:val="TOCHeading"/>
        <w:spacing w:line="276" w:lineRule="auto"/>
        <w:rPr>
          <w:rFonts w:cs="Arial"/>
        </w:rPr>
      </w:pPr>
    </w:p>
    <w:p w14:paraId="0AF46577" w14:textId="77777777" w:rsidR="0011503E" w:rsidRPr="00E72880" w:rsidRDefault="0011503E" w:rsidP="00672D76">
      <w:pPr>
        <w:pStyle w:val="TOCHeading"/>
        <w:spacing w:line="276" w:lineRule="auto"/>
        <w:rPr>
          <w:rFonts w:cs="Arial"/>
        </w:rPr>
      </w:pPr>
    </w:p>
    <w:p w14:paraId="04067977" w14:textId="30E67AEF" w:rsidR="0011503E" w:rsidRPr="00E72880" w:rsidRDefault="0011503E">
      <w:pPr>
        <w:spacing w:before="0" w:after="0" w:line="240" w:lineRule="auto"/>
        <w:jc w:val="left"/>
        <w:rPr>
          <w:rFonts w:eastAsia="MS Gothic" w:cs="Arial"/>
          <w:b/>
          <w:bCs/>
          <w:smallCaps/>
          <w:sz w:val="28"/>
          <w:szCs w:val="28"/>
        </w:rPr>
      </w:pPr>
      <w:r w:rsidRPr="00E72880">
        <w:rPr>
          <w:rFonts w:cs="Arial"/>
        </w:rPr>
        <w:br w:type="page"/>
      </w:r>
    </w:p>
    <w:p w14:paraId="0B71E550" w14:textId="4520526A" w:rsidR="001008D9" w:rsidRPr="00E72880" w:rsidRDefault="00C97D34" w:rsidP="00672D76">
      <w:pPr>
        <w:pStyle w:val="TOCHeading"/>
        <w:spacing w:line="276" w:lineRule="auto"/>
        <w:rPr>
          <w:rFonts w:cs="Arial"/>
        </w:rPr>
      </w:pPr>
      <w:r w:rsidRPr="00E72880">
        <w:rPr>
          <w:rFonts w:cs="Arial"/>
        </w:rPr>
        <w:lastRenderedPageBreak/>
        <w:t>Table of Tables</w:t>
      </w:r>
    </w:p>
    <w:p w14:paraId="24353EF9" w14:textId="4940CAAB" w:rsidR="00203291" w:rsidRPr="00E72880" w:rsidRDefault="00C97D34">
      <w:pPr>
        <w:pStyle w:val="TableofFigures"/>
        <w:rPr>
          <w:rFonts w:eastAsiaTheme="minorEastAsia" w:cs="Arial"/>
          <w:noProof/>
          <w:sz w:val="24"/>
          <w:lang w:val="en-US"/>
        </w:rPr>
      </w:pPr>
      <w:r w:rsidRPr="00E72880">
        <w:rPr>
          <w:rFonts w:cs="Arial"/>
        </w:rPr>
        <w:fldChar w:fldCharType="begin"/>
      </w:r>
      <w:r w:rsidRPr="00E72880">
        <w:rPr>
          <w:rFonts w:cs="Arial"/>
        </w:rPr>
        <w:instrText xml:space="preserve"> TOC \h \z \c "Table" </w:instrText>
      </w:r>
      <w:r w:rsidRPr="00E72880">
        <w:rPr>
          <w:rFonts w:cs="Arial"/>
        </w:rPr>
        <w:fldChar w:fldCharType="separate"/>
      </w:r>
      <w:hyperlink w:anchor="_Toc10286147" w:history="1">
        <w:r w:rsidR="00203291" w:rsidRPr="00E72880">
          <w:rPr>
            <w:rStyle w:val="Hyperlink"/>
            <w:rFonts w:cs="Arial"/>
            <w:b/>
            <w:noProof/>
          </w:rPr>
          <w:t>Table 1:</w:t>
        </w:r>
        <w:r w:rsidR="00203291" w:rsidRPr="00E72880">
          <w:rPr>
            <w:rStyle w:val="Hyperlink"/>
            <w:rFonts w:cs="Arial"/>
            <w:noProof/>
          </w:rPr>
          <w:t xml:space="preserve"> Applicable JPL Rules Documents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_Toc10286147 \h </w:instrText>
        </w:r>
        <w:r w:rsidR="00203291" w:rsidRPr="00E72880">
          <w:rPr>
            <w:rFonts w:cs="Arial"/>
            <w:noProof/>
            <w:webHidden/>
          </w:rPr>
        </w:r>
        <w:r w:rsidR="00203291" w:rsidRPr="00E72880">
          <w:rPr>
            <w:rFonts w:cs="Arial"/>
            <w:noProof/>
            <w:webHidden/>
          </w:rPr>
          <w:fldChar w:fldCharType="separate"/>
        </w:r>
        <w:r w:rsidR="009E66C7">
          <w:rPr>
            <w:rFonts w:cs="Arial"/>
            <w:noProof/>
            <w:webHidden/>
          </w:rPr>
          <w:t>2</w:t>
        </w:r>
        <w:r w:rsidR="00203291" w:rsidRPr="00E72880">
          <w:rPr>
            <w:rFonts w:cs="Arial"/>
            <w:noProof/>
            <w:webHidden/>
          </w:rPr>
          <w:fldChar w:fldCharType="end"/>
        </w:r>
      </w:hyperlink>
    </w:p>
    <w:p w14:paraId="29BD8AFC" w14:textId="3B3F53C4" w:rsidR="00203291" w:rsidRPr="00E72880" w:rsidRDefault="00C1684E">
      <w:pPr>
        <w:pStyle w:val="TableofFigures"/>
        <w:rPr>
          <w:rFonts w:eastAsiaTheme="minorEastAsia" w:cs="Arial"/>
          <w:noProof/>
          <w:sz w:val="24"/>
          <w:lang w:val="en-US"/>
        </w:rPr>
      </w:pPr>
      <w:hyperlink w:anchor="_Toc10286148" w:history="1">
        <w:r w:rsidR="00203291" w:rsidRPr="00E72880">
          <w:rPr>
            <w:rStyle w:val="Hyperlink"/>
            <w:rFonts w:cs="Arial"/>
            <w:b/>
            <w:noProof/>
          </w:rPr>
          <w:t>Table 2:</w:t>
        </w:r>
        <w:r w:rsidR="00203291" w:rsidRPr="00E72880">
          <w:rPr>
            <w:rStyle w:val="Hyperlink"/>
            <w:rFonts w:cs="Arial"/>
            <w:noProof/>
          </w:rPr>
          <w:t xml:space="preserve"> Applicable MGSS Documents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_Toc10286148 \h </w:instrText>
        </w:r>
        <w:r w:rsidR="00203291" w:rsidRPr="00E72880">
          <w:rPr>
            <w:rFonts w:cs="Arial"/>
            <w:noProof/>
            <w:webHidden/>
          </w:rPr>
        </w:r>
        <w:r w:rsidR="00203291" w:rsidRPr="00E72880">
          <w:rPr>
            <w:rFonts w:cs="Arial"/>
            <w:noProof/>
            <w:webHidden/>
          </w:rPr>
          <w:fldChar w:fldCharType="separate"/>
        </w:r>
        <w:r w:rsidR="009E66C7">
          <w:rPr>
            <w:rFonts w:cs="Arial"/>
            <w:noProof/>
            <w:webHidden/>
          </w:rPr>
          <w:t>2</w:t>
        </w:r>
        <w:r w:rsidR="00203291" w:rsidRPr="00E72880">
          <w:rPr>
            <w:rFonts w:cs="Arial"/>
            <w:noProof/>
            <w:webHidden/>
          </w:rPr>
          <w:fldChar w:fldCharType="end"/>
        </w:r>
      </w:hyperlink>
    </w:p>
    <w:p w14:paraId="6789A5AF" w14:textId="077D6165" w:rsidR="00203291" w:rsidRPr="00E72880" w:rsidRDefault="00C1684E">
      <w:pPr>
        <w:pStyle w:val="TableofFigures"/>
        <w:rPr>
          <w:rFonts w:eastAsiaTheme="minorEastAsia" w:cs="Arial"/>
          <w:noProof/>
          <w:sz w:val="24"/>
          <w:lang w:val="en-US"/>
        </w:rPr>
      </w:pPr>
      <w:r>
        <w:fldChar w:fldCharType="begin"/>
      </w:r>
      <w:r>
        <w:instrText xml:space="preserve"> HYPERLINK \l "_Toc10286149" </w:instrText>
      </w:r>
      <w:r>
        <w:fldChar w:fldCharType="separate"/>
      </w:r>
      <w:r w:rsidR="00203291" w:rsidRPr="00E72880">
        <w:rPr>
          <w:rStyle w:val="Hyperlink"/>
          <w:rFonts w:cs="Arial"/>
          <w:b/>
          <w:noProof/>
        </w:rPr>
        <w:t>Table 3</w:t>
      </w:r>
      <w:r w:rsidR="00203291" w:rsidRPr="00E72880">
        <w:rPr>
          <w:rStyle w:val="Hyperlink"/>
          <w:rFonts w:cs="Arial"/>
          <w:noProof/>
        </w:rPr>
        <w:t>: NEST Modules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_Toc10286149 \h </w:instrText>
      </w:r>
      <w:r w:rsidR="00203291" w:rsidRPr="00E72880">
        <w:rPr>
          <w:rFonts w:cs="Arial"/>
          <w:noProof/>
          <w:webHidden/>
        </w:rPr>
      </w:r>
      <w:r w:rsidR="00203291" w:rsidRPr="00E72880">
        <w:rPr>
          <w:rFonts w:cs="Arial"/>
          <w:noProof/>
          <w:webHidden/>
        </w:rPr>
        <w:fldChar w:fldCharType="separate"/>
      </w:r>
      <w:ins w:id="725" w:author="Microsoft Office User" w:date="2019-07-09T13:33:00Z">
        <w:r w:rsidR="009E66C7">
          <w:rPr>
            <w:rFonts w:cs="Arial"/>
            <w:noProof/>
            <w:webHidden/>
          </w:rPr>
          <w:t>3</w:t>
        </w:r>
      </w:ins>
      <w:del w:id="726" w:author="Microsoft Office User" w:date="2019-07-09T13:33:00Z">
        <w:r w:rsidR="00203291" w:rsidRPr="00E72880" w:rsidDel="009E66C7">
          <w:rPr>
            <w:rFonts w:cs="Arial"/>
            <w:noProof/>
            <w:webHidden/>
          </w:rPr>
          <w:delText>6</w:delText>
        </w:r>
      </w:del>
      <w:r w:rsidR="00203291" w:rsidRPr="00E72880">
        <w:rPr>
          <w:rFonts w:cs="Arial"/>
          <w:noProof/>
          <w:webHidden/>
        </w:rPr>
        <w:fldChar w:fldCharType="end"/>
      </w:r>
      <w:r>
        <w:rPr>
          <w:rFonts w:cs="Arial"/>
          <w:noProof/>
        </w:rPr>
        <w:fldChar w:fldCharType="end"/>
      </w:r>
    </w:p>
    <w:p w14:paraId="26A616FF" w14:textId="700E1556" w:rsidR="00203291" w:rsidRPr="00E72880" w:rsidRDefault="00C1684E">
      <w:pPr>
        <w:pStyle w:val="TableofFigures"/>
        <w:rPr>
          <w:rFonts w:eastAsiaTheme="minorEastAsia" w:cs="Arial"/>
          <w:noProof/>
          <w:sz w:val="24"/>
          <w:lang w:val="en-US"/>
        </w:rPr>
      </w:pPr>
      <w:r>
        <w:fldChar w:fldCharType="begin"/>
      </w:r>
      <w:r>
        <w:instrText xml:space="preserve"> HYPERLINK \l "_Toc10286150" </w:instrText>
      </w:r>
      <w:r>
        <w:fldChar w:fldCharType="separate"/>
      </w:r>
      <w:r w:rsidR="00203291" w:rsidRPr="00E72880">
        <w:rPr>
          <w:rStyle w:val="Hyperlink"/>
          <w:rFonts w:cs="Arial"/>
          <w:b/>
          <w:noProof/>
        </w:rPr>
        <w:t>Table 4</w:t>
      </w:r>
      <w:r w:rsidR="00203291" w:rsidRPr="00E72880">
        <w:rPr>
          <w:rStyle w:val="Hyperlink"/>
          <w:rFonts w:cs="Arial"/>
          <w:noProof/>
        </w:rPr>
        <w:t>. Source Explorer Iconography.</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_Toc10286150 \h </w:instrText>
      </w:r>
      <w:r w:rsidR="00203291" w:rsidRPr="00E72880">
        <w:rPr>
          <w:rFonts w:cs="Arial"/>
          <w:noProof/>
          <w:webHidden/>
        </w:rPr>
      </w:r>
      <w:r w:rsidR="00203291" w:rsidRPr="00E72880">
        <w:rPr>
          <w:rFonts w:cs="Arial"/>
          <w:noProof/>
          <w:webHidden/>
        </w:rPr>
        <w:fldChar w:fldCharType="separate"/>
      </w:r>
      <w:ins w:id="727" w:author="Microsoft Office User" w:date="2019-07-09T13:33:00Z">
        <w:r w:rsidR="009E66C7">
          <w:rPr>
            <w:rFonts w:cs="Arial"/>
            <w:noProof/>
            <w:webHidden/>
          </w:rPr>
          <w:t>6</w:t>
        </w:r>
      </w:ins>
      <w:del w:id="728" w:author="Microsoft Office User" w:date="2019-07-09T13:33:00Z">
        <w:r w:rsidR="00203291" w:rsidRPr="00E72880" w:rsidDel="009E66C7">
          <w:rPr>
            <w:rFonts w:cs="Arial"/>
            <w:noProof/>
            <w:webHidden/>
          </w:rPr>
          <w:delText>7</w:delText>
        </w:r>
      </w:del>
      <w:r w:rsidR="00203291" w:rsidRPr="00E72880">
        <w:rPr>
          <w:rFonts w:cs="Arial"/>
          <w:noProof/>
          <w:webHidden/>
        </w:rPr>
        <w:fldChar w:fldCharType="end"/>
      </w:r>
      <w:r>
        <w:rPr>
          <w:rFonts w:cs="Arial"/>
          <w:noProof/>
        </w:rPr>
        <w:fldChar w:fldCharType="end"/>
      </w:r>
    </w:p>
    <w:p w14:paraId="4CCD081B" w14:textId="6755868A" w:rsidR="00203291" w:rsidRPr="00E72880" w:rsidRDefault="00C1684E">
      <w:pPr>
        <w:pStyle w:val="TableofFigures"/>
        <w:rPr>
          <w:rFonts w:eastAsiaTheme="minorEastAsia" w:cs="Arial"/>
          <w:noProof/>
          <w:sz w:val="24"/>
          <w:lang w:val="en-US"/>
        </w:rPr>
      </w:pPr>
      <w:r>
        <w:fldChar w:fldCharType="begin"/>
      </w:r>
      <w:r>
        <w:instrText xml:space="preserve"> HYPERLINK \l "_Toc10286151" </w:instrText>
      </w:r>
      <w:r>
        <w:fldChar w:fldCharType="separate"/>
      </w:r>
      <w:r w:rsidR="00203291" w:rsidRPr="00E72880">
        <w:rPr>
          <w:rStyle w:val="Hyperlink"/>
          <w:rFonts w:cs="Arial"/>
          <w:b/>
          <w:noProof/>
        </w:rPr>
        <w:t>Table 5</w:t>
      </w:r>
      <w:r w:rsidR="00203291" w:rsidRPr="00E72880">
        <w:rPr>
          <w:rStyle w:val="Hyperlink"/>
          <w:rFonts w:cs="Arial"/>
          <w:noProof/>
        </w:rPr>
        <w:t>. Global Settings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_Toc10286151 \h </w:instrText>
      </w:r>
      <w:r w:rsidR="00203291" w:rsidRPr="00E72880">
        <w:rPr>
          <w:rFonts w:cs="Arial"/>
          <w:noProof/>
          <w:webHidden/>
        </w:rPr>
      </w:r>
      <w:r w:rsidR="00203291" w:rsidRPr="00E72880">
        <w:rPr>
          <w:rFonts w:cs="Arial"/>
          <w:noProof/>
          <w:webHidden/>
        </w:rPr>
        <w:fldChar w:fldCharType="separate"/>
      </w:r>
      <w:ins w:id="729" w:author="Microsoft Office User" w:date="2019-07-09T13:33:00Z">
        <w:r w:rsidR="009E66C7">
          <w:rPr>
            <w:rFonts w:cs="Arial"/>
            <w:noProof/>
            <w:webHidden/>
          </w:rPr>
          <w:t>13</w:t>
        </w:r>
      </w:ins>
      <w:del w:id="730" w:author="Microsoft Office User" w:date="2019-07-09T13:33:00Z">
        <w:r w:rsidR="00203291" w:rsidRPr="00E72880" w:rsidDel="009E66C7">
          <w:rPr>
            <w:rFonts w:cs="Arial"/>
            <w:noProof/>
            <w:webHidden/>
          </w:rPr>
          <w:delText>14</w:delText>
        </w:r>
      </w:del>
      <w:r w:rsidR="00203291" w:rsidRPr="00E72880">
        <w:rPr>
          <w:rFonts w:cs="Arial"/>
          <w:noProof/>
          <w:webHidden/>
        </w:rPr>
        <w:fldChar w:fldCharType="end"/>
      </w:r>
      <w:r>
        <w:rPr>
          <w:rFonts w:cs="Arial"/>
          <w:noProof/>
        </w:rPr>
        <w:fldChar w:fldCharType="end"/>
      </w:r>
    </w:p>
    <w:p w14:paraId="70BCDAFB" w14:textId="5717578A" w:rsidR="00203291" w:rsidRPr="00E72880" w:rsidRDefault="00C1684E">
      <w:pPr>
        <w:pStyle w:val="TableofFigures"/>
        <w:rPr>
          <w:rFonts w:eastAsiaTheme="minorEastAsia" w:cs="Arial"/>
          <w:noProof/>
          <w:sz w:val="24"/>
          <w:lang w:val="en-US"/>
        </w:rPr>
      </w:pPr>
      <w:r>
        <w:fldChar w:fldCharType="begin"/>
      </w:r>
      <w:r>
        <w:instrText xml:space="preserve"> HYPERLINK \l "_Toc10286152" </w:instrText>
      </w:r>
      <w:r>
        <w:fldChar w:fldCharType="separate"/>
      </w:r>
      <w:r w:rsidR="00203291" w:rsidRPr="00E72880">
        <w:rPr>
          <w:rStyle w:val="Hyperlink"/>
          <w:rFonts w:cs="Arial"/>
          <w:b/>
          <w:noProof/>
        </w:rPr>
        <w:t>Table 6.</w:t>
      </w:r>
      <w:r w:rsidR="00203291" w:rsidRPr="00E72880">
        <w:rPr>
          <w:rStyle w:val="Hyperlink"/>
          <w:rFonts w:cs="Arial"/>
          <w:noProof/>
        </w:rPr>
        <w:t xml:space="preserve"> Common Band's Settings. Divider Band only has the Label and the Height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_Toc10286152 \h </w:instrText>
      </w:r>
      <w:r w:rsidR="00203291" w:rsidRPr="00E72880">
        <w:rPr>
          <w:rFonts w:cs="Arial"/>
          <w:noProof/>
          <w:webHidden/>
        </w:rPr>
      </w:r>
      <w:r w:rsidR="00203291" w:rsidRPr="00E72880">
        <w:rPr>
          <w:rFonts w:cs="Arial"/>
          <w:noProof/>
          <w:webHidden/>
        </w:rPr>
        <w:fldChar w:fldCharType="separate"/>
      </w:r>
      <w:ins w:id="731" w:author="Microsoft Office User" w:date="2019-07-09T13:33:00Z">
        <w:r w:rsidR="009E66C7">
          <w:rPr>
            <w:rFonts w:cs="Arial"/>
            <w:noProof/>
            <w:webHidden/>
          </w:rPr>
          <w:t>13</w:t>
        </w:r>
      </w:ins>
      <w:del w:id="732" w:author="Microsoft Office User" w:date="2019-07-09T13:33:00Z">
        <w:r w:rsidR="00203291" w:rsidRPr="00E72880" w:rsidDel="009E66C7">
          <w:rPr>
            <w:rFonts w:cs="Arial"/>
            <w:noProof/>
            <w:webHidden/>
          </w:rPr>
          <w:delText>14</w:delText>
        </w:r>
      </w:del>
      <w:r w:rsidR="00203291" w:rsidRPr="00E72880">
        <w:rPr>
          <w:rFonts w:cs="Arial"/>
          <w:noProof/>
          <w:webHidden/>
        </w:rPr>
        <w:fldChar w:fldCharType="end"/>
      </w:r>
      <w:r>
        <w:rPr>
          <w:rFonts w:cs="Arial"/>
          <w:noProof/>
        </w:rPr>
        <w:fldChar w:fldCharType="end"/>
      </w:r>
    </w:p>
    <w:p w14:paraId="1829D3F6" w14:textId="35862931" w:rsidR="00203291" w:rsidRPr="00E72880" w:rsidRDefault="00C1684E">
      <w:pPr>
        <w:pStyle w:val="TableofFigures"/>
        <w:rPr>
          <w:rFonts w:eastAsiaTheme="minorEastAsia" w:cs="Arial"/>
          <w:noProof/>
          <w:sz w:val="24"/>
          <w:lang w:val="en-US"/>
        </w:rPr>
      </w:pPr>
      <w:r>
        <w:fldChar w:fldCharType="begin"/>
      </w:r>
      <w:r>
        <w:instrText xml:space="preserve"> HYPERLINK \l "_Toc10286153" </w:instrText>
      </w:r>
      <w:r>
        <w:fldChar w:fldCharType="separate"/>
      </w:r>
      <w:r w:rsidR="00203291" w:rsidRPr="00E72880">
        <w:rPr>
          <w:rStyle w:val="Hyperlink"/>
          <w:rFonts w:cs="Arial"/>
          <w:b/>
          <w:noProof/>
        </w:rPr>
        <w:t>Table 7.</w:t>
      </w:r>
      <w:r w:rsidR="00203291" w:rsidRPr="00E72880">
        <w:rPr>
          <w:rStyle w:val="Hyperlink"/>
          <w:rFonts w:cs="Arial"/>
          <w:noProof/>
        </w:rPr>
        <w:t xml:space="preserve"> Divider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_Toc10286153 \h </w:instrText>
      </w:r>
      <w:r w:rsidR="00203291" w:rsidRPr="00E72880">
        <w:rPr>
          <w:rFonts w:cs="Arial"/>
          <w:noProof/>
          <w:webHidden/>
        </w:rPr>
      </w:r>
      <w:r w:rsidR="00203291" w:rsidRPr="00E72880">
        <w:rPr>
          <w:rFonts w:cs="Arial"/>
          <w:noProof/>
          <w:webHidden/>
        </w:rPr>
        <w:fldChar w:fldCharType="separate"/>
      </w:r>
      <w:ins w:id="733" w:author="Microsoft Office User" w:date="2019-07-09T13:33:00Z">
        <w:r w:rsidR="009E66C7">
          <w:rPr>
            <w:rFonts w:cs="Arial"/>
            <w:noProof/>
            <w:webHidden/>
          </w:rPr>
          <w:t>14</w:t>
        </w:r>
      </w:ins>
      <w:del w:id="734" w:author="Microsoft Office User" w:date="2019-07-09T13:33:00Z">
        <w:r w:rsidR="00203291" w:rsidRPr="00E72880" w:rsidDel="009E66C7">
          <w:rPr>
            <w:rFonts w:cs="Arial"/>
            <w:noProof/>
            <w:webHidden/>
          </w:rPr>
          <w:delText>15</w:delText>
        </w:r>
      </w:del>
      <w:r w:rsidR="00203291" w:rsidRPr="00E72880">
        <w:rPr>
          <w:rFonts w:cs="Arial"/>
          <w:noProof/>
          <w:webHidden/>
        </w:rPr>
        <w:fldChar w:fldCharType="end"/>
      </w:r>
      <w:r>
        <w:rPr>
          <w:rFonts w:cs="Arial"/>
          <w:noProof/>
        </w:rPr>
        <w:fldChar w:fldCharType="end"/>
      </w:r>
    </w:p>
    <w:p w14:paraId="17B532C0" w14:textId="76E71164" w:rsidR="00203291" w:rsidRPr="00E72880" w:rsidRDefault="00C1684E">
      <w:pPr>
        <w:pStyle w:val="TableofFigures"/>
        <w:rPr>
          <w:rFonts w:eastAsiaTheme="minorEastAsia" w:cs="Arial"/>
          <w:noProof/>
          <w:sz w:val="24"/>
          <w:lang w:val="en-US"/>
        </w:rPr>
      </w:pPr>
      <w:r>
        <w:fldChar w:fldCharType="begin"/>
      </w:r>
      <w:r>
        <w:instrText xml:space="preserve"> HYPERLINK \l "_Toc10286154" </w:instrText>
      </w:r>
      <w:r>
        <w:fldChar w:fldCharType="separate"/>
      </w:r>
      <w:r w:rsidR="00203291" w:rsidRPr="00E72880">
        <w:rPr>
          <w:rStyle w:val="Hyperlink"/>
          <w:rFonts w:cs="Arial"/>
          <w:b/>
          <w:noProof/>
        </w:rPr>
        <w:t>Table 8.</w:t>
      </w:r>
      <w:r w:rsidR="00203291" w:rsidRPr="00E72880">
        <w:rPr>
          <w:rStyle w:val="Hyperlink"/>
          <w:rFonts w:cs="Arial"/>
          <w:noProof/>
        </w:rPr>
        <w:t xml:space="preserve"> Resource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_Toc10286154 \h </w:instrText>
      </w:r>
      <w:r w:rsidR="00203291" w:rsidRPr="00E72880">
        <w:rPr>
          <w:rFonts w:cs="Arial"/>
          <w:noProof/>
          <w:webHidden/>
        </w:rPr>
      </w:r>
      <w:r w:rsidR="00203291" w:rsidRPr="00E72880">
        <w:rPr>
          <w:rFonts w:cs="Arial"/>
          <w:noProof/>
          <w:webHidden/>
        </w:rPr>
        <w:fldChar w:fldCharType="separate"/>
      </w:r>
      <w:ins w:id="735" w:author="Microsoft Office User" w:date="2019-07-09T13:33:00Z">
        <w:r w:rsidR="009E66C7">
          <w:rPr>
            <w:rFonts w:cs="Arial"/>
            <w:noProof/>
            <w:webHidden/>
          </w:rPr>
          <w:t>14</w:t>
        </w:r>
      </w:ins>
      <w:del w:id="736" w:author="Microsoft Office User" w:date="2019-07-09T13:33:00Z">
        <w:r w:rsidR="00203291" w:rsidRPr="00E72880" w:rsidDel="009E66C7">
          <w:rPr>
            <w:rFonts w:cs="Arial"/>
            <w:noProof/>
            <w:webHidden/>
          </w:rPr>
          <w:delText>15</w:delText>
        </w:r>
      </w:del>
      <w:r w:rsidR="00203291" w:rsidRPr="00E72880">
        <w:rPr>
          <w:rFonts w:cs="Arial"/>
          <w:noProof/>
          <w:webHidden/>
        </w:rPr>
        <w:fldChar w:fldCharType="end"/>
      </w:r>
      <w:r>
        <w:rPr>
          <w:rFonts w:cs="Arial"/>
          <w:noProof/>
        </w:rPr>
        <w:fldChar w:fldCharType="end"/>
      </w:r>
    </w:p>
    <w:p w14:paraId="1D68B3F0" w14:textId="19932C4E" w:rsidR="00203291" w:rsidRPr="00E72880" w:rsidRDefault="00C1684E">
      <w:pPr>
        <w:pStyle w:val="TableofFigures"/>
        <w:rPr>
          <w:rFonts w:eastAsiaTheme="minorEastAsia" w:cs="Arial"/>
          <w:noProof/>
          <w:sz w:val="24"/>
          <w:lang w:val="en-US"/>
        </w:rPr>
      </w:pPr>
      <w:r>
        <w:fldChar w:fldCharType="begin"/>
      </w:r>
      <w:r>
        <w:instrText xml:space="preserve"> HYPERLINK \l "_Toc10286155" </w:instrText>
      </w:r>
      <w:r>
        <w:fldChar w:fldCharType="separate"/>
      </w:r>
      <w:r w:rsidR="00203291" w:rsidRPr="00E72880">
        <w:rPr>
          <w:rStyle w:val="Hyperlink"/>
          <w:rFonts w:cs="Arial"/>
          <w:b/>
          <w:noProof/>
        </w:rPr>
        <w:t>Table 9.</w:t>
      </w:r>
      <w:r w:rsidR="00203291" w:rsidRPr="00E72880">
        <w:rPr>
          <w:rStyle w:val="Hyperlink"/>
          <w:rFonts w:cs="Arial"/>
          <w:noProof/>
        </w:rPr>
        <w:t xml:space="preserve"> State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_Toc10286155 \h </w:instrText>
      </w:r>
      <w:r w:rsidR="00203291" w:rsidRPr="00E72880">
        <w:rPr>
          <w:rFonts w:cs="Arial"/>
          <w:noProof/>
          <w:webHidden/>
        </w:rPr>
      </w:r>
      <w:r w:rsidR="00203291" w:rsidRPr="00E72880">
        <w:rPr>
          <w:rFonts w:cs="Arial"/>
          <w:noProof/>
          <w:webHidden/>
        </w:rPr>
        <w:fldChar w:fldCharType="separate"/>
      </w:r>
      <w:ins w:id="737" w:author="Microsoft Office User" w:date="2019-07-09T13:33:00Z">
        <w:r w:rsidR="009E66C7">
          <w:rPr>
            <w:rFonts w:cs="Arial"/>
            <w:noProof/>
            <w:webHidden/>
          </w:rPr>
          <w:t>15</w:t>
        </w:r>
      </w:ins>
      <w:del w:id="738" w:author="Microsoft Office User" w:date="2019-07-09T13:33:00Z">
        <w:r w:rsidR="00203291" w:rsidRPr="00E72880" w:rsidDel="009E66C7">
          <w:rPr>
            <w:rFonts w:cs="Arial"/>
            <w:noProof/>
            <w:webHidden/>
          </w:rPr>
          <w:delText>16</w:delText>
        </w:r>
      </w:del>
      <w:r w:rsidR="00203291" w:rsidRPr="00E72880">
        <w:rPr>
          <w:rFonts w:cs="Arial"/>
          <w:noProof/>
          <w:webHidden/>
        </w:rPr>
        <w:fldChar w:fldCharType="end"/>
      </w:r>
      <w:r>
        <w:rPr>
          <w:rFonts w:cs="Arial"/>
          <w:noProof/>
        </w:rPr>
        <w:fldChar w:fldCharType="end"/>
      </w:r>
    </w:p>
    <w:p w14:paraId="54CBBCE7" w14:textId="3E17734B" w:rsidR="00203291" w:rsidRPr="00E72880" w:rsidRDefault="00C1684E">
      <w:pPr>
        <w:pStyle w:val="TableofFigures"/>
        <w:rPr>
          <w:rFonts w:eastAsiaTheme="minorEastAsia" w:cs="Arial"/>
          <w:noProof/>
          <w:sz w:val="24"/>
          <w:lang w:val="en-US"/>
        </w:rPr>
      </w:pPr>
      <w:r>
        <w:fldChar w:fldCharType="begin"/>
      </w:r>
      <w:r>
        <w:instrText xml:space="preserve"> HYPERLINK \l "_Toc10286156" </w:instrText>
      </w:r>
      <w:r>
        <w:fldChar w:fldCharType="separate"/>
      </w:r>
      <w:r w:rsidR="00203291" w:rsidRPr="00E72880">
        <w:rPr>
          <w:rStyle w:val="Hyperlink"/>
          <w:rFonts w:cs="Arial"/>
          <w:b/>
          <w:noProof/>
        </w:rPr>
        <w:t>Table 10.</w:t>
      </w:r>
      <w:r w:rsidR="00203291" w:rsidRPr="00E72880">
        <w:rPr>
          <w:rStyle w:val="Hyperlink"/>
          <w:rFonts w:cs="Arial"/>
          <w:noProof/>
        </w:rPr>
        <w:t xml:space="preserve"> Activity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_Toc10286156 \h </w:instrText>
      </w:r>
      <w:r w:rsidR="00203291" w:rsidRPr="00E72880">
        <w:rPr>
          <w:rFonts w:cs="Arial"/>
          <w:noProof/>
          <w:webHidden/>
        </w:rPr>
      </w:r>
      <w:r w:rsidR="00203291" w:rsidRPr="00E72880">
        <w:rPr>
          <w:rFonts w:cs="Arial"/>
          <w:noProof/>
          <w:webHidden/>
        </w:rPr>
        <w:fldChar w:fldCharType="separate"/>
      </w:r>
      <w:ins w:id="739" w:author="Microsoft Office User" w:date="2019-07-09T13:33:00Z">
        <w:r w:rsidR="009E66C7">
          <w:rPr>
            <w:rFonts w:cs="Arial"/>
            <w:noProof/>
            <w:webHidden/>
          </w:rPr>
          <w:t>15</w:t>
        </w:r>
      </w:ins>
      <w:del w:id="740" w:author="Microsoft Office User" w:date="2019-07-09T13:33:00Z">
        <w:r w:rsidR="00203291" w:rsidRPr="00E72880" w:rsidDel="009E66C7">
          <w:rPr>
            <w:rFonts w:cs="Arial"/>
            <w:noProof/>
            <w:webHidden/>
          </w:rPr>
          <w:delText>16</w:delText>
        </w:r>
      </w:del>
      <w:r w:rsidR="00203291" w:rsidRPr="00E72880">
        <w:rPr>
          <w:rFonts w:cs="Arial"/>
          <w:noProof/>
          <w:webHidden/>
        </w:rPr>
        <w:fldChar w:fldCharType="end"/>
      </w:r>
      <w:r>
        <w:rPr>
          <w:rFonts w:cs="Arial"/>
          <w:noProof/>
        </w:rPr>
        <w:fldChar w:fldCharType="end"/>
      </w:r>
    </w:p>
    <w:p w14:paraId="271AC508" w14:textId="24AEDE9D" w:rsidR="00203291" w:rsidRPr="00E72880" w:rsidRDefault="00C1684E">
      <w:pPr>
        <w:pStyle w:val="TableofFigures"/>
        <w:rPr>
          <w:rFonts w:eastAsiaTheme="minorEastAsia" w:cs="Arial"/>
          <w:noProof/>
          <w:sz w:val="24"/>
          <w:lang w:val="en-US"/>
        </w:rPr>
      </w:pPr>
      <w:r>
        <w:fldChar w:fldCharType="begin"/>
      </w:r>
      <w:r>
        <w:instrText xml:space="preserve"> HYPERLINK \l "_Toc10286157" </w:instrText>
      </w:r>
      <w:r>
        <w:fldChar w:fldCharType="separate"/>
      </w:r>
      <w:r w:rsidR="00203291" w:rsidRPr="00E72880">
        <w:rPr>
          <w:rStyle w:val="Hyperlink"/>
          <w:rFonts w:cs="Arial"/>
          <w:b/>
          <w:noProof/>
        </w:rPr>
        <w:t>Table 11.</w:t>
      </w:r>
      <w:r w:rsidR="00203291" w:rsidRPr="00E72880">
        <w:rPr>
          <w:rStyle w:val="Hyperlink"/>
          <w:rFonts w:cs="Arial"/>
          <w:noProof/>
        </w:rPr>
        <w:t xml:space="preserve"> Activity Expansion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_Toc10286157 \h </w:instrText>
      </w:r>
      <w:r w:rsidR="00203291" w:rsidRPr="00E72880">
        <w:rPr>
          <w:rFonts w:cs="Arial"/>
          <w:noProof/>
          <w:webHidden/>
        </w:rPr>
      </w:r>
      <w:r w:rsidR="00203291" w:rsidRPr="00E72880">
        <w:rPr>
          <w:rFonts w:cs="Arial"/>
          <w:noProof/>
          <w:webHidden/>
        </w:rPr>
        <w:fldChar w:fldCharType="separate"/>
      </w:r>
      <w:ins w:id="741" w:author="Microsoft Office User" w:date="2019-07-09T13:33:00Z">
        <w:r w:rsidR="009E66C7">
          <w:rPr>
            <w:rFonts w:cs="Arial"/>
            <w:noProof/>
            <w:webHidden/>
          </w:rPr>
          <w:t>18</w:t>
        </w:r>
      </w:ins>
      <w:del w:id="742" w:author="Microsoft Office User" w:date="2019-07-09T13:33:00Z">
        <w:r w:rsidR="00203291" w:rsidRPr="00E72880" w:rsidDel="009E66C7">
          <w:rPr>
            <w:rFonts w:cs="Arial"/>
            <w:noProof/>
            <w:webHidden/>
          </w:rPr>
          <w:delText>19</w:delText>
        </w:r>
      </w:del>
      <w:r w:rsidR="00203291" w:rsidRPr="00E72880">
        <w:rPr>
          <w:rFonts w:cs="Arial"/>
          <w:noProof/>
          <w:webHidden/>
        </w:rPr>
        <w:fldChar w:fldCharType="end"/>
      </w:r>
      <w:r>
        <w:rPr>
          <w:rFonts w:cs="Arial"/>
          <w:noProof/>
        </w:rPr>
        <w:fldChar w:fldCharType="end"/>
      </w:r>
    </w:p>
    <w:p w14:paraId="490598F3" w14:textId="639EE2C2" w:rsidR="00203291" w:rsidRPr="00E72880" w:rsidRDefault="00C1684E">
      <w:pPr>
        <w:pStyle w:val="TableofFigures"/>
        <w:rPr>
          <w:rFonts w:eastAsiaTheme="minorEastAsia" w:cs="Arial"/>
          <w:noProof/>
          <w:sz w:val="24"/>
          <w:lang w:val="en-US"/>
        </w:rPr>
      </w:pPr>
      <w:r>
        <w:fldChar w:fldCharType="begin"/>
      </w:r>
      <w:r>
        <w:instrText xml:space="preserve"> HYPERLINK \l "_Toc10286158" </w:instrText>
      </w:r>
      <w:r>
        <w:fldChar w:fldCharType="separate"/>
      </w:r>
      <w:r w:rsidR="00203291" w:rsidRPr="00E72880">
        <w:rPr>
          <w:rStyle w:val="Hyperlink"/>
          <w:rFonts w:cs="Arial"/>
          <w:b/>
          <w:noProof/>
        </w:rPr>
        <w:t>Table 12.</w:t>
      </w:r>
      <w:r w:rsidR="00203291" w:rsidRPr="00E72880">
        <w:rPr>
          <w:rStyle w:val="Hyperlink"/>
          <w:rFonts w:cs="Arial"/>
          <w:noProof/>
        </w:rPr>
        <w:t xml:space="preserve"> Time Cursor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_Toc10286158 \h </w:instrText>
      </w:r>
      <w:r w:rsidR="00203291" w:rsidRPr="00E72880">
        <w:rPr>
          <w:rFonts w:cs="Arial"/>
          <w:noProof/>
          <w:webHidden/>
        </w:rPr>
      </w:r>
      <w:r w:rsidR="00203291" w:rsidRPr="00E72880">
        <w:rPr>
          <w:rFonts w:cs="Arial"/>
          <w:noProof/>
          <w:webHidden/>
        </w:rPr>
        <w:fldChar w:fldCharType="separate"/>
      </w:r>
      <w:ins w:id="743" w:author="Microsoft Office User" w:date="2019-07-09T13:33:00Z">
        <w:r w:rsidR="009E66C7">
          <w:rPr>
            <w:rFonts w:cs="Arial"/>
            <w:noProof/>
            <w:webHidden/>
          </w:rPr>
          <w:t>21</w:t>
        </w:r>
      </w:ins>
      <w:del w:id="744" w:author="Microsoft Office User" w:date="2019-07-09T13:33:00Z">
        <w:r w:rsidR="00203291" w:rsidRPr="00E72880" w:rsidDel="009E66C7">
          <w:rPr>
            <w:rFonts w:cs="Arial"/>
            <w:noProof/>
            <w:webHidden/>
          </w:rPr>
          <w:delText>23</w:delText>
        </w:r>
      </w:del>
      <w:r w:rsidR="00203291" w:rsidRPr="00E72880">
        <w:rPr>
          <w:rFonts w:cs="Arial"/>
          <w:noProof/>
          <w:webHidden/>
        </w:rPr>
        <w:fldChar w:fldCharType="end"/>
      </w:r>
      <w:r>
        <w:rPr>
          <w:rFonts w:cs="Arial"/>
          <w:noProof/>
        </w:rPr>
        <w:fldChar w:fldCharType="end"/>
      </w:r>
    </w:p>
    <w:p w14:paraId="748AB1BF" w14:textId="1D1E0868" w:rsidR="00C97D34" w:rsidRPr="00E72880" w:rsidRDefault="00C97D34" w:rsidP="00672D76">
      <w:pPr>
        <w:spacing w:line="276" w:lineRule="auto"/>
        <w:rPr>
          <w:rFonts w:cs="Arial"/>
        </w:rPr>
      </w:pPr>
      <w:r w:rsidRPr="00E72880">
        <w:rPr>
          <w:rFonts w:cs="Arial"/>
        </w:rPr>
        <w:fldChar w:fldCharType="end"/>
      </w:r>
    </w:p>
    <w:p w14:paraId="2B76F03A" w14:textId="77777777" w:rsidR="001A296C" w:rsidRPr="00E72880" w:rsidRDefault="001A296C" w:rsidP="00672D76">
      <w:pPr>
        <w:pStyle w:val="Heading1"/>
        <w:spacing w:line="276" w:lineRule="auto"/>
        <w:rPr>
          <w:rFonts w:cs="Arial"/>
        </w:rPr>
        <w:sectPr w:rsidR="001A296C" w:rsidRPr="00E72880" w:rsidSect="00D533BB">
          <w:footerReference w:type="even" r:id="rId8"/>
          <w:footerReference w:type="default" r:id="rId9"/>
          <w:headerReference w:type="first" r:id="rId10"/>
          <w:footerReference w:type="first" r:id="rId11"/>
          <w:pgSz w:w="12240" w:h="15840" w:code="9"/>
          <w:pgMar w:top="1440" w:right="1440" w:bottom="1440" w:left="1440" w:header="562" w:footer="562" w:gutter="0"/>
          <w:pgNumType w:fmt="lowerRoman" w:start="3" w:chapSep="emDash"/>
          <w:cols w:space="720"/>
          <w:titlePg/>
        </w:sectPr>
      </w:pPr>
    </w:p>
    <w:p w14:paraId="0CEAA376" w14:textId="3A01D370" w:rsidR="001008D9" w:rsidRPr="00E72880" w:rsidRDefault="00453E1F" w:rsidP="00672D76">
      <w:pPr>
        <w:pStyle w:val="Heading1"/>
        <w:spacing w:line="276" w:lineRule="auto"/>
        <w:rPr>
          <w:rFonts w:cs="Arial"/>
        </w:rPr>
      </w:pPr>
      <w:bookmarkStart w:id="745" w:name="_Toc484436516"/>
      <w:bookmarkStart w:id="746" w:name="_Toc13570676"/>
      <w:r w:rsidRPr="00E72880">
        <w:rPr>
          <w:rFonts w:cs="Arial"/>
        </w:rPr>
        <w:lastRenderedPageBreak/>
        <w:t>D</w:t>
      </w:r>
      <w:r w:rsidR="001008D9" w:rsidRPr="00E72880">
        <w:rPr>
          <w:rFonts w:cs="Arial"/>
        </w:rPr>
        <w:t xml:space="preserve">ocument </w:t>
      </w:r>
      <w:r w:rsidRPr="00E72880">
        <w:rPr>
          <w:rFonts w:cs="Arial"/>
        </w:rPr>
        <w:t>O</w:t>
      </w:r>
      <w:r w:rsidR="001008D9" w:rsidRPr="00E72880">
        <w:rPr>
          <w:rFonts w:cs="Arial"/>
        </w:rPr>
        <w:t>verview</w:t>
      </w:r>
      <w:bookmarkEnd w:id="745"/>
      <w:bookmarkEnd w:id="746"/>
    </w:p>
    <w:p w14:paraId="0E9A5A97" w14:textId="77777777" w:rsidR="00116D99" w:rsidRPr="00E72880" w:rsidRDefault="00116D99" w:rsidP="00672D76">
      <w:pPr>
        <w:pStyle w:val="Heading2"/>
        <w:spacing w:line="276" w:lineRule="auto"/>
        <w:rPr>
          <w:rFonts w:cs="Arial"/>
        </w:rPr>
      </w:pPr>
      <w:bookmarkStart w:id="747" w:name="_Toc294257566"/>
      <w:bookmarkStart w:id="748" w:name="_Toc294257676"/>
      <w:bookmarkStart w:id="749" w:name="_Toc484436517"/>
      <w:bookmarkStart w:id="750" w:name="_Toc504839920"/>
      <w:bookmarkStart w:id="751" w:name="_Toc505448499"/>
      <w:bookmarkStart w:id="752" w:name="_Toc293150178"/>
      <w:bookmarkStart w:id="753" w:name="_Toc20018736"/>
      <w:bookmarkStart w:id="754" w:name="_Ref284243889"/>
      <w:bookmarkStart w:id="755" w:name="_Toc13570677"/>
      <w:r w:rsidRPr="00E72880">
        <w:rPr>
          <w:rFonts w:cs="Arial"/>
        </w:rPr>
        <w:t>Identification</w:t>
      </w:r>
      <w:bookmarkEnd w:id="747"/>
      <w:bookmarkEnd w:id="748"/>
      <w:bookmarkEnd w:id="749"/>
      <w:bookmarkEnd w:id="755"/>
    </w:p>
    <w:tbl>
      <w:tblPr>
        <w:tblStyle w:val="TableGridLight"/>
        <w:tblW w:w="4276" w:type="pct"/>
        <w:jc w:val="center"/>
        <w:tblLook w:val="04A0" w:firstRow="1" w:lastRow="0" w:firstColumn="1" w:lastColumn="0" w:noHBand="0" w:noVBand="1"/>
      </w:tblPr>
      <w:tblGrid>
        <w:gridCol w:w="2328"/>
        <w:gridCol w:w="5668"/>
      </w:tblGrid>
      <w:tr w:rsidR="00771766" w:rsidRPr="00E72880" w14:paraId="6207EA1A" w14:textId="77777777" w:rsidTr="00672D76">
        <w:trPr>
          <w:jc w:val="center"/>
        </w:trPr>
        <w:tc>
          <w:tcPr>
            <w:tcW w:w="1456" w:type="pct"/>
          </w:tcPr>
          <w:p w14:paraId="60E2241D" w14:textId="77777777" w:rsidR="00771766" w:rsidRPr="00E72880" w:rsidRDefault="00771766" w:rsidP="00672D76">
            <w:pPr>
              <w:spacing w:line="276" w:lineRule="auto"/>
              <w:rPr>
                <w:rStyle w:val="Strong"/>
                <w:rFonts w:cs="Arial"/>
                <w:b w:val="0"/>
              </w:rPr>
            </w:pPr>
            <w:r w:rsidRPr="00E72880">
              <w:rPr>
                <w:rStyle w:val="Strong"/>
                <w:rFonts w:cs="Arial"/>
                <w:b w:val="0"/>
              </w:rPr>
              <w:t>Property</w:t>
            </w:r>
          </w:p>
        </w:tc>
        <w:tc>
          <w:tcPr>
            <w:tcW w:w="3544" w:type="pct"/>
          </w:tcPr>
          <w:p w14:paraId="5E905489" w14:textId="77777777" w:rsidR="00771766" w:rsidRPr="00E72880" w:rsidRDefault="00771766" w:rsidP="00672D76">
            <w:pPr>
              <w:spacing w:line="276" w:lineRule="auto"/>
              <w:rPr>
                <w:rStyle w:val="Strong"/>
                <w:rFonts w:cs="Arial"/>
                <w:b w:val="0"/>
              </w:rPr>
            </w:pPr>
            <w:r w:rsidRPr="00E72880">
              <w:rPr>
                <w:rStyle w:val="Strong"/>
                <w:rFonts w:cs="Arial"/>
                <w:b w:val="0"/>
              </w:rPr>
              <w:t>Value</w:t>
            </w:r>
          </w:p>
        </w:tc>
      </w:tr>
      <w:tr w:rsidR="0034512D" w:rsidRPr="00E72880" w14:paraId="758CFF85" w14:textId="77777777" w:rsidTr="00672D76">
        <w:trPr>
          <w:jc w:val="center"/>
        </w:trPr>
        <w:tc>
          <w:tcPr>
            <w:tcW w:w="1456" w:type="pct"/>
          </w:tcPr>
          <w:p w14:paraId="7349975D" w14:textId="6C39652C" w:rsidR="0034512D" w:rsidRPr="00E72880" w:rsidRDefault="0034512D" w:rsidP="00672D76">
            <w:pPr>
              <w:spacing w:line="276" w:lineRule="auto"/>
              <w:rPr>
                <w:rFonts w:cs="Arial"/>
                <w:b/>
              </w:rPr>
            </w:pPr>
            <w:r w:rsidRPr="00E72880">
              <w:rPr>
                <w:rFonts w:cs="Arial"/>
                <w:b/>
              </w:rPr>
              <w:t>Configuration ID (CI)</w:t>
            </w:r>
          </w:p>
        </w:tc>
        <w:tc>
          <w:tcPr>
            <w:tcW w:w="3544" w:type="pct"/>
          </w:tcPr>
          <w:p w14:paraId="6940C9DD" w14:textId="48DE2461" w:rsidR="0034512D" w:rsidRPr="00E72880" w:rsidRDefault="00672D76" w:rsidP="00672D76">
            <w:pPr>
              <w:spacing w:line="276" w:lineRule="auto"/>
              <w:rPr>
                <w:rFonts w:cs="Arial"/>
              </w:rPr>
            </w:pPr>
            <w:r w:rsidRPr="00E72880">
              <w:rPr>
                <w:rFonts w:cs="Arial"/>
              </w:rPr>
              <w:t>621.712 - RAVEN - Resource and Activity Visualization Engine</w:t>
            </w:r>
          </w:p>
        </w:tc>
      </w:tr>
      <w:tr w:rsidR="00771766" w:rsidRPr="00E72880" w14:paraId="412D63D0" w14:textId="77777777" w:rsidTr="00672D76">
        <w:trPr>
          <w:jc w:val="center"/>
        </w:trPr>
        <w:tc>
          <w:tcPr>
            <w:tcW w:w="1456" w:type="pct"/>
          </w:tcPr>
          <w:p w14:paraId="64ACDB95" w14:textId="77777777" w:rsidR="00771766" w:rsidRPr="00E72880" w:rsidRDefault="00771766" w:rsidP="00672D76">
            <w:pPr>
              <w:spacing w:line="276" w:lineRule="auto"/>
              <w:rPr>
                <w:rFonts w:cs="Arial"/>
                <w:b/>
              </w:rPr>
            </w:pPr>
            <w:r w:rsidRPr="00E72880">
              <w:rPr>
                <w:rFonts w:cs="Arial"/>
                <w:b/>
              </w:rPr>
              <w:t>Element</w:t>
            </w:r>
          </w:p>
        </w:tc>
        <w:tc>
          <w:tcPr>
            <w:tcW w:w="3544" w:type="pct"/>
          </w:tcPr>
          <w:p w14:paraId="5670D1CC" w14:textId="3027C31C" w:rsidR="00771766" w:rsidRPr="00E72880" w:rsidRDefault="00672D76" w:rsidP="00672D76">
            <w:pPr>
              <w:spacing w:line="276" w:lineRule="auto"/>
              <w:rPr>
                <w:rFonts w:cs="Arial"/>
              </w:rPr>
            </w:pPr>
            <w:r w:rsidRPr="00E72880">
              <w:rPr>
                <w:rFonts w:cs="Arial"/>
              </w:rPr>
              <w:t>MPSA</w:t>
            </w:r>
          </w:p>
        </w:tc>
      </w:tr>
      <w:tr w:rsidR="00771766" w:rsidRPr="00E72880" w14:paraId="1C103DC0" w14:textId="77777777" w:rsidTr="00672D76">
        <w:trPr>
          <w:jc w:val="center"/>
        </w:trPr>
        <w:tc>
          <w:tcPr>
            <w:tcW w:w="1456" w:type="pct"/>
          </w:tcPr>
          <w:p w14:paraId="055B0133" w14:textId="77777777" w:rsidR="00771766" w:rsidRPr="00E72880" w:rsidRDefault="00771766" w:rsidP="00672D76">
            <w:pPr>
              <w:spacing w:line="276" w:lineRule="auto"/>
              <w:rPr>
                <w:rFonts w:cs="Arial"/>
                <w:b/>
              </w:rPr>
            </w:pPr>
            <w:r w:rsidRPr="00E72880">
              <w:rPr>
                <w:rFonts w:cs="Arial"/>
                <w:b/>
              </w:rPr>
              <w:t>Program Set</w:t>
            </w:r>
          </w:p>
        </w:tc>
        <w:tc>
          <w:tcPr>
            <w:tcW w:w="3544" w:type="pct"/>
          </w:tcPr>
          <w:p w14:paraId="0F49C4D1" w14:textId="00AD2D92" w:rsidR="00771766" w:rsidRPr="00E72880" w:rsidRDefault="00672D76" w:rsidP="00672D76">
            <w:pPr>
              <w:spacing w:line="276" w:lineRule="auto"/>
              <w:rPr>
                <w:rFonts w:cs="Arial"/>
              </w:rPr>
            </w:pPr>
            <w:r w:rsidRPr="00E72880">
              <w:rPr>
                <w:rFonts w:cs="Arial"/>
              </w:rPr>
              <w:t>SEQ Subsystem</w:t>
            </w:r>
          </w:p>
        </w:tc>
      </w:tr>
      <w:tr w:rsidR="00771766" w:rsidRPr="00E72880" w14:paraId="7285FE5F" w14:textId="77777777" w:rsidTr="00672D76">
        <w:trPr>
          <w:jc w:val="center"/>
        </w:trPr>
        <w:tc>
          <w:tcPr>
            <w:tcW w:w="1456" w:type="pct"/>
          </w:tcPr>
          <w:p w14:paraId="361DAE97" w14:textId="77777777" w:rsidR="00771766" w:rsidRPr="00E72880" w:rsidRDefault="00771766" w:rsidP="00672D76">
            <w:pPr>
              <w:spacing w:line="276" w:lineRule="auto"/>
              <w:rPr>
                <w:rFonts w:cs="Arial"/>
                <w:b/>
              </w:rPr>
            </w:pPr>
            <w:r w:rsidRPr="00E72880">
              <w:rPr>
                <w:rFonts w:cs="Arial"/>
                <w:b/>
              </w:rPr>
              <w:t>Version</w:t>
            </w:r>
          </w:p>
        </w:tc>
        <w:tc>
          <w:tcPr>
            <w:tcW w:w="3544" w:type="pct"/>
          </w:tcPr>
          <w:p w14:paraId="2BBFA768" w14:textId="055D0E59" w:rsidR="00771766" w:rsidRPr="00E72880" w:rsidRDefault="00672D76" w:rsidP="00672D76">
            <w:pPr>
              <w:spacing w:line="276" w:lineRule="auto"/>
              <w:rPr>
                <w:rFonts w:cs="Arial"/>
              </w:rPr>
            </w:pPr>
            <w:r w:rsidRPr="00E72880">
              <w:rPr>
                <w:rFonts w:cs="Arial"/>
              </w:rPr>
              <w:t>A28.</w:t>
            </w:r>
            <w:r w:rsidR="003F1775" w:rsidRPr="00E72880">
              <w:rPr>
                <w:rFonts w:cs="Arial"/>
              </w:rPr>
              <w:t>1</w:t>
            </w:r>
          </w:p>
        </w:tc>
      </w:tr>
    </w:tbl>
    <w:p w14:paraId="7791FD87" w14:textId="77777777" w:rsidR="000739E9" w:rsidRPr="00E72880" w:rsidRDefault="000739E9" w:rsidP="00672D76">
      <w:pPr>
        <w:pStyle w:val="Heading2"/>
        <w:spacing w:line="276" w:lineRule="auto"/>
        <w:rPr>
          <w:rFonts w:cs="Arial"/>
        </w:rPr>
      </w:pPr>
      <w:bookmarkStart w:id="756" w:name="_Toc484436518"/>
      <w:bookmarkStart w:id="757" w:name="_Toc13570678"/>
      <w:r w:rsidRPr="00E72880">
        <w:rPr>
          <w:rFonts w:cs="Arial"/>
        </w:rPr>
        <w:t>Purpose</w:t>
      </w:r>
      <w:bookmarkEnd w:id="750"/>
      <w:bookmarkEnd w:id="751"/>
      <w:bookmarkEnd w:id="752"/>
      <w:bookmarkEnd w:id="756"/>
      <w:bookmarkEnd w:id="757"/>
    </w:p>
    <w:p w14:paraId="6921658E" w14:textId="39F4FBB0" w:rsidR="00496E99" w:rsidRPr="00E72880" w:rsidRDefault="003F1775" w:rsidP="00451B61">
      <w:pPr>
        <w:rPr>
          <w:rFonts w:cs="Arial"/>
          <w:lang w:val="en-US"/>
        </w:rPr>
      </w:pPr>
      <w:bookmarkStart w:id="758" w:name="_Toc293150179"/>
      <w:bookmarkStart w:id="759" w:name="_Toc484436519"/>
      <w:bookmarkStart w:id="760" w:name="_Toc504839929"/>
      <w:bookmarkStart w:id="761" w:name="_Toc505448513"/>
      <w:bookmarkStart w:id="762" w:name="_Ref505743497"/>
      <w:r w:rsidRPr="00E72880">
        <w:rPr>
          <w:rFonts w:cs="Arial"/>
        </w:rPr>
        <w:t xml:space="preserve">NEST is the Mission Planning, Sequencing and Analysis (MPSA) Team's platform to provide a cohesive user experience to multi-mission users that require activity planning, sequencing, validation and analysis capabilities. </w:t>
      </w:r>
      <w:r w:rsidRPr="00E72880">
        <w:rPr>
          <w:rFonts w:cs="Arial"/>
          <w:lang w:val="en-US"/>
        </w:rPr>
        <w:t xml:space="preserve">This document’s intention is to show the available capabilities in NEST and how to use them. </w:t>
      </w:r>
      <w:r w:rsidR="00496E99" w:rsidRPr="00E72880">
        <w:rPr>
          <w:rFonts w:cs="Arial"/>
          <w:lang w:val="en-US"/>
        </w:rPr>
        <w:t xml:space="preserve">It describes every menu option, text entry field, and command button available in the tool. It is not intended to describe how a specific project would utilize the available capabilities, but to show the steps to follow to accomplish a goal. </w:t>
      </w:r>
    </w:p>
    <w:p w14:paraId="5189F440" w14:textId="77777777" w:rsidR="000739E9" w:rsidRPr="00E72880" w:rsidRDefault="000739E9" w:rsidP="00672D76">
      <w:pPr>
        <w:pStyle w:val="Heading2"/>
        <w:spacing w:line="276" w:lineRule="auto"/>
        <w:rPr>
          <w:rFonts w:cs="Arial"/>
        </w:rPr>
      </w:pPr>
      <w:bookmarkStart w:id="763" w:name="_Toc13570679"/>
      <w:r w:rsidRPr="00E72880">
        <w:rPr>
          <w:rFonts w:cs="Arial"/>
        </w:rPr>
        <w:t>Terminology and Notation</w:t>
      </w:r>
      <w:bookmarkEnd w:id="758"/>
      <w:bookmarkEnd w:id="759"/>
      <w:bookmarkEnd w:id="763"/>
    </w:p>
    <w:tbl>
      <w:tblPr>
        <w:tblStyle w:val="TableGridLight"/>
        <w:tblW w:w="0" w:type="auto"/>
        <w:jc w:val="center"/>
        <w:tblLook w:val="04A0" w:firstRow="1" w:lastRow="0" w:firstColumn="1" w:lastColumn="0" w:noHBand="0" w:noVBand="1"/>
      </w:tblPr>
      <w:tblGrid>
        <w:gridCol w:w="2633"/>
        <w:gridCol w:w="5692"/>
      </w:tblGrid>
      <w:tr w:rsidR="00672D76" w:rsidRPr="00E72880" w14:paraId="4C2FDB00" w14:textId="77777777" w:rsidTr="00672D76">
        <w:trPr>
          <w:jc w:val="center"/>
        </w:trPr>
        <w:tc>
          <w:tcPr>
            <w:tcW w:w="2633" w:type="dxa"/>
          </w:tcPr>
          <w:p w14:paraId="33645979" w14:textId="6B884DBB" w:rsidR="00672D76" w:rsidRPr="00E72880" w:rsidRDefault="00672D76" w:rsidP="00672D76">
            <w:pPr>
              <w:spacing w:line="276" w:lineRule="auto"/>
              <w:jc w:val="left"/>
              <w:rPr>
                <w:rFonts w:cs="Arial"/>
              </w:rPr>
            </w:pPr>
            <w:r w:rsidRPr="00E72880">
              <w:rPr>
                <w:rFonts w:cs="Arial"/>
              </w:rPr>
              <w:t>Acronym or Abbreviation</w:t>
            </w:r>
          </w:p>
        </w:tc>
        <w:tc>
          <w:tcPr>
            <w:tcW w:w="5692" w:type="dxa"/>
          </w:tcPr>
          <w:p w14:paraId="62F7817F" w14:textId="2815E894" w:rsidR="00672D76" w:rsidRPr="00E72880" w:rsidRDefault="00672D76" w:rsidP="00672D76">
            <w:pPr>
              <w:spacing w:line="276" w:lineRule="auto"/>
              <w:rPr>
                <w:rFonts w:cs="Arial"/>
              </w:rPr>
            </w:pPr>
            <w:r w:rsidRPr="00E72880">
              <w:rPr>
                <w:rFonts w:cs="Arial"/>
              </w:rPr>
              <w:t>Definition</w:t>
            </w:r>
          </w:p>
        </w:tc>
      </w:tr>
      <w:tr w:rsidR="00672D76" w:rsidRPr="00E72880" w14:paraId="60B4C445" w14:textId="77777777" w:rsidTr="00672D76">
        <w:trPr>
          <w:jc w:val="center"/>
        </w:trPr>
        <w:tc>
          <w:tcPr>
            <w:tcW w:w="2633" w:type="dxa"/>
          </w:tcPr>
          <w:p w14:paraId="6656F665" w14:textId="19D7CC0C" w:rsidR="00672D76" w:rsidRPr="00E72880" w:rsidRDefault="00672D76" w:rsidP="00672D76">
            <w:pPr>
              <w:spacing w:line="276" w:lineRule="auto"/>
              <w:rPr>
                <w:rFonts w:cs="Arial"/>
                <w:b/>
              </w:rPr>
            </w:pPr>
            <w:r w:rsidRPr="00E72880">
              <w:rPr>
                <w:rFonts w:cs="Arial"/>
                <w:b/>
              </w:rPr>
              <w:t>MGSS</w:t>
            </w:r>
          </w:p>
        </w:tc>
        <w:tc>
          <w:tcPr>
            <w:tcW w:w="5692" w:type="dxa"/>
          </w:tcPr>
          <w:p w14:paraId="62F15E1F" w14:textId="58E9BBD5" w:rsidR="00672D76" w:rsidRPr="00E72880" w:rsidRDefault="00672D76" w:rsidP="00672D76">
            <w:pPr>
              <w:spacing w:line="276" w:lineRule="auto"/>
              <w:rPr>
                <w:rFonts w:cs="Arial"/>
              </w:rPr>
            </w:pPr>
            <w:r w:rsidRPr="00E72880">
              <w:rPr>
                <w:rFonts w:cs="Arial"/>
              </w:rPr>
              <w:t>Multi-mission Ground Systems and Services</w:t>
            </w:r>
          </w:p>
        </w:tc>
      </w:tr>
      <w:tr w:rsidR="00672D76" w:rsidRPr="00E72880" w14:paraId="046072CF" w14:textId="77777777" w:rsidTr="00672D76">
        <w:trPr>
          <w:jc w:val="center"/>
        </w:trPr>
        <w:tc>
          <w:tcPr>
            <w:tcW w:w="2633" w:type="dxa"/>
          </w:tcPr>
          <w:p w14:paraId="35B99C9C" w14:textId="21BC7FC2" w:rsidR="00672D76" w:rsidRPr="00E72880" w:rsidRDefault="00672D76" w:rsidP="00672D76">
            <w:pPr>
              <w:spacing w:line="276" w:lineRule="auto"/>
              <w:rPr>
                <w:rFonts w:cs="Arial"/>
                <w:b/>
              </w:rPr>
            </w:pPr>
            <w:r w:rsidRPr="00E72880">
              <w:rPr>
                <w:rFonts w:cs="Arial"/>
                <w:b/>
              </w:rPr>
              <w:t>RAVEN</w:t>
            </w:r>
          </w:p>
        </w:tc>
        <w:tc>
          <w:tcPr>
            <w:tcW w:w="5692" w:type="dxa"/>
          </w:tcPr>
          <w:p w14:paraId="11DA7252" w14:textId="1F23212D" w:rsidR="00672D76" w:rsidRPr="00E72880" w:rsidRDefault="00672D76" w:rsidP="00672D76">
            <w:pPr>
              <w:spacing w:line="276" w:lineRule="auto"/>
              <w:rPr>
                <w:rFonts w:cs="Arial"/>
              </w:rPr>
            </w:pPr>
            <w:r w:rsidRPr="00E72880">
              <w:rPr>
                <w:rFonts w:cs="Arial"/>
              </w:rPr>
              <w:t>Resource and Activity Visualization Engine</w:t>
            </w:r>
          </w:p>
        </w:tc>
      </w:tr>
      <w:tr w:rsidR="00672D76" w:rsidRPr="00E72880" w14:paraId="27DA886E" w14:textId="77777777" w:rsidTr="00672D76">
        <w:trPr>
          <w:jc w:val="center"/>
        </w:trPr>
        <w:tc>
          <w:tcPr>
            <w:tcW w:w="2633" w:type="dxa"/>
          </w:tcPr>
          <w:p w14:paraId="7134D3A0" w14:textId="619FCF5A" w:rsidR="00672D76" w:rsidRPr="00E72880" w:rsidRDefault="00672D76" w:rsidP="00672D76">
            <w:pPr>
              <w:spacing w:line="276" w:lineRule="auto"/>
              <w:rPr>
                <w:rFonts w:cs="Arial"/>
                <w:b/>
              </w:rPr>
            </w:pPr>
            <w:r w:rsidRPr="00E72880">
              <w:rPr>
                <w:rFonts w:cs="Arial"/>
                <w:b/>
              </w:rPr>
              <w:t>JPL</w:t>
            </w:r>
          </w:p>
        </w:tc>
        <w:tc>
          <w:tcPr>
            <w:tcW w:w="5692" w:type="dxa"/>
          </w:tcPr>
          <w:p w14:paraId="03211976" w14:textId="5AB80B8C" w:rsidR="00672D76" w:rsidRPr="00E72880" w:rsidRDefault="00672D76" w:rsidP="00672D76">
            <w:pPr>
              <w:spacing w:line="276" w:lineRule="auto"/>
              <w:rPr>
                <w:rFonts w:cs="Arial"/>
              </w:rPr>
            </w:pPr>
            <w:r w:rsidRPr="00E72880">
              <w:rPr>
                <w:rFonts w:cs="Arial"/>
              </w:rPr>
              <w:t>Jet Propulsion Laboratory</w:t>
            </w:r>
          </w:p>
        </w:tc>
      </w:tr>
      <w:tr w:rsidR="00672D76" w:rsidRPr="00E72880" w14:paraId="63D69F0A" w14:textId="77777777" w:rsidTr="00672D76">
        <w:trPr>
          <w:jc w:val="center"/>
        </w:trPr>
        <w:tc>
          <w:tcPr>
            <w:tcW w:w="2633" w:type="dxa"/>
          </w:tcPr>
          <w:p w14:paraId="3F899771" w14:textId="396C5D95" w:rsidR="00672D76" w:rsidRPr="00E72880" w:rsidRDefault="00672D76" w:rsidP="00672D76">
            <w:pPr>
              <w:spacing w:line="276" w:lineRule="auto"/>
              <w:rPr>
                <w:rFonts w:cs="Arial"/>
                <w:b/>
              </w:rPr>
            </w:pPr>
            <w:r w:rsidRPr="00E72880">
              <w:rPr>
                <w:rFonts w:cs="Arial"/>
                <w:b/>
              </w:rPr>
              <w:t>MPS</w:t>
            </w:r>
          </w:p>
        </w:tc>
        <w:tc>
          <w:tcPr>
            <w:tcW w:w="5692" w:type="dxa"/>
          </w:tcPr>
          <w:p w14:paraId="05B09F29" w14:textId="3CEF0A56" w:rsidR="00672D76" w:rsidRPr="00E72880" w:rsidRDefault="00672D76" w:rsidP="00672D76">
            <w:pPr>
              <w:spacing w:line="276" w:lineRule="auto"/>
              <w:rPr>
                <w:rFonts w:cs="Arial"/>
              </w:rPr>
            </w:pPr>
            <w:r w:rsidRPr="00E72880">
              <w:rPr>
                <w:rFonts w:cs="Arial"/>
              </w:rPr>
              <w:t>Mission Planning and Sequencing</w:t>
            </w:r>
          </w:p>
        </w:tc>
      </w:tr>
      <w:tr w:rsidR="00672D76" w:rsidRPr="00E72880" w14:paraId="0C64F21C" w14:textId="77777777" w:rsidTr="00672D76">
        <w:trPr>
          <w:jc w:val="center"/>
        </w:trPr>
        <w:tc>
          <w:tcPr>
            <w:tcW w:w="2633" w:type="dxa"/>
          </w:tcPr>
          <w:p w14:paraId="0055DD76" w14:textId="7C9E8E76" w:rsidR="00672D76" w:rsidRPr="00E72880" w:rsidRDefault="00672D76" w:rsidP="00672D76">
            <w:pPr>
              <w:spacing w:line="276" w:lineRule="auto"/>
              <w:rPr>
                <w:rFonts w:cs="Arial"/>
                <w:b/>
              </w:rPr>
            </w:pPr>
            <w:r w:rsidRPr="00E72880">
              <w:rPr>
                <w:rFonts w:cs="Arial"/>
                <w:b/>
              </w:rPr>
              <w:t>MPSA</w:t>
            </w:r>
          </w:p>
        </w:tc>
        <w:tc>
          <w:tcPr>
            <w:tcW w:w="5692" w:type="dxa"/>
          </w:tcPr>
          <w:p w14:paraId="3BA036D9" w14:textId="37EC3AF5" w:rsidR="00672D76" w:rsidRPr="00E72880" w:rsidRDefault="00672D76" w:rsidP="00672D76">
            <w:pPr>
              <w:spacing w:line="276" w:lineRule="auto"/>
              <w:rPr>
                <w:rFonts w:cs="Arial"/>
              </w:rPr>
            </w:pPr>
            <w:r w:rsidRPr="00E72880">
              <w:rPr>
                <w:rFonts w:cs="Arial"/>
              </w:rPr>
              <w:t>Mission Planning, Sequencing and Analysis</w:t>
            </w:r>
          </w:p>
        </w:tc>
      </w:tr>
      <w:tr w:rsidR="00672D76" w:rsidRPr="00E72880" w14:paraId="7EA8632B" w14:textId="77777777" w:rsidTr="00672D76">
        <w:trPr>
          <w:jc w:val="center"/>
        </w:trPr>
        <w:tc>
          <w:tcPr>
            <w:tcW w:w="2633" w:type="dxa"/>
          </w:tcPr>
          <w:p w14:paraId="344721CB" w14:textId="29716DEB" w:rsidR="00672D76" w:rsidRPr="00E72880" w:rsidRDefault="00672D76" w:rsidP="00672D76">
            <w:pPr>
              <w:spacing w:line="276" w:lineRule="auto"/>
              <w:rPr>
                <w:rFonts w:cs="Arial"/>
                <w:b/>
              </w:rPr>
            </w:pPr>
            <w:r w:rsidRPr="00E72880">
              <w:rPr>
                <w:rFonts w:cs="Arial"/>
                <w:b/>
              </w:rPr>
              <w:t>TOL</w:t>
            </w:r>
          </w:p>
        </w:tc>
        <w:tc>
          <w:tcPr>
            <w:tcW w:w="5692" w:type="dxa"/>
          </w:tcPr>
          <w:p w14:paraId="0654CF7B" w14:textId="34E3FD19" w:rsidR="00672D76" w:rsidRPr="00E72880" w:rsidRDefault="00672D76" w:rsidP="00672D76">
            <w:pPr>
              <w:spacing w:line="276" w:lineRule="auto"/>
              <w:rPr>
                <w:rFonts w:cs="Arial"/>
              </w:rPr>
            </w:pPr>
            <w:r w:rsidRPr="00E72880">
              <w:rPr>
                <w:rFonts w:cs="Arial"/>
              </w:rPr>
              <w:t>Time Ordered List</w:t>
            </w:r>
          </w:p>
        </w:tc>
      </w:tr>
      <w:tr w:rsidR="00672D76" w:rsidRPr="00E72880" w14:paraId="72E508B1" w14:textId="77777777" w:rsidTr="00672D76">
        <w:trPr>
          <w:jc w:val="center"/>
        </w:trPr>
        <w:tc>
          <w:tcPr>
            <w:tcW w:w="2633" w:type="dxa"/>
          </w:tcPr>
          <w:p w14:paraId="136F1041" w14:textId="33FFD0B5" w:rsidR="00672D76" w:rsidRPr="00E72880" w:rsidRDefault="00672D76" w:rsidP="00672D76">
            <w:pPr>
              <w:spacing w:line="276" w:lineRule="auto"/>
              <w:rPr>
                <w:rFonts w:cs="Arial"/>
                <w:b/>
              </w:rPr>
            </w:pPr>
            <w:r w:rsidRPr="00E72880">
              <w:rPr>
                <w:rFonts w:cs="Arial"/>
                <w:b/>
              </w:rPr>
              <w:t>PEF</w:t>
            </w:r>
          </w:p>
        </w:tc>
        <w:tc>
          <w:tcPr>
            <w:tcW w:w="5692" w:type="dxa"/>
          </w:tcPr>
          <w:p w14:paraId="1CF15F63" w14:textId="77F67150" w:rsidR="00672D76" w:rsidRPr="00E72880" w:rsidRDefault="00672D76" w:rsidP="00672D76">
            <w:pPr>
              <w:spacing w:line="276" w:lineRule="auto"/>
              <w:rPr>
                <w:rFonts w:cs="Arial"/>
              </w:rPr>
            </w:pPr>
            <w:r w:rsidRPr="00E72880">
              <w:rPr>
                <w:rFonts w:cs="Arial"/>
              </w:rPr>
              <w:t>Predicted Events File</w:t>
            </w:r>
          </w:p>
        </w:tc>
      </w:tr>
    </w:tbl>
    <w:p w14:paraId="6A50B1AF" w14:textId="77777777" w:rsidR="002255FD" w:rsidRPr="00E72880" w:rsidRDefault="002255FD" w:rsidP="002255FD">
      <w:pPr>
        <w:pStyle w:val="Heading2"/>
        <w:numPr>
          <w:ilvl w:val="0"/>
          <w:numId w:val="0"/>
        </w:numPr>
        <w:spacing w:line="276" w:lineRule="auto"/>
        <w:rPr>
          <w:rFonts w:cs="Arial"/>
        </w:rPr>
      </w:pPr>
      <w:bookmarkStart w:id="764" w:name="_Toc293150180"/>
      <w:bookmarkStart w:id="765" w:name="_Toc484436520"/>
    </w:p>
    <w:p w14:paraId="4F1E6D4A" w14:textId="5C4E1FC1" w:rsidR="000739E9" w:rsidRPr="00C1684E" w:rsidRDefault="000739E9" w:rsidP="00C1684E">
      <w:pPr>
        <w:pStyle w:val="Heading2"/>
        <w:rPr>
          <w:rFonts w:cs="Arial"/>
        </w:rPr>
      </w:pPr>
      <w:bookmarkStart w:id="766" w:name="_Toc13570680"/>
      <w:r w:rsidRPr="00E72880">
        <w:rPr>
          <w:rFonts w:cs="Arial"/>
        </w:rPr>
        <w:t>References</w:t>
      </w:r>
      <w:bookmarkEnd w:id="760"/>
      <w:bookmarkEnd w:id="761"/>
      <w:bookmarkEnd w:id="762"/>
      <w:bookmarkEnd w:id="764"/>
      <w:bookmarkEnd w:id="765"/>
      <w:bookmarkEnd w:id="766"/>
    </w:p>
    <w:tbl>
      <w:tblPr>
        <w:tblStyle w:val="TableGridLight"/>
        <w:tblW w:w="4323" w:type="pct"/>
        <w:tblInd w:w="648" w:type="dxa"/>
        <w:tblLook w:val="04A0" w:firstRow="1" w:lastRow="0" w:firstColumn="1" w:lastColumn="0" w:noHBand="0" w:noVBand="1"/>
      </w:tblPr>
      <w:tblGrid>
        <w:gridCol w:w="6671"/>
        <w:gridCol w:w="1413"/>
      </w:tblGrid>
      <w:tr w:rsidR="000739E9" w:rsidRPr="00E72880" w14:paraId="44A089F1" w14:textId="77777777" w:rsidTr="00672D76">
        <w:tc>
          <w:tcPr>
            <w:tcW w:w="4126" w:type="pct"/>
          </w:tcPr>
          <w:p w14:paraId="5D538B38"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874" w:type="pct"/>
          </w:tcPr>
          <w:p w14:paraId="6910CD4A" w14:textId="77777777" w:rsidR="000739E9" w:rsidRPr="00E72880" w:rsidRDefault="000739E9" w:rsidP="00672D76">
            <w:pPr>
              <w:spacing w:line="276" w:lineRule="auto"/>
              <w:jc w:val="right"/>
              <w:rPr>
                <w:rStyle w:val="Strong"/>
                <w:rFonts w:cs="Arial"/>
                <w:b w:val="0"/>
              </w:rPr>
            </w:pPr>
            <w:r w:rsidRPr="00E72880">
              <w:rPr>
                <w:rStyle w:val="Strong"/>
                <w:rFonts w:cs="Arial"/>
                <w:b w:val="0"/>
              </w:rPr>
              <w:t>DocID</w:t>
            </w:r>
          </w:p>
        </w:tc>
      </w:tr>
      <w:tr w:rsidR="000739E9" w:rsidRPr="00E72880" w14:paraId="59918B67" w14:textId="77777777" w:rsidTr="00672D76">
        <w:tc>
          <w:tcPr>
            <w:tcW w:w="4126" w:type="pct"/>
          </w:tcPr>
          <w:p w14:paraId="5DD8B844" w14:textId="37949A23" w:rsidR="000739E9" w:rsidRPr="00E72880" w:rsidRDefault="006C398B" w:rsidP="00672D76">
            <w:pPr>
              <w:spacing w:line="276" w:lineRule="auto"/>
              <w:rPr>
                <w:rStyle w:val="DocumentName"/>
                <w:rFonts w:cs="Arial"/>
                <w:b/>
              </w:rPr>
            </w:pPr>
            <w:r w:rsidRPr="00E72880">
              <w:rPr>
                <w:rStyle w:val="DocumentName"/>
                <w:rFonts w:cs="Arial"/>
                <w:b/>
              </w:rPr>
              <w:t>Software Development</w:t>
            </w:r>
          </w:p>
        </w:tc>
        <w:tc>
          <w:tcPr>
            <w:tcW w:w="874" w:type="pct"/>
          </w:tcPr>
          <w:p w14:paraId="5E22011D" w14:textId="3C1618FA" w:rsidR="000739E9" w:rsidRPr="00E72880" w:rsidRDefault="00672D76" w:rsidP="00672D76">
            <w:pPr>
              <w:spacing w:line="276" w:lineRule="auto"/>
              <w:jc w:val="right"/>
              <w:rPr>
                <w:rFonts w:cs="Arial"/>
              </w:rPr>
            </w:pPr>
            <w:r w:rsidRPr="00E72880">
              <w:rPr>
                <w:rFonts w:cs="Arial"/>
              </w:rPr>
              <w:t>57653</w:t>
            </w:r>
          </w:p>
        </w:tc>
      </w:tr>
    </w:tbl>
    <w:p w14:paraId="36AF36C7" w14:textId="03DDB2BD" w:rsidR="00756E34" w:rsidRPr="000825D2" w:rsidDel="000825D2" w:rsidRDefault="00672D76" w:rsidP="000825D2">
      <w:pPr>
        <w:pStyle w:val="Caption"/>
        <w:keepNext/>
        <w:spacing w:line="276" w:lineRule="auto"/>
        <w:jc w:val="center"/>
        <w:rPr>
          <w:del w:id="767" w:author="Microsoft Office User" w:date="2019-07-09T13:13:00Z"/>
          <w:rFonts w:cs="Arial"/>
          <w:rPrChange w:id="768" w:author="Microsoft Office User" w:date="2019-07-09T13:25:00Z">
            <w:rPr>
              <w:del w:id="769" w:author="Microsoft Office User" w:date="2019-07-09T13:13:00Z"/>
              <w:rFonts w:cs="Arial"/>
            </w:rPr>
          </w:rPrChange>
        </w:rPr>
        <w:pPrChange w:id="770" w:author="Microsoft Office User" w:date="2019-07-09T13:25:00Z">
          <w:pPr>
            <w:pStyle w:val="Caption"/>
            <w:keepNext/>
            <w:spacing w:line="276" w:lineRule="auto"/>
            <w:jc w:val="center"/>
          </w:pPr>
        </w:pPrChange>
      </w:pPr>
      <w:bookmarkStart w:id="771" w:name="_Toc10286147"/>
      <w:r w:rsidRPr="000825D2">
        <w:rPr>
          <w:rFonts w:cs="Arial"/>
          <w:b/>
          <w:rPrChange w:id="772" w:author="Microsoft Office User" w:date="2019-07-09T13:25:00Z">
            <w:rPr>
              <w:rFonts w:cs="Arial"/>
              <w:b/>
            </w:rPr>
          </w:rPrChange>
        </w:rPr>
        <w:t xml:space="preserve">Table </w:t>
      </w:r>
      <w:r w:rsidRPr="000825D2">
        <w:rPr>
          <w:rFonts w:cs="Arial"/>
          <w:b/>
          <w:rPrChange w:id="773" w:author="Microsoft Office User" w:date="2019-07-09T13:25:00Z">
            <w:rPr>
              <w:rFonts w:cs="Arial"/>
              <w:b/>
            </w:rPr>
          </w:rPrChange>
        </w:rPr>
        <w:fldChar w:fldCharType="begin"/>
      </w:r>
      <w:r w:rsidRPr="000825D2">
        <w:rPr>
          <w:rFonts w:cs="Arial"/>
          <w:b/>
          <w:rPrChange w:id="774" w:author="Microsoft Office User" w:date="2019-07-09T13:25:00Z">
            <w:rPr>
              <w:rFonts w:cs="Arial"/>
              <w:b/>
            </w:rPr>
          </w:rPrChange>
        </w:rPr>
        <w:instrText xml:space="preserve"> SEQ Table \* ARABIC </w:instrText>
      </w:r>
      <w:r w:rsidRPr="000825D2">
        <w:rPr>
          <w:rFonts w:cs="Arial"/>
          <w:b/>
          <w:rPrChange w:id="775" w:author="Microsoft Office User" w:date="2019-07-09T13:25:00Z">
            <w:rPr>
              <w:rFonts w:cs="Arial"/>
              <w:b/>
            </w:rPr>
          </w:rPrChange>
        </w:rPr>
        <w:fldChar w:fldCharType="separate"/>
      </w:r>
      <w:ins w:id="776" w:author="Microsoft Office User" w:date="2019-07-09T13:33:00Z">
        <w:r w:rsidR="009E66C7">
          <w:rPr>
            <w:rFonts w:cs="Arial"/>
            <w:b/>
            <w:noProof/>
          </w:rPr>
          <w:t>1</w:t>
        </w:r>
      </w:ins>
      <w:del w:id="777" w:author="Microsoft Office User" w:date="2019-07-09T13:33:00Z">
        <w:r w:rsidR="00046B51" w:rsidRPr="000825D2" w:rsidDel="009E66C7">
          <w:rPr>
            <w:rFonts w:cs="Arial"/>
            <w:b/>
            <w:noProof/>
            <w:rPrChange w:id="778" w:author="Microsoft Office User" w:date="2019-07-09T13:25:00Z">
              <w:rPr>
                <w:rFonts w:cs="Arial"/>
                <w:b/>
                <w:noProof/>
              </w:rPr>
            </w:rPrChange>
          </w:rPr>
          <w:delText>1</w:delText>
        </w:r>
      </w:del>
      <w:r w:rsidRPr="000825D2">
        <w:rPr>
          <w:rFonts w:cs="Arial"/>
          <w:b/>
          <w:noProof/>
          <w:rPrChange w:id="779" w:author="Microsoft Office User" w:date="2019-07-09T13:25:00Z">
            <w:rPr>
              <w:rFonts w:cs="Arial"/>
              <w:b/>
              <w:noProof/>
            </w:rPr>
          </w:rPrChange>
        </w:rPr>
        <w:fldChar w:fldCharType="end"/>
      </w:r>
      <w:r w:rsidRPr="000825D2">
        <w:rPr>
          <w:rFonts w:cs="Arial"/>
          <w:b/>
          <w:rPrChange w:id="780" w:author="Microsoft Office User" w:date="2019-07-09T13:25:00Z">
            <w:rPr>
              <w:rFonts w:cs="Arial"/>
              <w:b/>
            </w:rPr>
          </w:rPrChange>
        </w:rPr>
        <w:t>:</w:t>
      </w:r>
      <w:r w:rsidRPr="000825D2">
        <w:rPr>
          <w:rFonts w:cs="Arial"/>
          <w:rPrChange w:id="781" w:author="Microsoft Office User" w:date="2019-07-09T13:25:00Z">
            <w:rPr>
              <w:rFonts w:cs="Arial"/>
            </w:rPr>
          </w:rPrChange>
        </w:rPr>
        <w:t xml:space="preserve"> Applicable JPL Rules Documents</w:t>
      </w:r>
      <w:bookmarkEnd w:id="771"/>
    </w:p>
    <w:p w14:paraId="71BA72AE" w14:textId="18CE7EC4" w:rsidR="000825D2" w:rsidRDefault="000825D2" w:rsidP="000825D2">
      <w:pPr>
        <w:pStyle w:val="BodyText"/>
        <w:jc w:val="center"/>
        <w:rPr>
          <w:ins w:id="782" w:author="Microsoft Office User" w:date="2019-07-09T13:25:00Z"/>
        </w:rPr>
        <w:pPrChange w:id="783" w:author="Microsoft Office User" w:date="2019-07-09T13:25:00Z">
          <w:pPr>
            <w:pStyle w:val="BodyText"/>
          </w:pPr>
        </w:pPrChange>
      </w:pPr>
    </w:p>
    <w:p w14:paraId="44E1DAED" w14:textId="77777777" w:rsidR="000825D2" w:rsidRPr="000825D2" w:rsidRDefault="000825D2" w:rsidP="000825D2">
      <w:pPr>
        <w:pStyle w:val="BodyText"/>
        <w:rPr>
          <w:ins w:id="784" w:author="Microsoft Office User" w:date="2019-07-09T13:25:00Z"/>
          <w:rPrChange w:id="785" w:author="Microsoft Office User" w:date="2019-07-09T13:25:00Z">
            <w:rPr>
              <w:ins w:id="786" w:author="Microsoft Office User" w:date="2019-07-09T13:25:00Z"/>
              <w:rFonts w:cs="Arial"/>
            </w:rPr>
          </w:rPrChange>
        </w:rPr>
        <w:pPrChange w:id="787" w:author="Microsoft Office User" w:date="2019-07-09T13:25:00Z">
          <w:pPr>
            <w:pStyle w:val="Caption"/>
            <w:keepNext/>
            <w:spacing w:line="276" w:lineRule="auto"/>
            <w:jc w:val="center"/>
          </w:pPr>
        </w:pPrChange>
      </w:pPr>
    </w:p>
    <w:p w14:paraId="23E0C35C" w14:textId="205A464D" w:rsidR="000739E9" w:rsidRPr="00E72880" w:rsidRDefault="000739E9" w:rsidP="00C1684E">
      <w:pPr>
        <w:pStyle w:val="Caption"/>
        <w:keepNext/>
        <w:spacing w:line="276" w:lineRule="auto"/>
        <w:jc w:val="center"/>
        <w:rPr>
          <w:rFonts w:cs="Arial"/>
        </w:rPr>
        <w:pPrChange w:id="788" w:author="Microsoft Office User" w:date="2019-07-09T13:13:00Z">
          <w:pPr>
            <w:pStyle w:val="Caption"/>
            <w:keepNext/>
            <w:spacing w:line="276" w:lineRule="auto"/>
          </w:pPr>
        </w:pPrChange>
      </w:pPr>
    </w:p>
    <w:tbl>
      <w:tblPr>
        <w:tblStyle w:val="TableGridLight"/>
        <w:tblW w:w="4323" w:type="pct"/>
        <w:tblInd w:w="648" w:type="dxa"/>
        <w:tblLook w:val="04A0" w:firstRow="1" w:lastRow="0" w:firstColumn="1" w:lastColumn="0" w:noHBand="0" w:noVBand="1"/>
      </w:tblPr>
      <w:tblGrid>
        <w:gridCol w:w="5976"/>
        <w:gridCol w:w="2108"/>
      </w:tblGrid>
      <w:tr w:rsidR="000739E9" w:rsidRPr="00E72880" w14:paraId="67CDCBE3" w14:textId="77777777" w:rsidTr="002255FD">
        <w:tc>
          <w:tcPr>
            <w:tcW w:w="3696" w:type="pct"/>
          </w:tcPr>
          <w:p w14:paraId="00B35C85"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1304" w:type="pct"/>
          </w:tcPr>
          <w:p w14:paraId="7BF1015A" w14:textId="77777777" w:rsidR="000739E9" w:rsidRPr="00E72880" w:rsidRDefault="000739E9" w:rsidP="00672D76">
            <w:pPr>
              <w:spacing w:line="276" w:lineRule="auto"/>
              <w:jc w:val="right"/>
              <w:rPr>
                <w:rStyle w:val="Strong"/>
                <w:rFonts w:cs="Arial"/>
                <w:b w:val="0"/>
              </w:rPr>
            </w:pPr>
            <w:r w:rsidRPr="00E72880">
              <w:rPr>
                <w:rStyle w:val="Strong"/>
                <w:rFonts w:cs="Arial"/>
                <w:b w:val="0"/>
              </w:rPr>
              <w:t>Document Number</w:t>
            </w:r>
          </w:p>
        </w:tc>
      </w:tr>
      <w:tr w:rsidR="000739E9" w:rsidRPr="00E72880" w14:paraId="7D9D4A55" w14:textId="77777777" w:rsidTr="002255FD">
        <w:tc>
          <w:tcPr>
            <w:tcW w:w="3696" w:type="pct"/>
          </w:tcPr>
          <w:p w14:paraId="5D13A1F3" w14:textId="4442C80B" w:rsidR="000739E9" w:rsidRPr="00E72880" w:rsidRDefault="006C398B" w:rsidP="00672D76">
            <w:pPr>
              <w:spacing w:line="276" w:lineRule="auto"/>
              <w:rPr>
                <w:rStyle w:val="DocumentName"/>
                <w:rFonts w:cs="Arial"/>
                <w:b/>
              </w:rPr>
            </w:pPr>
            <w:r w:rsidRPr="00E72880">
              <w:rPr>
                <w:rStyle w:val="DocumentName"/>
                <w:rFonts w:cs="Arial"/>
                <w:b/>
              </w:rPr>
              <w:t>MGSS Implementation and Maintenance Task Requirements</w:t>
            </w:r>
            <w:r w:rsidR="000739E9" w:rsidRPr="00E72880">
              <w:rPr>
                <w:rStyle w:val="DocumentName"/>
                <w:rFonts w:cs="Arial"/>
                <w:b/>
              </w:rPr>
              <w:t xml:space="preserve"> </w:t>
            </w:r>
          </w:p>
        </w:tc>
        <w:tc>
          <w:tcPr>
            <w:tcW w:w="1304" w:type="pct"/>
          </w:tcPr>
          <w:p w14:paraId="5538C2FD" w14:textId="6D475C3E" w:rsidR="000739E9" w:rsidRPr="00E72880" w:rsidRDefault="002255FD" w:rsidP="00672D76">
            <w:pPr>
              <w:spacing w:line="276" w:lineRule="auto"/>
              <w:jc w:val="right"/>
              <w:rPr>
                <w:rFonts w:cs="Arial"/>
              </w:rPr>
            </w:pPr>
            <w:r w:rsidRPr="00E72880">
              <w:rPr>
                <w:rFonts w:cs="Arial"/>
              </w:rPr>
              <w:t>DOC-001455 Rev C</w:t>
            </w:r>
          </w:p>
        </w:tc>
      </w:tr>
      <w:tr w:rsidR="000825D2" w:rsidRPr="00E72880" w14:paraId="312B66F1" w14:textId="77777777" w:rsidTr="002255FD">
        <w:trPr>
          <w:ins w:id="789" w:author="Microsoft Office User" w:date="2019-07-09T13:24:00Z"/>
        </w:trPr>
        <w:tc>
          <w:tcPr>
            <w:tcW w:w="3696" w:type="pct"/>
          </w:tcPr>
          <w:p w14:paraId="36EBB298" w14:textId="61929696" w:rsidR="000825D2" w:rsidRPr="000825D2" w:rsidRDefault="000825D2" w:rsidP="00672D76">
            <w:pPr>
              <w:spacing w:line="276" w:lineRule="auto"/>
              <w:rPr>
                <w:ins w:id="790" w:author="Microsoft Office User" w:date="2019-07-09T13:24:00Z"/>
                <w:rStyle w:val="DocumentName"/>
                <w:rFonts w:cs="Arial"/>
                <w:b/>
                <w:lang w:val="en-US"/>
                <w:rPrChange w:id="791" w:author="Microsoft Office User" w:date="2019-07-09T13:24:00Z">
                  <w:rPr>
                    <w:ins w:id="792" w:author="Microsoft Office User" w:date="2019-07-09T13:24:00Z"/>
                    <w:rStyle w:val="DocumentName"/>
                    <w:rFonts w:cs="Arial"/>
                    <w:b/>
                  </w:rPr>
                </w:rPrChange>
              </w:rPr>
            </w:pPr>
            <w:ins w:id="793" w:author="Microsoft Office User" w:date="2019-07-09T13:24:00Z">
              <w:r w:rsidRPr="000825D2">
                <w:rPr>
                  <w:rFonts w:cs="Arial"/>
                  <w:b/>
                  <w:i/>
                  <w:lang w:val="en-US"/>
                </w:rPr>
                <w:t>NEST Software Requirements Document (NEST SRD)</w:t>
              </w:r>
            </w:ins>
          </w:p>
        </w:tc>
        <w:tc>
          <w:tcPr>
            <w:tcW w:w="1304" w:type="pct"/>
          </w:tcPr>
          <w:p w14:paraId="0B2F5062" w14:textId="2C9974C4" w:rsidR="000825D2" w:rsidRPr="000825D2" w:rsidRDefault="000825D2" w:rsidP="000825D2">
            <w:pPr>
              <w:spacing w:line="276" w:lineRule="auto"/>
              <w:jc w:val="right"/>
              <w:rPr>
                <w:ins w:id="794" w:author="Microsoft Office User" w:date="2019-07-09T13:24:00Z"/>
                <w:rFonts w:cs="Arial"/>
                <w:lang w:val="en-US"/>
                <w:rPrChange w:id="795" w:author="Microsoft Office User" w:date="2019-07-09T13:25:00Z">
                  <w:rPr>
                    <w:ins w:id="796" w:author="Microsoft Office User" w:date="2019-07-09T13:24:00Z"/>
                    <w:rFonts w:cs="Arial"/>
                  </w:rPr>
                </w:rPrChange>
              </w:rPr>
              <w:pPrChange w:id="797" w:author="Microsoft Office User" w:date="2019-07-09T13:25:00Z">
                <w:pPr>
                  <w:spacing w:line="276" w:lineRule="auto"/>
                  <w:jc w:val="right"/>
                </w:pPr>
              </w:pPrChange>
            </w:pPr>
            <w:ins w:id="798" w:author="Microsoft Office User" w:date="2019-07-09T13:24:00Z">
              <w:r w:rsidRPr="000825D2">
                <w:rPr>
                  <w:rFonts w:cs="Arial"/>
                  <w:lang w:val="en-US"/>
                </w:rPr>
                <w:t>DOC-001934 Rev9</w:t>
              </w:r>
            </w:ins>
          </w:p>
        </w:tc>
      </w:tr>
      <w:tr w:rsidR="002255FD" w:rsidRPr="00E72880" w14:paraId="0563BA35" w14:textId="77777777" w:rsidTr="002255FD">
        <w:tc>
          <w:tcPr>
            <w:tcW w:w="3696" w:type="pct"/>
          </w:tcPr>
          <w:p w14:paraId="3A7DD5DC" w14:textId="13F52ADE" w:rsidR="002255FD" w:rsidRPr="00E72880" w:rsidRDefault="002255FD" w:rsidP="00672D76">
            <w:pPr>
              <w:spacing w:line="276" w:lineRule="auto"/>
              <w:rPr>
                <w:rStyle w:val="DocumentName"/>
                <w:rFonts w:cs="Arial"/>
                <w:b/>
              </w:rPr>
            </w:pPr>
            <w:r w:rsidRPr="00E72880">
              <w:rPr>
                <w:rStyle w:val="DocumentName"/>
                <w:rFonts w:cs="Arial"/>
                <w:b/>
              </w:rPr>
              <w:t>RAVEN Product Guide</w:t>
            </w:r>
          </w:p>
        </w:tc>
        <w:tc>
          <w:tcPr>
            <w:tcW w:w="1304" w:type="pct"/>
          </w:tcPr>
          <w:p w14:paraId="08822F78" w14:textId="7DEF2C10" w:rsidR="002255FD" w:rsidRPr="00E72880" w:rsidRDefault="002255FD" w:rsidP="00672D76">
            <w:pPr>
              <w:spacing w:line="276" w:lineRule="auto"/>
              <w:jc w:val="right"/>
              <w:rPr>
                <w:rFonts w:cs="Arial"/>
              </w:rPr>
            </w:pPr>
            <w:r w:rsidRPr="00E72880">
              <w:rPr>
                <w:rFonts w:cs="Arial"/>
              </w:rPr>
              <w:t>DOC-002206</w:t>
            </w:r>
          </w:p>
        </w:tc>
      </w:tr>
      <w:tr w:rsidR="002255FD" w:rsidRPr="00E72880" w14:paraId="435A8E33" w14:textId="77777777" w:rsidTr="002255FD">
        <w:tc>
          <w:tcPr>
            <w:tcW w:w="3696" w:type="pct"/>
          </w:tcPr>
          <w:p w14:paraId="598A3AA9" w14:textId="7F987169" w:rsidR="002255FD" w:rsidRPr="00E72880" w:rsidRDefault="002255FD" w:rsidP="00672D76">
            <w:pPr>
              <w:spacing w:line="276" w:lineRule="auto"/>
              <w:rPr>
                <w:rStyle w:val="DocumentName"/>
                <w:rFonts w:cs="Arial"/>
                <w:b/>
              </w:rPr>
            </w:pPr>
            <w:r w:rsidRPr="00E72880">
              <w:rPr>
                <w:rStyle w:val="DocumentName"/>
                <w:rFonts w:cs="Arial"/>
                <w:b/>
              </w:rPr>
              <w:t>RAVEN Components SIS</w:t>
            </w:r>
          </w:p>
        </w:tc>
        <w:tc>
          <w:tcPr>
            <w:tcW w:w="1304" w:type="pct"/>
          </w:tcPr>
          <w:p w14:paraId="26F941B5" w14:textId="6A74B986" w:rsidR="002255FD" w:rsidRPr="00E72880" w:rsidRDefault="002255FD" w:rsidP="00672D76">
            <w:pPr>
              <w:spacing w:line="276" w:lineRule="auto"/>
              <w:jc w:val="right"/>
              <w:rPr>
                <w:rFonts w:cs="Arial"/>
              </w:rPr>
            </w:pPr>
            <w:r w:rsidRPr="00E72880">
              <w:rPr>
                <w:rFonts w:cs="Arial"/>
              </w:rPr>
              <w:t>DOC-002086</w:t>
            </w:r>
          </w:p>
        </w:tc>
      </w:tr>
    </w:tbl>
    <w:p w14:paraId="6EEFEB4F" w14:textId="6F86A6E6" w:rsidR="00672D76" w:rsidRDefault="00672D76" w:rsidP="002255FD">
      <w:pPr>
        <w:jc w:val="center"/>
        <w:rPr>
          <w:ins w:id="799" w:author="Microsoft Office User" w:date="2019-07-09T13:25:00Z"/>
          <w:rFonts w:cs="Arial"/>
          <w:sz w:val="16"/>
        </w:rPr>
      </w:pPr>
      <w:bookmarkStart w:id="800" w:name="_Toc10286148"/>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9E66C7">
        <w:rPr>
          <w:rFonts w:cs="Arial"/>
          <w:b/>
          <w:noProof/>
          <w:sz w:val="16"/>
        </w:rPr>
        <w:t>2</w:t>
      </w:r>
      <w:r w:rsidRPr="00E72880">
        <w:rPr>
          <w:rFonts w:cs="Arial"/>
          <w:b/>
          <w:noProof/>
          <w:sz w:val="16"/>
        </w:rPr>
        <w:fldChar w:fldCharType="end"/>
      </w:r>
      <w:r w:rsidRPr="00E72880">
        <w:rPr>
          <w:rFonts w:cs="Arial"/>
          <w:b/>
          <w:sz w:val="16"/>
        </w:rPr>
        <w:t>:</w:t>
      </w:r>
      <w:r w:rsidRPr="00E72880">
        <w:rPr>
          <w:rFonts w:cs="Arial"/>
          <w:sz w:val="16"/>
        </w:rPr>
        <w:t xml:space="preserve"> Applicable MGSS Documents</w:t>
      </w:r>
      <w:bookmarkEnd w:id="800"/>
    </w:p>
    <w:p w14:paraId="161881E8" w14:textId="453C6B9C" w:rsidR="000825D2" w:rsidRDefault="000825D2" w:rsidP="002255FD">
      <w:pPr>
        <w:jc w:val="center"/>
        <w:rPr>
          <w:ins w:id="801" w:author="Microsoft Office User" w:date="2019-07-09T13:25:00Z"/>
          <w:rFonts w:cs="Arial"/>
          <w:sz w:val="16"/>
        </w:rPr>
      </w:pPr>
    </w:p>
    <w:p w14:paraId="39F920B4" w14:textId="7B90269F" w:rsidR="000825D2" w:rsidRDefault="000825D2" w:rsidP="002255FD">
      <w:pPr>
        <w:jc w:val="center"/>
        <w:rPr>
          <w:ins w:id="802" w:author="Microsoft Office User" w:date="2019-07-09T13:25:00Z"/>
          <w:rFonts w:cs="Arial"/>
          <w:sz w:val="16"/>
        </w:rPr>
      </w:pPr>
    </w:p>
    <w:p w14:paraId="64269B12" w14:textId="4AE5F4A9" w:rsidR="000825D2" w:rsidRDefault="000825D2" w:rsidP="002255FD">
      <w:pPr>
        <w:jc w:val="center"/>
        <w:rPr>
          <w:ins w:id="803" w:author="Microsoft Office User" w:date="2019-07-09T13:25:00Z"/>
          <w:rFonts w:cs="Arial"/>
          <w:sz w:val="16"/>
        </w:rPr>
      </w:pPr>
    </w:p>
    <w:p w14:paraId="72E7D49A" w14:textId="090C2AC5" w:rsidR="000825D2" w:rsidRDefault="000825D2" w:rsidP="002255FD">
      <w:pPr>
        <w:jc w:val="center"/>
        <w:rPr>
          <w:ins w:id="804" w:author="Microsoft Office User" w:date="2019-07-09T13:25:00Z"/>
          <w:rFonts w:cs="Arial"/>
          <w:sz w:val="16"/>
        </w:rPr>
      </w:pPr>
    </w:p>
    <w:p w14:paraId="32D18A2E" w14:textId="04AD83C7" w:rsidR="000825D2" w:rsidRDefault="000825D2" w:rsidP="002255FD">
      <w:pPr>
        <w:jc w:val="center"/>
        <w:rPr>
          <w:ins w:id="805" w:author="Microsoft Office User" w:date="2019-07-09T13:25:00Z"/>
          <w:rFonts w:cs="Arial"/>
          <w:sz w:val="16"/>
        </w:rPr>
      </w:pPr>
    </w:p>
    <w:p w14:paraId="0FA5205E" w14:textId="338EBD2F" w:rsidR="000825D2" w:rsidRDefault="000825D2" w:rsidP="002255FD">
      <w:pPr>
        <w:jc w:val="center"/>
        <w:rPr>
          <w:ins w:id="806" w:author="Microsoft Office User" w:date="2019-07-09T13:25:00Z"/>
          <w:rFonts w:cs="Arial"/>
          <w:sz w:val="16"/>
        </w:rPr>
      </w:pPr>
    </w:p>
    <w:p w14:paraId="05FC703F" w14:textId="573DBD4F" w:rsidR="000825D2" w:rsidRDefault="000825D2" w:rsidP="002255FD">
      <w:pPr>
        <w:jc w:val="center"/>
        <w:rPr>
          <w:ins w:id="807" w:author="Microsoft Office User" w:date="2019-07-09T13:25:00Z"/>
          <w:rFonts w:cs="Arial"/>
          <w:sz w:val="16"/>
        </w:rPr>
      </w:pPr>
    </w:p>
    <w:p w14:paraId="769458DC" w14:textId="3418D958" w:rsidR="000825D2" w:rsidRDefault="000825D2" w:rsidP="002255FD">
      <w:pPr>
        <w:jc w:val="center"/>
        <w:rPr>
          <w:ins w:id="808" w:author="Microsoft Office User" w:date="2019-07-09T13:25:00Z"/>
          <w:rFonts w:cs="Arial"/>
          <w:sz w:val="16"/>
        </w:rPr>
      </w:pPr>
    </w:p>
    <w:p w14:paraId="3856C5EF" w14:textId="5F964A66" w:rsidR="000825D2" w:rsidRDefault="000825D2" w:rsidP="002255FD">
      <w:pPr>
        <w:jc w:val="center"/>
        <w:rPr>
          <w:ins w:id="809" w:author="Microsoft Office User" w:date="2019-07-09T13:25:00Z"/>
          <w:rFonts w:cs="Arial"/>
          <w:sz w:val="16"/>
        </w:rPr>
      </w:pPr>
    </w:p>
    <w:p w14:paraId="23B11023" w14:textId="07EB3A7E" w:rsidR="000825D2" w:rsidRDefault="000825D2" w:rsidP="002255FD">
      <w:pPr>
        <w:jc w:val="center"/>
        <w:rPr>
          <w:ins w:id="810" w:author="Microsoft Office User" w:date="2019-07-09T13:25:00Z"/>
          <w:rFonts w:cs="Arial"/>
          <w:sz w:val="16"/>
        </w:rPr>
      </w:pPr>
    </w:p>
    <w:p w14:paraId="662FA201" w14:textId="02A791A9" w:rsidR="000825D2" w:rsidRDefault="000825D2" w:rsidP="002255FD">
      <w:pPr>
        <w:jc w:val="center"/>
        <w:rPr>
          <w:ins w:id="811" w:author="Microsoft Office User" w:date="2019-07-09T13:25:00Z"/>
          <w:rFonts w:cs="Arial"/>
          <w:sz w:val="16"/>
        </w:rPr>
      </w:pPr>
    </w:p>
    <w:p w14:paraId="4FB18426" w14:textId="77777777" w:rsidR="000825D2" w:rsidRPr="00E72880" w:rsidRDefault="000825D2" w:rsidP="002255FD">
      <w:pPr>
        <w:jc w:val="center"/>
        <w:rPr>
          <w:rFonts w:cs="Arial"/>
          <w:sz w:val="16"/>
        </w:rPr>
      </w:pPr>
    </w:p>
    <w:p w14:paraId="28392CD5" w14:textId="436797DF" w:rsidR="00FD6837" w:rsidRPr="00E72880" w:rsidRDefault="00FD6837" w:rsidP="00672D76">
      <w:pPr>
        <w:pStyle w:val="Heading1"/>
        <w:spacing w:line="276" w:lineRule="auto"/>
        <w:rPr>
          <w:rFonts w:cs="Arial"/>
        </w:rPr>
      </w:pPr>
      <w:bookmarkStart w:id="812" w:name="_Toc13570681"/>
      <w:r w:rsidRPr="00E72880">
        <w:rPr>
          <w:rFonts w:cs="Arial"/>
        </w:rPr>
        <w:lastRenderedPageBreak/>
        <w:t>Overview of the System</w:t>
      </w:r>
      <w:bookmarkEnd w:id="812"/>
    </w:p>
    <w:p w14:paraId="783A0EB0" w14:textId="2301EE22" w:rsidR="002255FD" w:rsidRPr="00E72880" w:rsidRDefault="00624AB4" w:rsidP="002255FD">
      <w:pPr>
        <w:pStyle w:val="Heading2"/>
        <w:rPr>
          <w:rFonts w:cs="Arial"/>
        </w:rPr>
      </w:pPr>
      <w:bookmarkStart w:id="813" w:name="_Toc13570682"/>
      <w:r w:rsidRPr="00E72880">
        <w:rPr>
          <w:rFonts w:cs="Arial"/>
        </w:rPr>
        <w:t>About</w:t>
      </w:r>
      <w:bookmarkEnd w:id="813"/>
    </w:p>
    <w:p w14:paraId="4E65F054" w14:textId="6C5C9DDF" w:rsidR="00756E34" w:rsidRPr="00E72880" w:rsidRDefault="00C1684E" w:rsidP="00624AB4">
      <w:pPr>
        <w:rPr>
          <w:rFonts w:cs="Arial"/>
        </w:rPr>
      </w:pPr>
      <w:bookmarkStart w:id="814" w:name="_Toc484436522"/>
      <w:r w:rsidRPr="00E72880">
        <w:rPr>
          <w:rFonts w:cs="Arial"/>
        </w:rPr>
        <w:t xml:space="preserve">NEST </w:t>
      </w:r>
      <w:r>
        <w:rPr>
          <w:rFonts w:cs="Arial"/>
        </w:rPr>
        <w:t xml:space="preserve">is a </w:t>
      </w:r>
      <w:r w:rsidRPr="00E72880">
        <w:rPr>
          <w:rFonts w:cs="Arial"/>
        </w:rPr>
        <w:t>platform of the Advanced Mission Planning and Analysis (MPSA) system that allow</w:t>
      </w:r>
      <w:r>
        <w:rPr>
          <w:rFonts w:cs="Arial"/>
        </w:rPr>
        <w:t>s</w:t>
      </w:r>
      <w:r w:rsidRPr="00E72880">
        <w:rPr>
          <w:rFonts w:cs="Arial"/>
        </w:rPr>
        <w:t xml:space="preserve"> users to access system capabilities needed to perform key tasks in operations, including activity planning, sequencing, generating uplink products</w:t>
      </w:r>
      <w:r>
        <w:rPr>
          <w:rFonts w:cs="Arial"/>
        </w:rPr>
        <w:t>.</w:t>
      </w:r>
    </w:p>
    <w:p w14:paraId="7CC50D20" w14:textId="6F54B241" w:rsidR="002E1573" w:rsidRDefault="002E1573" w:rsidP="00756E34">
      <w:pPr>
        <w:pStyle w:val="Heading2"/>
        <w:rPr>
          <w:rFonts w:cs="Arial"/>
        </w:rPr>
      </w:pPr>
      <w:bookmarkStart w:id="815" w:name="_Toc13570683"/>
      <w:r w:rsidRPr="00E72880">
        <w:rPr>
          <w:rFonts w:cs="Arial"/>
        </w:rPr>
        <w:t>Capabilities</w:t>
      </w:r>
      <w:bookmarkEnd w:id="815"/>
    </w:p>
    <w:p w14:paraId="17671950" w14:textId="1E8E27EE" w:rsidR="00C1684E" w:rsidRPr="00E72880" w:rsidDel="00683B7E" w:rsidRDefault="00C1684E" w:rsidP="00C1684E">
      <w:pPr>
        <w:rPr>
          <w:del w:id="816" w:author="Microsoft Office User" w:date="2019-06-01T08:48:00Z"/>
          <w:rFonts w:cs="Arial"/>
          <w:lang w:val="en-US"/>
        </w:rPr>
      </w:pPr>
      <w:r w:rsidRPr="00E72880">
        <w:rPr>
          <w:rFonts w:cs="Arial"/>
        </w:rPr>
        <w:t>The following are the modules that NEST provides</w:t>
      </w:r>
      <w:ins w:id="817" w:author="Microsoft Office User" w:date="2019-07-09T13:13:00Z">
        <w:r>
          <w:rPr>
            <w:rFonts w:cs="Arial"/>
          </w:rPr>
          <w:t xml:space="preserve">. </w:t>
        </w:r>
      </w:ins>
      <w:del w:id="818" w:author="Microsoft Office User" w:date="2019-07-09T13:13:00Z">
        <w:r w:rsidRPr="00E72880" w:rsidDel="00C1684E">
          <w:rPr>
            <w:rFonts w:cs="Arial"/>
          </w:rPr>
          <w:delText xml:space="preserve">, with a description of each one. </w:delText>
        </w:r>
      </w:del>
      <w:r w:rsidRPr="00E72880">
        <w:rPr>
          <w:rFonts w:cs="Arial"/>
          <w:lang w:val="en-US"/>
        </w:rPr>
        <w:t>Each mission could have a different configuration that can include or exclude some of these modules. It can be the case that not all them are available to the user.</w:t>
      </w:r>
    </w:p>
    <w:p w14:paraId="6942C6E2" w14:textId="77777777" w:rsidR="00C1684E" w:rsidRPr="00E72880" w:rsidRDefault="00C1684E" w:rsidP="00C1684E">
      <w:pPr>
        <w:rPr>
          <w:rFonts w:cs="Arial"/>
          <w:lang w:val="en-US"/>
        </w:rPr>
      </w:pPr>
    </w:p>
    <w:tbl>
      <w:tblPr>
        <w:tblStyle w:val="TableGridLight"/>
        <w:tblW w:w="9360" w:type="dxa"/>
        <w:tblInd w:w="-5" w:type="dxa"/>
        <w:tblLook w:val="04A0" w:firstRow="1" w:lastRow="0" w:firstColumn="1" w:lastColumn="0" w:noHBand="0" w:noVBand="1"/>
        <w:tblPrChange w:id="819" w:author="Microsoft Office User" w:date="2019-07-09T13:13:00Z">
          <w:tblPr>
            <w:tblStyle w:val="TableGridLight"/>
            <w:tblW w:w="10530" w:type="dxa"/>
            <w:tblInd w:w="-5" w:type="dxa"/>
            <w:tblLook w:val="04A0" w:firstRow="1" w:lastRow="0" w:firstColumn="1" w:lastColumn="0" w:noHBand="0" w:noVBand="1"/>
          </w:tblPr>
        </w:tblPrChange>
      </w:tblPr>
      <w:tblGrid>
        <w:gridCol w:w="557"/>
        <w:gridCol w:w="1243"/>
        <w:gridCol w:w="7560"/>
        <w:tblGridChange w:id="820">
          <w:tblGrid>
            <w:gridCol w:w="557"/>
            <w:gridCol w:w="1243"/>
            <w:gridCol w:w="8730"/>
          </w:tblGrid>
        </w:tblGridChange>
      </w:tblGrid>
      <w:tr w:rsidR="00C1684E" w:rsidRPr="00E72880" w14:paraId="4AE13F01" w14:textId="77777777" w:rsidTr="00C1684E">
        <w:tc>
          <w:tcPr>
            <w:tcW w:w="557" w:type="dxa"/>
            <w:tcPrChange w:id="821" w:author="Microsoft Office User" w:date="2019-07-09T13:13:00Z">
              <w:tcPr>
                <w:tcW w:w="557" w:type="dxa"/>
              </w:tcPr>
            </w:tcPrChange>
          </w:tcPr>
          <w:p w14:paraId="41D4CE7A" w14:textId="77777777" w:rsidR="00C1684E" w:rsidRPr="00E72880" w:rsidRDefault="00C1684E" w:rsidP="00C1684E">
            <w:pPr>
              <w:spacing w:line="276" w:lineRule="auto"/>
              <w:ind w:left="-473" w:firstLine="473"/>
              <w:rPr>
                <w:rFonts w:cs="Arial"/>
                <w:sz w:val="18"/>
                <w:lang w:val="en-US"/>
              </w:rPr>
            </w:pPr>
            <w:r w:rsidRPr="00E72880">
              <w:rPr>
                <w:rFonts w:cs="Arial"/>
                <w:sz w:val="18"/>
                <w:lang w:val="en-US"/>
              </w:rPr>
              <w:t>Icon</w:t>
            </w:r>
          </w:p>
        </w:tc>
        <w:tc>
          <w:tcPr>
            <w:tcW w:w="1243" w:type="dxa"/>
            <w:tcPrChange w:id="822" w:author="Microsoft Office User" w:date="2019-07-09T13:13:00Z">
              <w:tcPr>
                <w:tcW w:w="1243" w:type="dxa"/>
              </w:tcPr>
            </w:tcPrChange>
          </w:tcPr>
          <w:p w14:paraId="1C01FA43" w14:textId="77777777" w:rsidR="00C1684E" w:rsidRPr="00E72880" w:rsidRDefault="00C1684E" w:rsidP="00C1684E">
            <w:pPr>
              <w:spacing w:line="276" w:lineRule="auto"/>
              <w:rPr>
                <w:rFonts w:cs="Arial"/>
                <w:sz w:val="18"/>
                <w:lang w:val="en-US"/>
              </w:rPr>
            </w:pPr>
            <w:r w:rsidRPr="00E72880">
              <w:rPr>
                <w:rFonts w:cs="Arial"/>
                <w:sz w:val="18"/>
                <w:lang w:val="en-US"/>
              </w:rPr>
              <w:t>Module</w:t>
            </w:r>
          </w:p>
        </w:tc>
        <w:tc>
          <w:tcPr>
            <w:tcW w:w="7560" w:type="dxa"/>
            <w:tcPrChange w:id="823" w:author="Microsoft Office User" w:date="2019-07-09T13:13:00Z">
              <w:tcPr>
                <w:tcW w:w="8730" w:type="dxa"/>
              </w:tcPr>
            </w:tcPrChange>
          </w:tcPr>
          <w:p w14:paraId="12EA8AF3" w14:textId="77777777" w:rsidR="00C1684E" w:rsidRPr="00E72880" w:rsidRDefault="00C1684E" w:rsidP="00C1684E">
            <w:pPr>
              <w:spacing w:line="276" w:lineRule="auto"/>
              <w:rPr>
                <w:rFonts w:cs="Arial"/>
                <w:sz w:val="18"/>
                <w:lang w:val="en-US"/>
              </w:rPr>
            </w:pPr>
            <w:r w:rsidRPr="00E72880">
              <w:rPr>
                <w:rFonts w:cs="Arial"/>
                <w:sz w:val="18"/>
                <w:lang w:val="en-US"/>
              </w:rPr>
              <w:t>Description</w:t>
            </w:r>
          </w:p>
        </w:tc>
      </w:tr>
      <w:tr w:rsidR="00C1684E" w:rsidRPr="00E72880" w14:paraId="113798BA" w14:textId="77777777" w:rsidTr="00C1684E">
        <w:tc>
          <w:tcPr>
            <w:tcW w:w="557" w:type="dxa"/>
            <w:tcPrChange w:id="824" w:author="Microsoft Office User" w:date="2019-07-09T13:13:00Z">
              <w:tcPr>
                <w:tcW w:w="557" w:type="dxa"/>
              </w:tcPr>
            </w:tcPrChange>
          </w:tcPr>
          <w:p w14:paraId="3E3AE214" w14:textId="77777777" w:rsidR="00C1684E" w:rsidRPr="00E72880" w:rsidRDefault="00C1684E" w:rsidP="00C1684E">
            <w:pPr>
              <w:spacing w:line="276" w:lineRule="auto"/>
              <w:ind w:left="-473" w:firstLine="473"/>
              <w:jc w:val="center"/>
              <w:rPr>
                <w:rFonts w:cs="Arial"/>
                <w:sz w:val="18"/>
              </w:rPr>
            </w:pPr>
            <w:r w:rsidRPr="00E72880">
              <w:rPr>
                <w:rFonts w:cs="Arial"/>
                <w:noProof/>
                <w:sz w:val="18"/>
              </w:rPr>
              <w:drawing>
                <wp:inline distT="0" distB="0" distL="0" distR="0" wp14:anchorId="2D759B8E" wp14:editId="13DD6989">
                  <wp:extent cx="182880" cy="194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 cy="194077"/>
                          </a:xfrm>
                          <a:prstGeom prst="rect">
                            <a:avLst/>
                          </a:prstGeom>
                        </pic:spPr>
                      </pic:pic>
                    </a:graphicData>
                  </a:graphic>
                </wp:inline>
              </w:drawing>
            </w:r>
          </w:p>
        </w:tc>
        <w:tc>
          <w:tcPr>
            <w:tcW w:w="1243" w:type="dxa"/>
            <w:tcPrChange w:id="825" w:author="Microsoft Office User" w:date="2019-07-09T13:13:00Z">
              <w:tcPr>
                <w:tcW w:w="1243" w:type="dxa"/>
              </w:tcPr>
            </w:tcPrChange>
          </w:tcPr>
          <w:p w14:paraId="73FFF580" w14:textId="77777777" w:rsidR="00C1684E" w:rsidRPr="00E72880" w:rsidRDefault="00C1684E" w:rsidP="00C1684E">
            <w:pPr>
              <w:spacing w:line="276" w:lineRule="auto"/>
              <w:rPr>
                <w:rFonts w:cs="Arial"/>
                <w:sz w:val="18"/>
              </w:rPr>
            </w:pPr>
            <w:r w:rsidRPr="00E72880">
              <w:rPr>
                <w:rFonts w:cs="Arial"/>
                <w:sz w:val="18"/>
              </w:rPr>
              <w:t>Planning</w:t>
            </w:r>
            <w:ins w:id="826" w:author="Microsoft Office User" w:date="2019-06-01T09:25:00Z">
              <w:r w:rsidRPr="00E72880">
                <w:rPr>
                  <w:rFonts w:cs="Arial"/>
                  <w:sz w:val="18"/>
                </w:rPr>
                <w:t>*</w:t>
              </w:r>
            </w:ins>
          </w:p>
        </w:tc>
        <w:tc>
          <w:tcPr>
            <w:tcW w:w="7560" w:type="dxa"/>
            <w:tcPrChange w:id="827" w:author="Microsoft Office User" w:date="2019-07-09T13:13:00Z">
              <w:tcPr>
                <w:tcW w:w="8730" w:type="dxa"/>
              </w:tcPr>
            </w:tcPrChange>
          </w:tcPr>
          <w:p w14:paraId="3D7A2058" w14:textId="77777777" w:rsidR="00C1684E" w:rsidRPr="00E72880" w:rsidRDefault="00C1684E" w:rsidP="00C1684E">
            <w:pPr>
              <w:spacing w:line="276" w:lineRule="auto"/>
              <w:rPr>
                <w:rFonts w:cs="Arial"/>
                <w:sz w:val="18"/>
              </w:rPr>
            </w:pPr>
            <w:r w:rsidRPr="00E72880">
              <w:rPr>
                <w:rFonts w:cs="Arial"/>
                <w:sz w:val="18"/>
              </w:rPr>
              <w:t>Allow users to perform all planning related tasks. It is responsible for creating instances of Activity Types, Creating Schedules, Initiating Simulations, constrain checking and more.</w:t>
            </w:r>
          </w:p>
        </w:tc>
      </w:tr>
      <w:tr w:rsidR="00C1684E" w:rsidRPr="00E72880" w14:paraId="36386990" w14:textId="77777777" w:rsidTr="00C1684E">
        <w:tc>
          <w:tcPr>
            <w:tcW w:w="557" w:type="dxa"/>
            <w:tcPrChange w:id="828" w:author="Microsoft Office User" w:date="2019-07-09T13:13:00Z">
              <w:tcPr>
                <w:tcW w:w="557" w:type="dxa"/>
              </w:tcPr>
            </w:tcPrChange>
          </w:tcPr>
          <w:p w14:paraId="1CEAD95C" w14:textId="77777777" w:rsidR="00C1684E" w:rsidRPr="00E72880" w:rsidRDefault="00C1684E" w:rsidP="00C1684E">
            <w:pPr>
              <w:spacing w:line="276" w:lineRule="auto"/>
              <w:ind w:left="-473" w:firstLine="473"/>
              <w:jc w:val="center"/>
              <w:rPr>
                <w:rFonts w:cs="Arial"/>
                <w:sz w:val="18"/>
              </w:rPr>
            </w:pPr>
            <w:r w:rsidRPr="00E72880">
              <w:rPr>
                <w:rFonts w:cs="Arial"/>
                <w:noProof/>
                <w:sz w:val="18"/>
              </w:rPr>
              <w:drawing>
                <wp:inline distT="0" distB="0" distL="0" distR="0" wp14:anchorId="3026632B" wp14:editId="4BB73D84">
                  <wp:extent cx="128016" cy="1312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8016" cy="131216"/>
                          </a:xfrm>
                          <a:prstGeom prst="rect">
                            <a:avLst/>
                          </a:prstGeom>
                        </pic:spPr>
                      </pic:pic>
                    </a:graphicData>
                  </a:graphic>
                </wp:inline>
              </w:drawing>
            </w:r>
          </w:p>
        </w:tc>
        <w:tc>
          <w:tcPr>
            <w:tcW w:w="1243" w:type="dxa"/>
            <w:tcPrChange w:id="829" w:author="Microsoft Office User" w:date="2019-07-09T13:13:00Z">
              <w:tcPr>
                <w:tcW w:w="1243" w:type="dxa"/>
              </w:tcPr>
            </w:tcPrChange>
          </w:tcPr>
          <w:p w14:paraId="78A16454" w14:textId="77777777" w:rsidR="00C1684E" w:rsidRPr="00E72880" w:rsidRDefault="00C1684E" w:rsidP="00C1684E">
            <w:pPr>
              <w:spacing w:line="276" w:lineRule="auto"/>
              <w:rPr>
                <w:rFonts w:cs="Arial"/>
                <w:sz w:val="18"/>
              </w:rPr>
            </w:pPr>
            <w:r w:rsidRPr="00E72880">
              <w:rPr>
                <w:rFonts w:cs="Arial"/>
                <w:sz w:val="18"/>
              </w:rPr>
              <w:t>Sequencing</w:t>
            </w:r>
            <w:ins w:id="830" w:author="Microsoft Office User" w:date="2019-06-01T09:25:00Z">
              <w:r w:rsidRPr="00E72880">
                <w:rPr>
                  <w:rFonts w:cs="Arial"/>
                  <w:sz w:val="18"/>
                </w:rPr>
                <w:t>*</w:t>
              </w:r>
            </w:ins>
          </w:p>
        </w:tc>
        <w:tc>
          <w:tcPr>
            <w:tcW w:w="7560" w:type="dxa"/>
            <w:tcPrChange w:id="831" w:author="Microsoft Office User" w:date="2019-07-09T13:13:00Z">
              <w:tcPr>
                <w:tcW w:w="8730" w:type="dxa"/>
              </w:tcPr>
            </w:tcPrChange>
          </w:tcPr>
          <w:p w14:paraId="6292D669" w14:textId="77777777" w:rsidR="00C1684E" w:rsidRPr="00E72880" w:rsidRDefault="00C1684E" w:rsidP="00C1684E">
            <w:pPr>
              <w:spacing w:line="276" w:lineRule="auto"/>
              <w:rPr>
                <w:rFonts w:cs="Arial"/>
                <w:sz w:val="18"/>
              </w:rPr>
            </w:pPr>
            <w:r w:rsidRPr="00E72880">
              <w:rPr>
                <w:rFonts w:cs="Arial"/>
                <w:sz w:val="18"/>
              </w:rPr>
              <w:t>Collaboration syntax editor to create sequences.</w:t>
            </w:r>
          </w:p>
        </w:tc>
      </w:tr>
      <w:tr w:rsidR="00C1684E" w:rsidRPr="00E72880" w14:paraId="208D8DB5" w14:textId="77777777" w:rsidTr="00C1684E">
        <w:tc>
          <w:tcPr>
            <w:tcW w:w="557" w:type="dxa"/>
            <w:tcPrChange w:id="832" w:author="Microsoft Office User" w:date="2019-07-09T13:13:00Z">
              <w:tcPr>
                <w:tcW w:w="557" w:type="dxa"/>
              </w:tcPr>
            </w:tcPrChange>
          </w:tcPr>
          <w:p w14:paraId="2D3696F9" w14:textId="77777777" w:rsidR="00C1684E" w:rsidRPr="00E72880" w:rsidRDefault="00C1684E" w:rsidP="00C1684E">
            <w:pPr>
              <w:spacing w:line="276" w:lineRule="auto"/>
              <w:ind w:left="-473" w:firstLine="473"/>
              <w:jc w:val="center"/>
              <w:rPr>
                <w:rFonts w:cs="Arial"/>
                <w:color w:val="24292E"/>
                <w:sz w:val="18"/>
                <w:shd w:val="clear" w:color="auto" w:fill="FFFFFF"/>
              </w:rPr>
            </w:pPr>
            <w:r w:rsidRPr="00E72880">
              <w:rPr>
                <w:rFonts w:cs="Arial"/>
                <w:noProof/>
                <w:color w:val="24292E"/>
                <w:sz w:val="18"/>
                <w:shd w:val="clear" w:color="auto" w:fill="FFFFFF"/>
              </w:rPr>
              <w:drawing>
                <wp:inline distT="0" distB="0" distL="0" distR="0" wp14:anchorId="4FBFC313" wp14:editId="0AAB8CBE">
                  <wp:extent cx="146304" cy="15310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304" cy="153109"/>
                          </a:xfrm>
                          <a:prstGeom prst="rect">
                            <a:avLst/>
                          </a:prstGeom>
                        </pic:spPr>
                      </pic:pic>
                    </a:graphicData>
                  </a:graphic>
                </wp:inline>
              </w:drawing>
            </w:r>
          </w:p>
        </w:tc>
        <w:tc>
          <w:tcPr>
            <w:tcW w:w="1243" w:type="dxa"/>
            <w:tcPrChange w:id="833" w:author="Microsoft Office User" w:date="2019-07-09T13:13:00Z">
              <w:tcPr>
                <w:tcW w:w="1243" w:type="dxa"/>
              </w:tcPr>
            </w:tcPrChange>
          </w:tcPr>
          <w:p w14:paraId="224AAA3F" w14:textId="77777777" w:rsidR="00C1684E" w:rsidRPr="00E72880" w:rsidRDefault="00C1684E" w:rsidP="00C1684E">
            <w:pPr>
              <w:spacing w:line="276" w:lineRule="auto"/>
              <w:rPr>
                <w:rFonts w:cs="Arial"/>
                <w:sz w:val="18"/>
                <w:lang w:val="en-US"/>
              </w:rPr>
            </w:pPr>
            <w:r w:rsidRPr="00E72880">
              <w:rPr>
                <w:rFonts w:cs="Arial"/>
                <w:color w:val="24292E"/>
                <w:sz w:val="18"/>
                <w:shd w:val="clear" w:color="auto" w:fill="FFFFFF"/>
              </w:rPr>
              <w:t>RAVEN</w:t>
            </w:r>
          </w:p>
        </w:tc>
        <w:tc>
          <w:tcPr>
            <w:tcW w:w="7560" w:type="dxa"/>
            <w:tcPrChange w:id="834" w:author="Microsoft Office User" w:date="2019-07-09T13:13:00Z">
              <w:tcPr>
                <w:tcW w:w="8730" w:type="dxa"/>
              </w:tcPr>
            </w:tcPrChange>
          </w:tcPr>
          <w:p w14:paraId="2571F9EC" w14:textId="77777777" w:rsidR="00C1684E" w:rsidRPr="00E72880" w:rsidRDefault="00C1684E" w:rsidP="00C1684E">
            <w:pPr>
              <w:spacing w:line="276" w:lineRule="auto"/>
              <w:rPr>
                <w:rFonts w:cs="Arial"/>
                <w:color w:val="24292E"/>
                <w:sz w:val="18"/>
                <w:shd w:val="clear" w:color="auto" w:fill="FFFFFF"/>
              </w:rPr>
            </w:pPr>
            <w:r w:rsidRPr="00E72880">
              <w:rPr>
                <w:rFonts w:cs="Arial"/>
                <w:color w:val="24292E"/>
                <w:sz w:val="18"/>
                <w:shd w:val="clear" w:color="auto" w:fill="FFFFFF"/>
              </w:rPr>
              <w:t>Allow users to view science planning, spacecraft activities, resource usage and predicted data, and/or any time-based data.</w:t>
            </w:r>
          </w:p>
        </w:tc>
      </w:tr>
    </w:tbl>
    <w:p w14:paraId="71820A5B" w14:textId="35EA8BC1" w:rsidR="00C1684E" w:rsidRPr="00E72880" w:rsidDel="007200FA" w:rsidRDefault="00C1684E" w:rsidP="00C1684E">
      <w:pPr>
        <w:pStyle w:val="Caption"/>
        <w:keepNext/>
        <w:jc w:val="center"/>
        <w:rPr>
          <w:del w:id="835" w:author="Microsoft Office User" w:date="2019-06-01T09:15:00Z"/>
          <w:rFonts w:cs="Arial"/>
        </w:rPr>
      </w:pPr>
      <w:bookmarkStart w:id="836" w:name="_Toc10286149"/>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3</w:t>
      </w:r>
      <w:r w:rsidRPr="00E72880">
        <w:rPr>
          <w:rFonts w:cs="Arial"/>
          <w:b/>
        </w:rPr>
        <w:fldChar w:fldCharType="end"/>
      </w:r>
      <w:r w:rsidRPr="00E72880">
        <w:rPr>
          <w:rFonts w:cs="Arial"/>
        </w:rPr>
        <w:t>: NEST Modules</w:t>
      </w:r>
      <w:bookmarkEnd w:id="836"/>
    </w:p>
    <w:p w14:paraId="24D42857" w14:textId="77777777" w:rsidR="00C1684E" w:rsidRPr="00E72880" w:rsidRDefault="00C1684E" w:rsidP="00C1684E">
      <w:pPr>
        <w:pStyle w:val="Caption"/>
        <w:keepNext/>
        <w:jc w:val="center"/>
        <w:rPr>
          <w:rFonts w:cs="Arial"/>
        </w:rPr>
        <w:pPrChange w:id="837" w:author="Microsoft Office User" w:date="2019-06-01T09:15:00Z">
          <w:pPr>
            <w:pStyle w:val="BodyText"/>
          </w:pPr>
        </w:pPrChange>
      </w:pPr>
    </w:p>
    <w:p w14:paraId="1F474D5E" w14:textId="7A1C5F01" w:rsidR="00C1684E" w:rsidRPr="00C1684E" w:rsidRDefault="00C1684E" w:rsidP="00C1684E">
      <w:pPr>
        <w:pStyle w:val="BodyText"/>
      </w:pPr>
      <w:ins w:id="838" w:author="Microsoft Office User" w:date="2019-06-01T09:25:00Z">
        <w:r w:rsidRPr="00E72880">
          <w:rPr>
            <w:rFonts w:cs="Arial"/>
            <w:i/>
            <w:sz w:val="16"/>
            <w:rPrChange w:id="839" w:author="Microsoft Office User" w:date="2019-06-01T09:26:00Z">
              <w:rPr/>
            </w:rPrChange>
          </w:rPr>
          <w:t>* These capabilities are not</w:t>
        </w:r>
      </w:ins>
      <w:r>
        <w:rPr>
          <w:rFonts w:cs="Arial"/>
          <w:i/>
          <w:sz w:val="16"/>
        </w:rPr>
        <w:t xml:space="preserve"> mature</w:t>
      </w:r>
      <w:ins w:id="840" w:author="Microsoft Office User" w:date="2019-06-01T09:25:00Z">
        <w:r w:rsidRPr="00E72880">
          <w:rPr>
            <w:rFonts w:cs="Arial"/>
            <w:i/>
            <w:sz w:val="16"/>
            <w:rPrChange w:id="841" w:author="Microsoft Office User" w:date="2019-06-01T09:26:00Z">
              <w:rPr/>
            </w:rPrChange>
          </w:rPr>
          <w:t xml:space="preserve"> for operation use. They are still in their development stage.</w:t>
        </w:r>
      </w:ins>
    </w:p>
    <w:p w14:paraId="24B9D335" w14:textId="1C2C1727" w:rsidR="00D10389" w:rsidRPr="00E72880" w:rsidRDefault="00D44AC6" w:rsidP="002E1573">
      <w:pPr>
        <w:pStyle w:val="Heading3"/>
        <w:rPr>
          <w:rFonts w:cs="Arial"/>
        </w:rPr>
      </w:pPr>
      <w:bookmarkStart w:id="842" w:name="_Toc13570684"/>
      <w:r w:rsidRPr="00E72880">
        <w:rPr>
          <w:rFonts w:cs="Arial"/>
        </w:rPr>
        <w:t>RAVEN</w:t>
      </w:r>
      <w:bookmarkEnd w:id="842"/>
    </w:p>
    <w:p w14:paraId="7F626614" w14:textId="1BD33580" w:rsidR="002E1573" w:rsidDel="00C1684E" w:rsidRDefault="002E1573" w:rsidP="00C1684E">
      <w:pPr>
        <w:pStyle w:val="BodyText"/>
        <w:spacing w:line="276" w:lineRule="auto"/>
        <w:rPr>
          <w:del w:id="843" w:author="Microsoft Office User" w:date="2019-07-09T13:15:00Z"/>
          <w:rFonts w:cs="Arial"/>
        </w:rPr>
      </w:pPr>
      <w:r w:rsidRPr="00E72880">
        <w:rPr>
          <w:rFonts w:cs="Arial"/>
        </w:rPr>
        <w:t xml:space="preserve">RAVEN (the Resource and Activity Visualization Engine) allows users to view science planning, spacecraft activities, resource usage and predicted data, and/or any time-based data. The visualization happens in the context of a timeline via a web browser. </w:t>
      </w:r>
      <w:r w:rsidR="00C1684E">
        <w:rPr>
          <w:rFonts w:cs="Arial"/>
        </w:rPr>
        <w:t xml:space="preserve">The data is retrieved from an MPS Server instance, which RAVEN needs to visualize the data. </w:t>
      </w:r>
      <w:r w:rsidRPr="00E72880">
        <w:rPr>
          <w:rFonts w:cs="Arial"/>
        </w:rPr>
        <w:t>Moreover, this information can be viewed simultaneously by different users/teams distributed in different geographical location with the purpose of collaboration when visualizing activity plans and command sequences.</w:t>
      </w:r>
      <w:del w:id="844" w:author="Microsoft Office User" w:date="2019-07-09T13:15:00Z">
        <w:r w:rsidR="00C1684E" w:rsidDel="00C1684E">
          <w:rPr>
            <w:rFonts w:cs="Arial"/>
          </w:rPr>
          <w:delText xml:space="preserve"> </w:delText>
        </w:r>
      </w:del>
    </w:p>
    <w:p w14:paraId="74C65EA5" w14:textId="45DC9D61" w:rsidR="002E1573" w:rsidRPr="00E72880" w:rsidDel="00C1684E" w:rsidRDefault="002E1573" w:rsidP="00C1684E">
      <w:pPr>
        <w:pStyle w:val="Heading4"/>
        <w:rPr>
          <w:del w:id="845" w:author="Microsoft Office User" w:date="2019-07-09T13:15:00Z"/>
          <w:rFonts w:cs="Arial"/>
        </w:rPr>
        <w:pPrChange w:id="846" w:author="Microsoft Office User" w:date="2019-07-09T13:15:00Z">
          <w:pPr>
            <w:pStyle w:val="Heading4"/>
          </w:pPr>
        </w:pPrChange>
      </w:pPr>
      <w:del w:id="847" w:author="Microsoft Office User" w:date="2019-07-09T13:15:00Z">
        <w:r w:rsidRPr="00E72880" w:rsidDel="00C1684E">
          <w:rPr>
            <w:rFonts w:cs="Arial"/>
          </w:rPr>
          <w:delText xml:space="preserve">Getting Started With </w:delText>
        </w:r>
        <w:r w:rsidR="00D44AC6" w:rsidRPr="00E72880" w:rsidDel="00C1684E">
          <w:rPr>
            <w:rFonts w:cs="Arial"/>
          </w:rPr>
          <w:delText>RAVEN</w:delText>
        </w:r>
      </w:del>
    </w:p>
    <w:p w14:paraId="1EF1DA4F" w14:textId="274BFF93" w:rsidR="00D10389" w:rsidRPr="00E72880" w:rsidDel="00C1684E" w:rsidRDefault="00756E34" w:rsidP="00D44AC6">
      <w:pPr>
        <w:pStyle w:val="Heading5"/>
        <w:rPr>
          <w:del w:id="848" w:author="Microsoft Office User" w:date="2019-07-09T13:15:00Z"/>
          <w:rFonts w:cs="Arial"/>
        </w:rPr>
      </w:pPr>
      <w:del w:id="849" w:author="Microsoft Office User" w:date="2019-07-09T13:15:00Z">
        <w:r w:rsidRPr="00E72880" w:rsidDel="00C1684E">
          <w:rPr>
            <w:rFonts w:cs="Arial"/>
          </w:rPr>
          <w:delText>What do you need to start working with RAVEN?</w:delText>
        </w:r>
      </w:del>
    </w:p>
    <w:p w14:paraId="335E62B3" w14:textId="0C147FE4" w:rsidR="00756E34" w:rsidRPr="00E72880" w:rsidDel="00C1684E" w:rsidRDefault="00756E34" w:rsidP="00B17A6D">
      <w:pPr>
        <w:pStyle w:val="BodyText"/>
        <w:numPr>
          <w:ilvl w:val="0"/>
          <w:numId w:val="35"/>
        </w:numPr>
        <w:spacing w:line="240" w:lineRule="auto"/>
        <w:rPr>
          <w:del w:id="850" w:author="Microsoft Office User" w:date="2019-07-09T13:15:00Z"/>
          <w:rFonts w:cs="Arial"/>
        </w:rPr>
      </w:pPr>
      <w:del w:id="851" w:author="Microsoft Office User" w:date="2019-07-09T13:15:00Z">
        <w:r w:rsidRPr="00E72880" w:rsidDel="00C1684E">
          <w:rPr>
            <w:rFonts w:cs="Arial"/>
          </w:rPr>
          <w:delText xml:space="preserve">Link to a </w:delText>
        </w:r>
      </w:del>
      <w:del w:id="852" w:author="Microsoft Office User" w:date="2019-06-01T08:36:00Z">
        <w:r w:rsidRPr="00E72880" w:rsidDel="0059737E">
          <w:rPr>
            <w:rFonts w:cs="Arial"/>
          </w:rPr>
          <w:delText xml:space="preserve">RAVEN </w:delText>
        </w:r>
      </w:del>
      <w:del w:id="853" w:author="Microsoft Office User" w:date="2019-07-09T13:15:00Z">
        <w:r w:rsidRPr="00E72880" w:rsidDel="00C1684E">
          <w:rPr>
            <w:rFonts w:cs="Arial"/>
          </w:rPr>
          <w:delText>instance</w:delText>
        </w:r>
      </w:del>
    </w:p>
    <w:p w14:paraId="331D4F2A" w14:textId="51DEFD20" w:rsidR="00756E34" w:rsidRPr="00E72880" w:rsidDel="00C1684E" w:rsidRDefault="00756E34" w:rsidP="00B17A6D">
      <w:pPr>
        <w:pStyle w:val="BodyText"/>
        <w:numPr>
          <w:ilvl w:val="0"/>
          <w:numId w:val="35"/>
        </w:numPr>
        <w:spacing w:line="240" w:lineRule="auto"/>
        <w:rPr>
          <w:del w:id="854" w:author="Microsoft Office User" w:date="2019-07-09T13:15:00Z"/>
          <w:rFonts w:cs="Arial"/>
        </w:rPr>
      </w:pPr>
      <w:del w:id="855" w:author="Microsoft Office User" w:date="2019-07-09T13:15:00Z">
        <w:r w:rsidRPr="00E72880" w:rsidDel="00C1684E">
          <w:rPr>
            <w:rFonts w:cs="Arial"/>
          </w:rPr>
          <w:delText>Your Data!</w:delText>
        </w:r>
      </w:del>
    </w:p>
    <w:p w14:paraId="5CEB8A7E" w14:textId="72A18878" w:rsidR="00D44AC6" w:rsidRPr="00E72880" w:rsidDel="00C1684E" w:rsidRDefault="00D44AC6">
      <w:pPr>
        <w:pStyle w:val="BodyText"/>
        <w:spacing w:line="240" w:lineRule="auto"/>
        <w:rPr>
          <w:del w:id="856" w:author="Microsoft Office User" w:date="2019-07-09T13:15:00Z"/>
          <w:rFonts w:cs="Arial"/>
        </w:rPr>
        <w:pPrChange w:id="857" w:author="Microsoft Office User" w:date="2019-06-01T08:37:00Z">
          <w:pPr>
            <w:pStyle w:val="BodyText"/>
            <w:spacing w:line="240" w:lineRule="auto"/>
            <w:ind w:left="720"/>
          </w:pPr>
        </w:pPrChange>
      </w:pPr>
    </w:p>
    <w:p w14:paraId="3F50C012" w14:textId="0FF34440" w:rsidR="00D10389" w:rsidRPr="00E72880" w:rsidDel="00C1684E" w:rsidRDefault="00D10389" w:rsidP="00D44AC6">
      <w:pPr>
        <w:pStyle w:val="Heading5"/>
        <w:rPr>
          <w:del w:id="858" w:author="Microsoft Office User" w:date="2019-07-09T13:15:00Z"/>
          <w:rFonts w:cs="Arial"/>
        </w:rPr>
      </w:pPr>
      <w:del w:id="859" w:author="Microsoft Office User" w:date="2019-07-09T13:15:00Z">
        <w:r w:rsidRPr="00E72880" w:rsidDel="00C1684E">
          <w:rPr>
            <w:rFonts w:cs="Arial"/>
          </w:rPr>
          <w:delText>Graph your data</w:delText>
        </w:r>
      </w:del>
    </w:p>
    <w:p w14:paraId="54060785" w14:textId="30597272" w:rsidR="00D10389" w:rsidRPr="00E72880" w:rsidDel="00C1684E" w:rsidRDefault="00D10389" w:rsidP="00D10389">
      <w:pPr>
        <w:pStyle w:val="BodyText"/>
        <w:rPr>
          <w:del w:id="860" w:author="Microsoft Office User" w:date="2019-07-09T13:15:00Z"/>
          <w:rFonts w:cs="Arial"/>
        </w:rPr>
      </w:pPr>
      <w:del w:id="861" w:author="Microsoft Office User" w:date="2019-07-09T13:15:00Z">
        <w:r w:rsidRPr="00E72880" w:rsidDel="00C1684E">
          <w:rPr>
            <w:rFonts w:cs="Arial"/>
          </w:rPr>
          <w:delText xml:space="preserve">To Start, open </w:delText>
        </w:r>
        <w:r w:rsidR="00C40485" w:rsidRPr="00E72880" w:rsidDel="00C1684E">
          <w:rPr>
            <w:rFonts w:cs="Arial"/>
          </w:rPr>
          <w:delText>NEST</w:delText>
        </w:r>
        <w:r w:rsidRPr="00E72880" w:rsidDel="00C1684E">
          <w:rPr>
            <w:rFonts w:cs="Arial"/>
          </w:rPr>
          <w:delText xml:space="preserve"> using the link provided from your system administrator</w:delText>
        </w:r>
        <w:r w:rsidR="00E72880" w:rsidDel="00C1684E">
          <w:rPr>
            <w:rFonts w:cs="Arial"/>
          </w:rPr>
          <w:delText xml:space="preserve">. Then </w:delText>
        </w:r>
        <w:r w:rsidR="00C40485" w:rsidRPr="00E72880" w:rsidDel="00C1684E">
          <w:rPr>
            <w:rFonts w:cs="Arial"/>
          </w:rPr>
          <w:delText>navigate to RAVEN</w:delText>
        </w:r>
      </w:del>
      <w:del w:id="862" w:author="Microsoft Office User" w:date="2019-06-01T08:37:00Z">
        <w:r w:rsidR="00C40485" w:rsidRPr="00E72880" w:rsidDel="0059737E">
          <w:rPr>
            <w:rFonts w:cs="Arial"/>
          </w:rPr>
          <w:delText>.</w:delText>
        </w:r>
        <w:r w:rsidRPr="00E72880" w:rsidDel="0059737E">
          <w:rPr>
            <w:rFonts w:cs="Arial"/>
          </w:rPr>
          <w:delText xml:space="preserve"> </w:delText>
        </w:r>
      </w:del>
    </w:p>
    <w:p w14:paraId="79BFC99F" w14:textId="72CF500D" w:rsidR="00D10389" w:rsidRPr="00E72880" w:rsidDel="00C1684E" w:rsidRDefault="00D10389" w:rsidP="00D10389">
      <w:pPr>
        <w:pStyle w:val="BodyText"/>
        <w:rPr>
          <w:del w:id="863" w:author="Microsoft Office User" w:date="2019-07-09T13:15:00Z"/>
          <w:rFonts w:cs="Arial"/>
        </w:rPr>
      </w:pPr>
      <w:del w:id="864" w:author="Microsoft Office User" w:date="2019-07-09T13:15:00Z">
        <w:r w:rsidRPr="00E72880" w:rsidDel="00C1684E">
          <w:rPr>
            <w:rFonts w:cs="Arial"/>
          </w:rPr>
          <w:delText>The Left Panel in the application is the Source Explorer. In the Source Explorer you can navigate between your sources and select the items that you want to visualize.</w:delText>
        </w:r>
      </w:del>
    </w:p>
    <w:p w14:paraId="133200D3" w14:textId="17031FBA" w:rsidR="00D10389" w:rsidRPr="00E72880" w:rsidDel="00C1684E" w:rsidRDefault="00D10389" w:rsidP="00D10389">
      <w:pPr>
        <w:pStyle w:val="BodyText"/>
        <w:rPr>
          <w:del w:id="865" w:author="Microsoft Office User" w:date="2019-07-09T13:15:00Z"/>
          <w:rFonts w:cs="Arial"/>
        </w:rPr>
      </w:pPr>
      <w:del w:id="866" w:author="Microsoft Office User" w:date="2019-07-09T13:15:00Z">
        <w:r w:rsidRPr="00E72880" w:rsidDel="00C1684E">
          <w:rPr>
            <w:rFonts w:cs="Arial"/>
          </w:rPr>
          <w:delText xml:space="preserve">The </w:delText>
        </w:r>
        <w:r w:rsidR="00756E34" w:rsidRPr="00E72880" w:rsidDel="00C1684E">
          <w:rPr>
            <w:rFonts w:cs="Arial"/>
          </w:rPr>
          <w:delText xml:space="preserve">Graph Icon ( </w:delText>
        </w:r>
        <w:r w:rsidR="00756E34" w:rsidRPr="00E72880" w:rsidDel="00C1684E">
          <w:rPr>
            <w:rFonts w:cs="Arial"/>
            <w:noProof/>
          </w:rPr>
          <w:drawing>
            <wp:inline distT="0" distB="0" distL="0" distR="0" wp14:anchorId="61F270BB" wp14:editId="4B25022C">
              <wp:extent cx="161839" cy="123852"/>
              <wp:effectExtent l="0" t="0" r="381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839" cy="123852"/>
                      </a:xfrm>
                      <a:prstGeom prst="rect">
                        <a:avLst/>
                      </a:prstGeom>
                    </pic:spPr>
                  </pic:pic>
                </a:graphicData>
              </a:graphic>
            </wp:inline>
          </w:drawing>
        </w:r>
        <w:r w:rsidR="00756E34" w:rsidRPr="00E72880" w:rsidDel="00C1684E">
          <w:rPr>
            <w:rFonts w:cs="Arial"/>
          </w:rPr>
          <w:delText xml:space="preserve"> )</w:delText>
        </w:r>
        <w:r w:rsidRPr="00E72880" w:rsidDel="00C1684E">
          <w:rPr>
            <w:rFonts w:cs="Arial"/>
          </w:rPr>
          <w:delText xml:space="preserve"> in the source explorer denotes a graphable source. It means that when you click on it, it will be displayed in a </w:delText>
        </w:r>
        <w:r w:rsidR="00756E34" w:rsidRPr="00E72880" w:rsidDel="00C1684E">
          <w:rPr>
            <w:rFonts w:cs="Arial"/>
          </w:rPr>
          <w:delText>time band</w:delText>
        </w:r>
        <w:r w:rsidRPr="00E72880" w:rsidDel="00C1684E">
          <w:rPr>
            <w:rFonts w:cs="Arial"/>
          </w:rPr>
          <w:delText xml:space="preserve"> on the main panel. </w:delText>
        </w:r>
      </w:del>
    </w:p>
    <w:p w14:paraId="0CA795FF" w14:textId="02ABD13A" w:rsidR="00D10389" w:rsidRPr="00E72880" w:rsidDel="004D2084" w:rsidRDefault="00D10389" w:rsidP="00D10389">
      <w:pPr>
        <w:pStyle w:val="BodyText"/>
        <w:rPr>
          <w:del w:id="867" w:author="Microsoft Office User" w:date="2019-06-01T08:37:00Z"/>
          <w:rFonts w:cs="Arial"/>
        </w:rPr>
      </w:pPr>
      <w:del w:id="868" w:author="Microsoft Office User" w:date="2019-07-09T13:15:00Z">
        <w:r w:rsidRPr="00E72880" w:rsidDel="00C1684E">
          <w:rPr>
            <w:rFonts w:cs="Arial"/>
            <w:i/>
          </w:rPr>
          <w:delText>Voila</w:delText>
        </w:r>
        <w:r w:rsidRPr="00E72880" w:rsidDel="00C1684E">
          <w:rPr>
            <w:rFonts w:cs="Arial"/>
          </w:rPr>
          <w:delText>! A new band will be added in the Bands Panel with your data.</w:delText>
        </w:r>
      </w:del>
    </w:p>
    <w:p w14:paraId="25D425C5" w14:textId="1486622F" w:rsidR="00D44AC6" w:rsidRPr="00E72880" w:rsidDel="00C1684E" w:rsidRDefault="00D44AC6" w:rsidP="00D10389">
      <w:pPr>
        <w:pStyle w:val="BodyText"/>
        <w:rPr>
          <w:del w:id="869" w:author="Microsoft Office User" w:date="2019-07-09T13:15:00Z"/>
          <w:rFonts w:cs="Arial"/>
        </w:rPr>
      </w:pPr>
    </w:p>
    <w:p w14:paraId="143217C8" w14:textId="2A40A3ED" w:rsidR="00D10389" w:rsidRPr="00E72880" w:rsidDel="00C1684E" w:rsidRDefault="00D10389" w:rsidP="00D44AC6">
      <w:pPr>
        <w:pStyle w:val="Heading5"/>
        <w:rPr>
          <w:del w:id="870" w:author="Microsoft Office User" w:date="2019-07-09T13:15:00Z"/>
          <w:rFonts w:cs="Arial"/>
        </w:rPr>
      </w:pPr>
      <w:del w:id="871" w:author="Microsoft Office User" w:date="2019-07-09T13:15:00Z">
        <w:r w:rsidRPr="00E72880" w:rsidDel="00C1684E">
          <w:rPr>
            <w:rFonts w:cs="Arial"/>
          </w:rPr>
          <w:delText>Taking a closer look</w:delText>
        </w:r>
      </w:del>
    </w:p>
    <w:p w14:paraId="4D9A225C" w14:textId="779E2FAD" w:rsidR="00D10389" w:rsidRPr="00E72880" w:rsidDel="00C1684E" w:rsidRDefault="00D10389" w:rsidP="00D10389">
      <w:pPr>
        <w:pStyle w:val="BodyText"/>
        <w:rPr>
          <w:del w:id="872" w:author="Microsoft Office User" w:date="2019-07-09T13:15:00Z"/>
          <w:rFonts w:cs="Arial"/>
        </w:rPr>
      </w:pPr>
      <w:del w:id="873" w:author="Microsoft Office User" w:date="2019-07-09T13:15:00Z">
        <w:r w:rsidRPr="00E72880" w:rsidDel="00C1684E">
          <w:rPr>
            <w:rFonts w:cs="Arial"/>
          </w:rPr>
          <w:delText>There are many different ways to see your data in more detail. To do so, you can zoom in/out on a section of the band that is being currently displayed. Upon the first selection of a graphable source two bands have been added:</w:delText>
        </w:r>
      </w:del>
    </w:p>
    <w:p w14:paraId="2D25073A" w14:textId="049A20A6" w:rsidR="00D10389" w:rsidRPr="00E72880" w:rsidDel="00C1684E" w:rsidRDefault="00D10389" w:rsidP="00B17A6D">
      <w:pPr>
        <w:pStyle w:val="BodyText"/>
        <w:numPr>
          <w:ilvl w:val="0"/>
          <w:numId w:val="36"/>
        </w:numPr>
        <w:spacing w:line="276" w:lineRule="auto"/>
        <w:rPr>
          <w:del w:id="874" w:author="Microsoft Office User" w:date="2019-07-09T13:15:00Z"/>
          <w:rFonts w:cs="Arial"/>
        </w:rPr>
      </w:pPr>
      <w:del w:id="875" w:author="Microsoft Office User" w:date="2019-07-09T13:15:00Z">
        <w:r w:rsidRPr="00E72880" w:rsidDel="00C1684E">
          <w:rPr>
            <w:rFonts w:cs="Arial"/>
          </w:rPr>
          <w:delText>The Timeline Band</w:delText>
        </w:r>
      </w:del>
    </w:p>
    <w:p w14:paraId="009313D1" w14:textId="6EC9FA02" w:rsidR="00D10389" w:rsidRPr="00E72880" w:rsidDel="00C1684E" w:rsidRDefault="00D10389" w:rsidP="00B17A6D">
      <w:pPr>
        <w:pStyle w:val="BodyText"/>
        <w:numPr>
          <w:ilvl w:val="0"/>
          <w:numId w:val="36"/>
        </w:numPr>
        <w:spacing w:line="276" w:lineRule="auto"/>
        <w:rPr>
          <w:del w:id="876" w:author="Microsoft Office User" w:date="2019-07-09T13:15:00Z"/>
          <w:rFonts w:cs="Arial"/>
        </w:rPr>
      </w:pPr>
      <w:del w:id="877" w:author="Microsoft Office User" w:date="2019-07-09T13:15:00Z">
        <w:r w:rsidRPr="00E72880" w:rsidDel="00C1684E">
          <w:rPr>
            <w:rFonts w:cs="Arial"/>
          </w:rPr>
          <w:delText>A Band containing the data selected</w:delText>
        </w:r>
      </w:del>
    </w:p>
    <w:p w14:paraId="36A130E1" w14:textId="3CB5A81D" w:rsidR="00D10389" w:rsidRPr="00E72880" w:rsidDel="004D2084" w:rsidRDefault="00D10389" w:rsidP="00D10389">
      <w:pPr>
        <w:pStyle w:val="BodyText"/>
        <w:rPr>
          <w:del w:id="878" w:author="Microsoft Office User" w:date="2019-06-01T08:38:00Z"/>
          <w:rFonts w:cs="Arial"/>
        </w:rPr>
      </w:pPr>
      <w:del w:id="879" w:author="Microsoft Office User" w:date="2019-07-09T13:15:00Z">
        <w:r w:rsidRPr="00E72880" w:rsidDel="00C1684E">
          <w:rPr>
            <w:rFonts w:cs="Arial"/>
          </w:rPr>
          <w:delText xml:space="preserve">The Timeline Band will always be on the top of your data. You can select a section of the Timeline Band and this will zoom your data to the selected range, or use the Zoom In/Zoom Out buttons </w:delText>
        </w:r>
      </w:del>
      <w:del w:id="880" w:author="Microsoft Office User" w:date="2019-06-01T08:38:00Z">
        <w:r w:rsidRPr="00E72880" w:rsidDel="004D2084">
          <w:rPr>
            <w:rFonts w:cs="Arial"/>
          </w:rPr>
          <w:delText>at the top of the application.</w:delText>
        </w:r>
      </w:del>
    </w:p>
    <w:p w14:paraId="652E3C75" w14:textId="1FFF36A1" w:rsidR="00D44AC6" w:rsidRPr="00E72880" w:rsidDel="00C1684E" w:rsidRDefault="00D44AC6" w:rsidP="00D10389">
      <w:pPr>
        <w:pStyle w:val="BodyText"/>
        <w:rPr>
          <w:del w:id="881" w:author="Microsoft Office User" w:date="2019-07-09T13:15:00Z"/>
          <w:rFonts w:cs="Arial"/>
        </w:rPr>
      </w:pPr>
    </w:p>
    <w:p w14:paraId="60DCF6F9" w14:textId="750033E5" w:rsidR="00D10389" w:rsidRPr="00E72880" w:rsidDel="00C1684E" w:rsidRDefault="00D10389" w:rsidP="00D44AC6">
      <w:pPr>
        <w:pStyle w:val="Heading5"/>
        <w:rPr>
          <w:del w:id="882" w:author="Microsoft Office User" w:date="2019-07-09T13:15:00Z"/>
          <w:rFonts w:cs="Arial"/>
        </w:rPr>
      </w:pPr>
      <w:del w:id="883" w:author="Microsoft Office User" w:date="2019-07-09T13:15:00Z">
        <w:r w:rsidRPr="00E72880" w:rsidDel="00C1684E">
          <w:rPr>
            <w:rFonts w:cs="Arial"/>
          </w:rPr>
          <w:delText>A Deeper Dive into your Data</w:delText>
        </w:r>
      </w:del>
    </w:p>
    <w:p w14:paraId="56E459DA" w14:textId="738DD6C8" w:rsidR="00D10389" w:rsidRPr="00E72880" w:rsidDel="00C1684E" w:rsidRDefault="00D10389" w:rsidP="00C1684E">
      <w:pPr>
        <w:pStyle w:val="BodyText"/>
        <w:rPr>
          <w:del w:id="884" w:author="Microsoft Office User" w:date="2019-07-09T13:15:00Z"/>
          <w:rFonts w:cs="Arial"/>
        </w:rPr>
        <w:pPrChange w:id="885" w:author="Microsoft Office User" w:date="2019-07-09T13:15:00Z">
          <w:pPr>
            <w:pStyle w:val="BodyText"/>
          </w:pPr>
        </w:pPrChange>
      </w:pPr>
      <w:del w:id="886" w:author="Microsoft Office User" w:date="2019-07-09T13:15:00Z">
        <w:r w:rsidRPr="00E72880" w:rsidDel="00C1684E">
          <w:rPr>
            <w:rFonts w:cs="Arial"/>
          </w:rPr>
          <w:delText>If you want to see more information about your data; click on the band's label to select it.</w:delText>
        </w:r>
        <w:r w:rsidR="00C40485" w:rsidRPr="00E72880" w:rsidDel="00C1684E">
          <w:rPr>
            <w:rFonts w:cs="Arial"/>
          </w:rPr>
          <w:delText xml:space="preserve"> </w:delText>
        </w:r>
        <w:r w:rsidRPr="00E72880" w:rsidDel="00C1684E">
          <w:rPr>
            <w:rFonts w:cs="Arial"/>
          </w:rPr>
          <w:delText xml:space="preserve">The Details Panel will </w:delText>
        </w:r>
        <w:r w:rsidR="00C40485" w:rsidRPr="00E72880" w:rsidDel="00C1684E">
          <w:rPr>
            <w:rFonts w:cs="Arial"/>
          </w:rPr>
          <w:delText xml:space="preserve">then </w:delText>
        </w:r>
        <w:r w:rsidRPr="00E72880" w:rsidDel="00C1684E">
          <w:rPr>
            <w:rFonts w:cs="Arial"/>
          </w:rPr>
          <w:delText>be populated with a table that displays all the Data Points in your band's source.</w:delText>
        </w:r>
      </w:del>
    </w:p>
    <w:p w14:paraId="48691864" w14:textId="0999D753" w:rsidR="00D10389" w:rsidRPr="00E72880" w:rsidDel="00C1684E" w:rsidRDefault="00D10389" w:rsidP="00C1684E">
      <w:pPr>
        <w:pStyle w:val="BodyText"/>
        <w:rPr>
          <w:del w:id="887" w:author="Microsoft Office User" w:date="2019-07-09T13:15:00Z"/>
          <w:rFonts w:cs="Arial"/>
        </w:rPr>
        <w:pPrChange w:id="888" w:author="Microsoft Office User" w:date="2019-07-09T13:15:00Z">
          <w:pPr>
            <w:pStyle w:val="BodyText"/>
          </w:pPr>
        </w:pPrChange>
      </w:pPr>
      <w:del w:id="889" w:author="Microsoft Office User" w:date="2019-07-09T13:15:00Z">
        <w:r w:rsidRPr="00E72880" w:rsidDel="00C1684E">
          <w:rPr>
            <w:rFonts w:cs="Arial"/>
          </w:rPr>
          <w:delText>Do you want to take a</w:delText>
        </w:r>
        <w:r w:rsidR="00E72880" w:rsidDel="00C1684E">
          <w:rPr>
            <w:rFonts w:cs="Arial"/>
          </w:rPr>
          <w:delText>n even</w:delText>
        </w:r>
        <w:r w:rsidRPr="00E72880" w:rsidDel="00C1684E">
          <w:rPr>
            <w:rFonts w:cs="Arial"/>
          </w:rPr>
          <w:delText xml:space="preserve"> deeper dive into your data? Select a data point in your band.</w:delText>
        </w:r>
      </w:del>
    </w:p>
    <w:p w14:paraId="02D985EE" w14:textId="3744FDE8" w:rsidR="00D10389" w:rsidRPr="00E72880" w:rsidDel="00C1684E" w:rsidRDefault="00D10389" w:rsidP="00C1684E">
      <w:pPr>
        <w:pStyle w:val="BodyText"/>
        <w:numPr>
          <w:ilvl w:val="0"/>
          <w:numId w:val="37"/>
        </w:numPr>
        <w:spacing w:line="276" w:lineRule="auto"/>
        <w:ind w:left="0"/>
        <w:rPr>
          <w:del w:id="890" w:author="Microsoft Office User" w:date="2019-07-09T13:15:00Z"/>
          <w:rFonts w:cs="Arial"/>
        </w:rPr>
        <w:pPrChange w:id="891" w:author="Microsoft Office User" w:date="2019-07-09T13:15:00Z">
          <w:pPr>
            <w:pStyle w:val="BodyText"/>
            <w:numPr>
              <w:numId w:val="37"/>
            </w:numPr>
            <w:spacing w:line="276" w:lineRule="auto"/>
            <w:ind w:left="720" w:hanging="360"/>
          </w:pPr>
        </w:pPrChange>
      </w:pPr>
      <w:del w:id="892" w:author="Microsoft Office User" w:date="2019-07-09T13:15:00Z">
        <w:r w:rsidRPr="00E72880" w:rsidDel="00C1684E">
          <w:rPr>
            <w:rFonts w:cs="Arial"/>
          </w:rPr>
          <w:delText>The Details Panel will automatically scroll to the band and highlight the data point.</w:delText>
        </w:r>
      </w:del>
    </w:p>
    <w:p w14:paraId="6DF3A784" w14:textId="0DFDCB81" w:rsidR="00D10389" w:rsidRPr="00E72880" w:rsidDel="00C1684E" w:rsidRDefault="00D10389" w:rsidP="00C1684E">
      <w:pPr>
        <w:pStyle w:val="BodyText"/>
        <w:numPr>
          <w:ilvl w:val="0"/>
          <w:numId w:val="37"/>
        </w:numPr>
        <w:spacing w:line="276" w:lineRule="auto"/>
        <w:ind w:left="0"/>
        <w:rPr>
          <w:del w:id="893" w:author="Microsoft Office User" w:date="2019-07-09T13:15:00Z"/>
          <w:rFonts w:cs="Arial"/>
        </w:rPr>
        <w:pPrChange w:id="894" w:author="Microsoft Office User" w:date="2019-07-09T13:15:00Z">
          <w:pPr>
            <w:pStyle w:val="BodyText"/>
            <w:numPr>
              <w:numId w:val="37"/>
            </w:numPr>
            <w:spacing w:line="276" w:lineRule="auto"/>
            <w:ind w:left="720" w:hanging="360"/>
          </w:pPr>
        </w:pPrChange>
      </w:pPr>
      <w:del w:id="895" w:author="Microsoft Office User" w:date="2019-07-09T13:15:00Z">
        <w:r w:rsidRPr="00E72880" w:rsidDel="00C1684E">
          <w:rPr>
            <w:rFonts w:cs="Arial"/>
          </w:rPr>
          <w:delText>On the Right Pane</w:delText>
        </w:r>
        <w:r w:rsidR="00857783" w:rsidRPr="00E72880" w:rsidDel="00C1684E">
          <w:rPr>
            <w:rFonts w:cs="Arial"/>
          </w:rPr>
          <w:delText>l</w:delText>
        </w:r>
        <w:r w:rsidRPr="00E72880" w:rsidDel="00C1684E">
          <w:rPr>
            <w:rFonts w:cs="Arial"/>
          </w:rPr>
          <w:delText xml:space="preserve">, </w:delText>
        </w:r>
        <w:r w:rsidR="00C40485" w:rsidRPr="00E72880" w:rsidDel="00C1684E">
          <w:rPr>
            <w:rFonts w:cs="Arial"/>
          </w:rPr>
          <w:delText xml:space="preserve">you </w:delText>
        </w:r>
      </w:del>
      <w:del w:id="896" w:author="Microsoft Office User" w:date="2019-06-01T08:39:00Z">
        <w:r w:rsidR="00C40485" w:rsidRPr="00E72880" w:rsidDel="004D2084">
          <w:rPr>
            <w:rFonts w:cs="Arial"/>
          </w:rPr>
          <w:delText>can</w:delText>
        </w:r>
        <w:r w:rsidRPr="00E72880" w:rsidDel="004D2084">
          <w:rPr>
            <w:rFonts w:cs="Arial"/>
          </w:rPr>
          <w:delText xml:space="preserve"> </w:delText>
        </w:r>
      </w:del>
      <w:del w:id="897" w:author="Microsoft Office User" w:date="2019-07-09T13:15:00Z">
        <w:r w:rsidRPr="00E72880" w:rsidDel="00C1684E">
          <w:rPr>
            <w:rFonts w:cs="Arial"/>
          </w:rPr>
          <w:delText xml:space="preserve">see </w:delText>
        </w:r>
      </w:del>
      <w:del w:id="898" w:author="Microsoft Office User" w:date="2019-06-01T09:33:00Z">
        <w:r w:rsidRPr="00E72880" w:rsidDel="001578F7">
          <w:rPr>
            <w:rFonts w:cs="Arial"/>
          </w:rPr>
          <w:delText xml:space="preserve">more </w:delText>
        </w:r>
      </w:del>
      <w:del w:id="899" w:author="Microsoft Office User" w:date="2019-07-09T13:15:00Z">
        <w:r w:rsidRPr="00E72880" w:rsidDel="00C1684E">
          <w:rPr>
            <w:rFonts w:cs="Arial"/>
          </w:rPr>
          <w:delText>information about your data point.</w:delText>
        </w:r>
      </w:del>
    </w:p>
    <w:p w14:paraId="772B04EC" w14:textId="77777777" w:rsidR="00D44AC6" w:rsidRPr="00E72880" w:rsidRDefault="00D44AC6" w:rsidP="00C1684E">
      <w:pPr>
        <w:pStyle w:val="BodyText"/>
        <w:spacing w:line="276" w:lineRule="auto"/>
        <w:rPr>
          <w:rFonts w:cs="Arial"/>
        </w:rPr>
        <w:pPrChange w:id="900" w:author="Microsoft Office User" w:date="2019-07-09T13:15:00Z">
          <w:pPr>
            <w:pStyle w:val="BodyText"/>
            <w:spacing w:line="276" w:lineRule="auto"/>
            <w:ind w:left="720"/>
          </w:pPr>
        </w:pPrChange>
      </w:pPr>
    </w:p>
    <w:p w14:paraId="38F19556" w14:textId="2ACD6574" w:rsidR="00AE638A" w:rsidRPr="00E72880" w:rsidRDefault="00004A5B" w:rsidP="00D44AC6">
      <w:pPr>
        <w:pStyle w:val="Heading4"/>
        <w:rPr>
          <w:rFonts w:cs="Arial"/>
        </w:rPr>
      </w:pPr>
      <w:bookmarkStart w:id="901" w:name="_Toc13570685"/>
      <w:r w:rsidRPr="00E72880">
        <w:rPr>
          <w:rFonts w:cs="Arial"/>
        </w:rPr>
        <w:lastRenderedPageBreak/>
        <w:t>Instructions for Operations</w:t>
      </w:r>
      <w:bookmarkEnd w:id="753"/>
      <w:bookmarkEnd w:id="754"/>
      <w:bookmarkEnd w:id="814"/>
      <w:bookmarkEnd w:id="901"/>
    </w:p>
    <w:p w14:paraId="4C0A5772" w14:textId="63AB3745" w:rsidR="00AE638A" w:rsidRPr="00E72880" w:rsidRDefault="00AE638A" w:rsidP="00D44AC6">
      <w:pPr>
        <w:pStyle w:val="Heading5"/>
        <w:rPr>
          <w:rFonts w:cs="Arial"/>
        </w:rPr>
      </w:pPr>
      <w:bookmarkStart w:id="902" w:name="_Toc13570686"/>
      <w:r w:rsidRPr="00E72880">
        <w:rPr>
          <w:rFonts w:cs="Arial"/>
        </w:rPr>
        <w:t>Application Layout</w:t>
      </w:r>
      <w:bookmarkEnd w:id="902"/>
    </w:p>
    <w:p w14:paraId="1726C50C" w14:textId="52F89B5C" w:rsidR="00AE638A" w:rsidRPr="00E72880" w:rsidRDefault="00692727" w:rsidP="00672D76">
      <w:pPr>
        <w:pStyle w:val="BodyText"/>
        <w:keepNext/>
        <w:spacing w:line="276" w:lineRule="auto"/>
        <w:jc w:val="center"/>
        <w:rPr>
          <w:rFonts w:cs="Arial"/>
        </w:rPr>
      </w:pPr>
      <w:r w:rsidRPr="00E72880">
        <w:rPr>
          <w:rFonts w:cs="Arial"/>
          <w:noProof/>
        </w:rPr>
        <w:drawing>
          <wp:inline distT="0" distB="0" distL="0" distR="0" wp14:anchorId="304CA4CD" wp14:editId="6DA2E85F">
            <wp:extent cx="4594485" cy="269386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578" cy="2764864"/>
                    </a:xfrm>
                    <a:prstGeom prst="rect">
                      <a:avLst/>
                    </a:prstGeom>
                  </pic:spPr>
                </pic:pic>
              </a:graphicData>
            </a:graphic>
          </wp:inline>
        </w:drawing>
      </w:r>
    </w:p>
    <w:p w14:paraId="3A74351F" w14:textId="430C555A" w:rsidR="00AE638A" w:rsidRPr="00E72880" w:rsidDel="004D2084" w:rsidRDefault="00AE638A" w:rsidP="00672D76">
      <w:pPr>
        <w:pStyle w:val="Caption"/>
        <w:spacing w:line="276" w:lineRule="auto"/>
        <w:ind w:left="720" w:right="720"/>
        <w:jc w:val="center"/>
        <w:rPr>
          <w:del w:id="903" w:author="Microsoft Office User" w:date="2019-06-01T08:39:00Z"/>
          <w:rFonts w:cs="Arial"/>
          <w:i/>
        </w:rPr>
      </w:pPr>
      <w:r w:rsidRPr="00E72880">
        <w:rPr>
          <w:rFonts w:cs="Arial"/>
          <w:b/>
        </w:rPr>
        <w:t xml:space="preserve">Figure </w:t>
      </w:r>
      <w:r w:rsidRPr="00E72880">
        <w:rPr>
          <w:rFonts w:cs="Arial"/>
          <w:b/>
        </w:rPr>
        <w:fldChar w:fldCharType="begin"/>
      </w:r>
      <w:r w:rsidRPr="00E72880">
        <w:rPr>
          <w:rFonts w:cs="Arial"/>
          <w:b/>
        </w:rPr>
        <w:instrText xml:space="preserve"> SEQ Figure \* ARABIC </w:instrText>
      </w:r>
      <w:r w:rsidRPr="00E72880">
        <w:rPr>
          <w:rFonts w:cs="Arial"/>
          <w:b/>
        </w:rPr>
        <w:fldChar w:fldCharType="separate"/>
      </w:r>
      <w:r w:rsidR="009E66C7">
        <w:rPr>
          <w:rFonts w:cs="Arial"/>
          <w:b/>
          <w:noProof/>
        </w:rPr>
        <w:t>1</w:t>
      </w:r>
      <w:r w:rsidRPr="00E72880">
        <w:rPr>
          <w:rFonts w:cs="Arial"/>
          <w:b/>
        </w:rPr>
        <w:fldChar w:fldCharType="end"/>
      </w:r>
      <w:r w:rsidRPr="00E72880">
        <w:rPr>
          <w:rFonts w:cs="Arial"/>
          <w:b/>
        </w:rPr>
        <w:t xml:space="preserve">. </w:t>
      </w:r>
      <w:r w:rsidRPr="00E72880">
        <w:rPr>
          <w:rFonts w:cs="Arial"/>
          <w:i/>
        </w:rPr>
        <w:t>Once RAVEN is loaded, the following containers will be displayed: (1) the Source Explorer, (2) the Bands Panels, (3) the Details Panel, (4) the Right Panel (5) the Top Bar and (6) the NEST Modules Navigation.</w:t>
      </w:r>
    </w:p>
    <w:p w14:paraId="15BC0418" w14:textId="77777777" w:rsidR="00D44AC6" w:rsidRPr="00E72880" w:rsidRDefault="00D44AC6">
      <w:pPr>
        <w:pStyle w:val="Caption"/>
        <w:spacing w:line="276" w:lineRule="auto"/>
        <w:ind w:left="720" w:right="720"/>
        <w:jc w:val="center"/>
        <w:rPr>
          <w:rFonts w:cs="Arial"/>
        </w:rPr>
        <w:pPrChange w:id="904" w:author="Microsoft Office User" w:date="2019-06-01T08:39:00Z">
          <w:pPr>
            <w:pStyle w:val="BodyText"/>
          </w:pPr>
        </w:pPrChange>
      </w:pPr>
    </w:p>
    <w:p w14:paraId="64F3F77B" w14:textId="175824FA" w:rsidR="00AE638A" w:rsidRPr="00E72880" w:rsidRDefault="00AE638A" w:rsidP="00D44AC6">
      <w:pPr>
        <w:pStyle w:val="Heading6"/>
        <w:rPr>
          <w:rFonts w:cs="Arial"/>
        </w:rPr>
      </w:pPr>
      <w:bookmarkStart w:id="905" w:name="_Toc13570687"/>
      <w:r w:rsidRPr="00E72880">
        <w:rPr>
          <w:rFonts w:cs="Arial"/>
        </w:rPr>
        <w:t>Containers</w:t>
      </w:r>
      <w:bookmarkEnd w:id="905"/>
    </w:p>
    <w:p w14:paraId="6B00C03B" w14:textId="42B89BA8" w:rsidR="00AE638A" w:rsidRPr="00E72880" w:rsidRDefault="00AE638A" w:rsidP="00D44AC6">
      <w:pPr>
        <w:pStyle w:val="Heading7"/>
        <w:rPr>
          <w:rFonts w:cs="Arial"/>
        </w:rPr>
      </w:pPr>
      <w:bookmarkStart w:id="906" w:name="_Toc13570688"/>
      <w:r w:rsidRPr="00E72880">
        <w:rPr>
          <w:rFonts w:cs="Arial"/>
        </w:rPr>
        <w:t>Source Explorer Panel</w:t>
      </w:r>
      <w:bookmarkEnd w:id="906"/>
    </w:p>
    <w:p w14:paraId="351045FC" w14:textId="77F8AAA0" w:rsidR="00C1684E" w:rsidRPr="00E72880" w:rsidRDefault="007813E3" w:rsidP="00D10389">
      <w:pPr>
        <w:rPr>
          <w:rFonts w:cs="Arial"/>
          <w:shd w:val="clear" w:color="auto" w:fill="FFFFFF"/>
        </w:rPr>
      </w:pPr>
      <w:r w:rsidRPr="00E72880">
        <w:rPr>
          <w:rFonts w:cs="Arial"/>
          <w:shd w:val="clear" w:color="auto" w:fill="FFFFFF"/>
        </w:rPr>
        <w:t>The </w:t>
      </w:r>
      <w:r w:rsidRPr="00E72880">
        <w:rPr>
          <w:rStyle w:val="Emphasis"/>
          <w:rFonts w:cs="Arial"/>
          <w:color w:val="24292E"/>
          <w:shd w:val="clear" w:color="auto" w:fill="FFFFFF"/>
        </w:rPr>
        <w:t>Source Explorer Panel</w:t>
      </w:r>
      <w:r w:rsidRPr="00E72880">
        <w:rPr>
          <w:rFonts w:cs="Arial"/>
          <w:shd w:val="clear" w:color="auto" w:fill="FFFFFF"/>
        </w:rPr>
        <w:t> displays the available data in a tree-like format. The user can navigate through the tree to select various data sources to visualize. Please refer to the Source Explorer Section for more details.</w:t>
      </w:r>
    </w:p>
    <w:p w14:paraId="48A5A372" w14:textId="6BEC8364" w:rsidR="00AE638A" w:rsidRPr="00E72880" w:rsidRDefault="00AE638A" w:rsidP="00D44AC6">
      <w:pPr>
        <w:pStyle w:val="Heading7"/>
        <w:rPr>
          <w:rFonts w:cs="Arial"/>
        </w:rPr>
      </w:pPr>
      <w:bookmarkStart w:id="907" w:name="_Toc13570689"/>
      <w:r w:rsidRPr="00E72880">
        <w:rPr>
          <w:rFonts w:cs="Arial"/>
        </w:rPr>
        <w:t>Bands Panels</w:t>
      </w:r>
      <w:bookmarkEnd w:id="907"/>
    </w:p>
    <w:p w14:paraId="75C6E0F9" w14:textId="148DA637" w:rsidR="007813E3" w:rsidRPr="00E72880" w:rsidRDefault="007813E3" w:rsidP="00AE480E">
      <w:pPr>
        <w:rPr>
          <w:ins w:id="908" w:author="Microsoft Office User" w:date="2019-06-01T09:06:00Z"/>
          <w:rFonts w:cs="Arial"/>
        </w:rPr>
      </w:pPr>
      <w:r w:rsidRPr="00E72880">
        <w:rPr>
          <w:rFonts w:cs="Arial"/>
          <w:shd w:val="clear" w:color="auto" w:fill="FFFFFF"/>
        </w:rPr>
        <w:t xml:space="preserve">RAVEN </w:t>
      </w:r>
      <w:r w:rsidRPr="00E72880">
        <w:rPr>
          <w:rFonts w:cs="Arial"/>
        </w:rPr>
        <w:t xml:space="preserve">displays the data to visualize in the Bands Panels. These are: the Main Bands Panel and the South Bands Panel. </w:t>
      </w:r>
      <w:ins w:id="909" w:author="Microsoft Office User" w:date="2019-06-01T08:44:00Z">
        <w:r w:rsidR="004D2084" w:rsidRPr="00E72880">
          <w:rPr>
            <w:rFonts w:cs="Arial"/>
          </w:rPr>
          <w:t xml:space="preserve">When a source </w:t>
        </w:r>
      </w:ins>
      <w:del w:id="910" w:author="Microsoft Office User" w:date="2019-06-01T08:41:00Z">
        <w:r w:rsidRPr="00E72880" w:rsidDel="004D2084">
          <w:rPr>
            <w:rFonts w:cs="Arial"/>
          </w:rPr>
          <w:delText xml:space="preserve">When a graphable source </w:delText>
        </w:r>
      </w:del>
      <w:r w:rsidRPr="00E72880">
        <w:rPr>
          <w:rFonts w:cs="Arial"/>
        </w:rPr>
        <w:t>is selected from the Source Explorer, RAVEN will fetch its data and create a band that visualizes the contents</w:t>
      </w:r>
      <w:ins w:id="911" w:author="Microsoft Office User" w:date="2019-06-01T08:51:00Z">
        <w:r w:rsidR="00683B7E" w:rsidRPr="00E72880">
          <w:rPr>
            <w:rFonts w:cs="Arial"/>
          </w:rPr>
          <w:t>.</w:t>
        </w:r>
      </w:ins>
      <w:del w:id="912" w:author="Microsoft Office User" w:date="2019-06-01T08:51:00Z">
        <w:r w:rsidRPr="00E72880" w:rsidDel="00683B7E">
          <w:rPr>
            <w:rFonts w:cs="Arial"/>
          </w:rPr>
          <w:delText xml:space="preserve">. </w:delText>
        </w:r>
      </w:del>
      <w:ins w:id="913" w:author="Microsoft Office User" w:date="2019-06-01T09:19:00Z">
        <w:r w:rsidR="00326692" w:rsidRPr="00E72880">
          <w:rPr>
            <w:rFonts w:cs="Arial"/>
          </w:rPr>
          <w:t xml:space="preserve"> </w:t>
        </w:r>
      </w:ins>
      <w:del w:id="914" w:author="Microsoft Office User" w:date="2019-06-01T08:41:00Z">
        <w:r w:rsidRPr="00E72880" w:rsidDel="004D2084">
          <w:rPr>
            <w:rFonts w:cs="Arial"/>
          </w:rPr>
          <w:delText xml:space="preserve">This new </w:delText>
        </w:r>
      </w:del>
      <w:ins w:id="915" w:author="Microsoft Office User" w:date="2019-06-01T08:51:00Z">
        <w:r w:rsidR="00683B7E" w:rsidRPr="00E72880">
          <w:rPr>
            <w:rFonts w:cs="Arial"/>
          </w:rPr>
          <w:t>A</w:t>
        </w:r>
      </w:ins>
      <w:ins w:id="916" w:author="Microsoft Office User" w:date="2019-06-01T08:41:00Z">
        <w:r w:rsidR="004D2084" w:rsidRPr="00E72880">
          <w:rPr>
            <w:rFonts w:cs="Arial"/>
          </w:rPr>
          <w:t xml:space="preserve"> </w:t>
        </w:r>
      </w:ins>
      <w:r w:rsidRPr="00E72880">
        <w:rPr>
          <w:rFonts w:cs="Arial"/>
        </w:rPr>
        <w:t xml:space="preserve">band </w:t>
      </w:r>
      <w:del w:id="917" w:author="Microsoft Office User" w:date="2019-06-01T08:45:00Z">
        <w:r w:rsidRPr="00E72880" w:rsidDel="004D2084">
          <w:rPr>
            <w:rFonts w:cs="Arial"/>
          </w:rPr>
          <w:delText>will be</w:delText>
        </w:r>
      </w:del>
      <w:ins w:id="918" w:author="Microsoft Office User" w:date="2019-06-01T08:45:00Z">
        <w:r w:rsidR="004D2084" w:rsidRPr="00E72880">
          <w:rPr>
            <w:rFonts w:cs="Arial"/>
          </w:rPr>
          <w:t>is</w:t>
        </w:r>
      </w:ins>
      <w:r w:rsidRPr="00E72880">
        <w:rPr>
          <w:rFonts w:cs="Arial"/>
        </w:rPr>
        <w:t xml:space="preserve"> added</w:t>
      </w:r>
      <w:ins w:id="919" w:author="Microsoft Office User" w:date="2019-06-01T08:51:00Z">
        <w:r w:rsidR="00683B7E" w:rsidRPr="00E72880">
          <w:rPr>
            <w:rFonts w:cs="Arial"/>
          </w:rPr>
          <w:t xml:space="preserve"> </w:t>
        </w:r>
      </w:ins>
      <w:del w:id="920" w:author="Microsoft Office User" w:date="2019-06-01T08:51:00Z">
        <w:r w:rsidRPr="00E72880" w:rsidDel="00683B7E">
          <w:rPr>
            <w:rFonts w:cs="Arial"/>
          </w:rPr>
          <w:delText xml:space="preserve">, </w:delText>
        </w:r>
      </w:del>
      <w:r w:rsidRPr="00E72880">
        <w:rPr>
          <w:rFonts w:cs="Arial"/>
        </w:rPr>
        <w:t xml:space="preserve">by default to the Main Bands Panel. </w:t>
      </w:r>
      <w:moveToRangeStart w:id="921" w:author="Microsoft Office User" w:date="2019-06-01T08:53:00Z" w:name="move10271627"/>
      <w:moveTo w:id="922" w:author="Microsoft Office User" w:date="2019-06-01T08:53:00Z">
        <w:r w:rsidR="00683B7E" w:rsidRPr="00E72880">
          <w:rPr>
            <w:rFonts w:cs="Arial"/>
          </w:rPr>
          <w:t>The user has the option to select a band and move it between panels for organizational purposes.</w:t>
        </w:r>
      </w:moveTo>
      <w:moveToRangeEnd w:id="921"/>
      <w:ins w:id="923" w:author="Microsoft Office User" w:date="2019-06-01T08:53:00Z">
        <w:r w:rsidR="00683B7E" w:rsidRPr="00E72880">
          <w:rPr>
            <w:rFonts w:cs="Arial"/>
          </w:rPr>
          <w:t xml:space="preserve"> The Main Bands Panel</w:t>
        </w:r>
      </w:ins>
      <w:ins w:id="924" w:author="Microsoft Office User" w:date="2019-06-01T08:52:00Z">
        <w:r w:rsidR="00683B7E" w:rsidRPr="00E72880">
          <w:rPr>
            <w:rFonts w:cs="Arial"/>
          </w:rPr>
          <w:t xml:space="preserve"> also contains the</w:t>
        </w:r>
      </w:ins>
      <w:ins w:id="925" w:author="Microsoft Office User" w:date="2019-06-01T08:53:00Z">
        <w:r w:rsidR="00683B7E" w:rsidRPr="00E72880">
          <w:rPr>
            <w:rFonts w:cs="Arial"/>
          </w:rPr>
          <w:t xml:space="preserve"> Time Band, the </w:t>
        </w:r>
      </w:ins>
      <w:r w:rsidR="00A4762F">
        <w:rPr>
          <w:rFonts w:cs="Arial"/>
        </w:rPr>
        <w:t>T</w:t>
      </w:r>
      <w:ins w:id="926" w:author="Microsoft Office User" w:date="2019-06-01T08:52:00Z">
        <w:r w:rsidR="00683B7E" w:rsidRPr="00E72880">
          <w:rPr>
            <w:rFonts w:cs="Arial"/>
          </w:rPr>
          <w:t xml:space="preserve">ime </w:t>
        </w:r>
      </w:ins>
      <w:r w:rsidR="00A4762F">
        <w:rPr>
          <w:rFonts w:cs="Arial"/>
        </w:rPr>
        <w:t>M</w:t>
      </w:r>
      <w:ins w:id="927" w:author="Microsoft Office User" w:date="2019-06-01T08:52:00Z">
        <w:r w:rsidR="00683B7E" w:rsidRPr="00E72880">
          <w:rPr>
            <w:rFonts w:cs="Arial"/>
          </w:rPr>
          <w:t xml:space="preserve">anagement buttons </w:t>
        </w:r>
      </w:ins>
      <w:ins w:id="928" w:author="Microsoft Office User" w:date="2019-06-01T08:53:00Z">
        <w:r w:rsidR="00683B7E" w:rsidRPr="00E72880">
          <w:rPr>
            <w:rFonts w:cs="Arial"/>
          </w:rPr>
          <w:t>and the</w:t>
        </w:r>
      </w:ins>
      <w:ins w:id="929" w:author="Microsoft Office User" w:date="2019-06-01T08:52:00Z">
        <w:r w:rsidR="00683B7E" w:rsidRPr="00E72880">
          <w:rPr>
            <w:rFonts w:cs="Arial"/>
          </w:rPr>
          <w:t xml:space="preserve"> </w:t>
        </w:r>
      </w:ins>
      <w:del w:id="930" w:author="Microsoft Office User" w:date="2019-06-01T08:52:00Z">
        <w:r w:rsidR="00393160" w:rsidRPr="00E72880" w:rsidDel="00683B7E">
          <w:rPr>
            <w:rFonts w:cs="Arial"/>
          </w:rPr>
          <w:delText xml:space="preserve">This band </w:delText>
        </w:r>
        <w:r w:rsidR="00D15C73" w:rsidRPr="00E72880" w:rsidDel="00683B7E">
          <w:rPr>
            <w:rFonts w:cs="Arial"/>
          </w:rPr>
          <w:delText xml:space="preserve">has a top bar where time management </w:delText>
        </w:r>
      </w:del>
      <w:r w:rsidR="00A4762F">
        <w:rPr>
          <w:rFonts w:cs="Arial"/>
        </w:rPr>
        <w:t>G</w:t>
      </w:r>
      <w:r w:rsidR="00D15C73" w:rsidRPr="00E72880">
        <w:rPr>
          <w:rFonts w:cs="Arial"/>
        </w:rPr>
        <w:t>uides</w:t>
      </w:r>
      <w:ins w:id="931" w:author="Microsoft Office User" w:date="2019-06-01T08:53:00Z">
        <w:r w:rsidR="00683B7E" w:rsidRPr="00E72880">
          <w:rPr>
            <w:rFonts w:cs="Arial"/>
          </w:rPr>
          <w:t xml:space="preserve"> </w:t>
        </w:r>
      </w:ins>
      <w:r w:rsidR="00A4762F">
        <w:rPr>
          <w:rFonts w:cs="Arial"/>
        </w:rPr>
        <w:t>M</w:t>
      </w:r>
      <w:ins w:id="932" w:author="Microsoft Office User" w:date="2019-06-01T08:53:00Z">
        <w:r w:rsidR="00683B7E" w:rsidRPr="00E72880">
          <w:rPr>
            <w:rFonts w:cs="Arial"/>
          </w:rPr>
          <w:t>anagement ban</w:t>
        </w:r>
      </w:ins>
      <w:ins w:id="933" w:author="Microsoft Office User" w:date="2019-06-01T08:54:00Z">
        <w:r w:rsidR="00683B7E" w:rsidRPr="00E72880">
          <w:rPr>
            <w:rFonts w:cs="Arial"/>
          </w:rPr>
          <w:t xml:space="preserve">d, shown at </w:t>
        </w:r>
        <w:r w:rsidR="00683B7E" w:rsidRPr="00E72880">
          <w:rPr>
            <w:rFonts w:cs="Arial"/>
            <w:b/>
            <w:rPrChange w:id="934" w:author="Microsoft Office User" w:date="2019-06-01T08:54:00Z">
              <w:rPr>
                <w:rFonts w:cs="Arial"/>
              </w:rPr>
            </w:rPrChange>
          </w:rPr>
          <w:t>Figure 2</w:t>
        </w:r>
        <w:r w:rsidR="00683B7E" w:rsidRPr="00E72880">
          <w:rPr>
            <w:rFonts w:cs="Arial"/>
          </w:rPr>
          <w:t>.</w:t>
        </w:r>
      </w:ins>
      <w:del w:id="935" w:author="Microsoft Office User" w:date="2019-06-01T08:53:00Z">
        <w:r w:rsidR="00D15C73" w:rsidRPr="00E72880" w:rsidDel="00683B7E">
          <w:rPr>
            <w:rFonts w:cs="Arial"/>
          </w:rPr>
          <w:delText xml:space="preserve"> can be added. </w:delText>
        </w:r>
      </w:del>
      <w:moveFromRangeStart w:id="936" w:author="Microsoft Office User" w:date="2019-06-01T08:53:00Z" w:name="move10271627"/>
      <w:moveFrom w:id="937" w:author="Microsoft Office User" w:date="2019-06-01T08:53:00Z">
        <w:r w:rsidRPr="00E72880" w:rsidDel="00683B7E">
          <w:rPr>
            <w:rFonts w:cs="Arial"/>
          </w:rPr>
          <w:t>The user has the option to select a band and move it between panels for organizational purposes.</w:t>
        </w:r>
      </w:moveFrom>
      <w:moveFromRangeEnd w:id="936"/>
    </w:p>
    <w:p w14:paraId="47C1B5BA" w14:textId="1134C1DF" w:rsidR="007200FA" w:rsidRPr="00E72880" w:rsidRDefault="007200FA">
      <w:pPr>
        <w:jc w:val="center"/>
        <w:rPr>
          <w:ins w:id="938" w:author="Microsoft Office User" w:date="2019-06-01T08:54:00Z"/>
          <w:rFonts w:cs="Arial"/>
        </w:rPr>
        <w:pPrChange w:id="939" w:author="Microsoft Office User" w:date="2019-06-01T09:11:00Z">
          <w:pPr/>
        </w:pPrChange>
      </w:pPr>
      <w:ins w:id="940" w:author="Microsoft Office User" w:date="2019-06-01T09:11:00Z">
        <w:r w:rsidRPr="00E72880">
          <w:rPr>
            <w:rFonts w:cs="Arial"/>
            <w:noProof/>
          </w:rPr>
          <w:lastRenderedPageBreak/>
          <w:drawing>
            <wp:inline distT="0" distB="0" distL="0" distR="0" wp14:anchorId="2FFE453B" wp14:editId="633846C4">
              <wp:extent cx="3777522" cy="115424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859" cy="1185208"/>
                      </a:xfrm>
                      <a:prstGeom prst="rect">
                        <a:avLst/>
                      </a:prstGeom>
                    </pic:spPr>
                  </pic:pic>
                </a:graphicData>
              </a:graphic>
            </wp:inline>
          </w:drawing>
        </w:r>
      </w:ins>
    </w:p>
    <w:p w14:paraId="3EBC1225" w14:textId="4ECD83B3" w:rsidR="00683B7E" w:rsidRPr="00E72880" w:rsidRDefault="00683B7E">
      <w:pPr>
        <w:ind w:left="990" w:right="1440"/>
        <w:jc w:val="center"/>
        <w:rPr>
          <w:rFonts w:cs="Arial"/>
          <w:i/>
          <w:shd w:val="clear" w:color="auto" w:fill="FFFFFF"/>
          <w:rPrChange w:id="941" w:author="Microsoft Office User" w:date="2019-06-01T09:11:00Z">
            <w:rPr>
              <w:rFonts w:cs="Arial"/>
              <w:shd w:val="clear" w:color="auto" w:fill="FFFFFF"/>
            </w:rPr>
          </w:rPrChange>
        </w:rPr>
        <w:pPrChange w:id="942" w:author="Microsoft Office User" w:date="2019-06-01T09:20:00Z">
          <w:pPr/>
        </w:pPrChange>
      </w:pPr>
      <w:ins w:id="943" w:author="Microsoft Office User" w:date="2019-06-01T08:54:00Z">
        <w:r w:rsidRPr="00E72880">
          <w:rPr>
            <w:rFonts w:cs="Arial"/>
            <w:b/>
            <w:i/>
            <w:sz w:val="16"/>
            <w:rPrChange w:id="944" w:author="Microsoft Office User" w:date="2019-06-01T09:20:00Z">
              <w:rPr>
                <w:rFonts w:cs="Arial"/>
                <w:b/>
              </w:rPr>
            </w:rPrChange>
          </w:rPr>
          <w:t>Figure 2.</w:t>
        </w:r>
        <w:r w:rsidRPr="00E72880">
          <w:rPr>
            <w:rFonts w:cs="Arial"/>
            <w:i/>
            <w:sz w:val="16"/>
            <w:rPrChange w:id="945" w:author="Microsoft Office User" w:date="2019-06-01T09:20:00Z">
              <w:rPr>
                <w:rFonts w:cs="Arial"/>
                <w:b/>
              </w:rPr>
            </w:rPrChange>
          </w:rPr>
          <w:t xml:space="preserve"> </w:t>
        </w:r>
        <w:r w:rsidRPr="00E72880">
          <w:rPr>
            <w:rFonts w:cs="Arial"/>
            <w:i/>
            <w:sz w:val="16"/>
            <w:rPrChange w:id="946" w:author="Microsoft Office User" w:date="2019-06-01T09:20:00Z">
              <w:rPr>
                <w:rFonts w:cs="Arial"/>
                <w:i/>
              </w:rPr>
            </w:rPrChange>
          </w:rPr>
          <w:t>Once a source is selected, the band will be added to the Main Panel. The Main Panel also con</w:t>
        </w:r>
      </w:ins>
      <w:ins w:id="947" w:author="Microsoft Office User" w:date="2019-06-01T08:55:00Z">
        <w:r w:rsidRPr="00E72880">
          <w:rPr>
            <w:rFonts w:cs="Arial"/>
            <w:i/>
            <w:sz w:val="16"/>
            <w:rPrChange w:id="948" w:author="Microsoft Office User" w:date="2019-06-01T09:20:00Z">
              <w:rPr>
                <w:rFonts w:cs="Arial"/>
                <w:i/>
              </w:rPr>
            </w:rPrChange>
          </w:rPr>
          <w:t>tains the</w:t>
        </w:r>
      </w:ins>
      <w:ins w:id="949" w:author="Microsoft Office User" w:date="2019-06-01T09:10:00Z">
        <w:r w:rsidR="007200FA" w:rsidRPr="00E72880">
          <w:rPr>
            <w:rFonts w:cs="Arial"/>
            <w:i/>
            <w:sz w:val="16"/>
            <w:rPrChange w:id="950" w:author="Microsoft Office User" w:date="2019-06-01T09:20:00Z">
              <w:rPr>
                <w:rFonts w:cs="Arial"/>
                <w:i/>
              </w:rPr>
            </w:rPrChange>
          </w:rPr>
          <w:t xml:space="preserve"> </w:t>
        </w:r>
      </w:ins>
      <w:r w:rsidR="00820380" w:rsidRPr="00E72880">
        <w:rPr>
          <w:rFonts w:cs="Arial"/>
          <w:i/>
          <w:sz w:val="16"/>
        </w:rPr>
        <w:t xml:space="preserve">Manage Graphs Menu, that includes the </w:t>
      </w:r>
      <w:ins w:id="951" w:author="Microsoft Office User" w:date="2019-06-01T09:10:00Z">
        <w:r w:rsidR="007200FA" w:rsidRPr="00E72880">
          <w:rPr>
            <w:rFonts w:cs="Arial"/>
            <w:i/>
            <w:sz w:val="16"/>
            <w:rPrChange w:id="952" w:author="Microsoft Office User" w:date="2019-06-01T09:20:00Z">
              <w:rPr>
                <w:rFonts w:cs="Arial"/>
                <w:i/>
              </w:rPr>
            </w:rPrChange>
          </w:rPr>
          <w:t>Time, State</w:t>
        </w:r>
      </w:ins>
      <w:r w:rsidR="00E72880">
        <w:rPr>
          <w:rFonts w:cs="Arial"/>
          <w:i/>
          <w:sz w:val="16"/>
        </w:rPr>
        <w:t>s</w:t>
      </w:r>
      <w:ins w:id="953" w:author="Microsoft Office User" w:date="2019-06-01T09:10:00Z">
        <w:r w:rsidR="007200FA" w:rsidRPr="00E72880">
          <w:rPr>
            <w:rFonts w:cs="Arial"/>
            <w:i/>
            <w:sz w:val="16"/>
            <w:rPrChange w:id="954" w:author="Microsoft Office User" w:date="2019-06-01T09:20:00Z">
              <w:rPr>
                <w:rFonts w:cs="Arial"/>
                <w:i/>
              </w:rPr>
            </w:rPrChange>
          </w:rPr>
          <w:t xml:space="preserve"> and Guides Management Buttons (1), the </w:t>
        </w:r>
      </w:ins>
      <w:ins w:id="955" w:author="Microsoft Office User" w:date="2019-06-01T09:11:00Z">
        <w:r w:rsidR="007200FA" w:rsidRPr="00E72880">
          <w:rPr>
            <w:rFonts w:cs="Arial"/>
            <w:i/>
            <w:sz w:val="16"/>
            <w:rPrChange w:id="956" w:author="Microsoft Office User" w:date="2019-06-01T09:20:00Z">
              <w:rPr>
                <w:rFonts w:cs="Arial"/>
                <w:i/>
              </w:rPr>
            </w:rPrChange>
          </w:rPr>
          <w:t>G</w:t>
        </w:r>
      </w:ins>
      <w:ins w:id="957" w:author="Microsoft Office User" w:date="2019-06-01T09:10:00Z">
        <w:r w:rsidR="007200FA" w:rsidRPr="00E72880">
          <w:rPr>
            <w:rFonts w:cs="Arial"/>
            <w:i/>
            <w:sz w:val="16"/>
            <w:rPrChange w:id="958" w:author="Microsoft Office User" w:date="2019-06-01T09:20:00Z">
              <w:rPr>
                <w:rFonts w:cs="Arial"/>
                <w:i/>
              </w:rPr>
            </w:rPrChange>
          </w:rPr>
          <w:t xml:space="preserve">uides </w:t>
        </w:r>
      </w:ins>
      <w:ins w:id="959" w:author="Microsoft Office User" w:date="2019-06-01T09:11:00Z">
        <w:r w:rsidR="007200FA" w:rsidRPr="00E72880">
          <w:rPr>
            <w:rFonts w:cs="Arial"/>
            <w:i/>
            <w:sz w:val="16"/>
            <w:rPrChange w:id="960" w:author="Microsoft Office User" w:date="2019-06-01T09:20:00Z">
              <w:rPr>
                <w:rFonts w:cs="Arial"/>
                <w:i/>
              </w:rPr>
            </w:rPrChange>
          </w:rPr>
          <w:t>M</w:t>
        </w:r>
      </w:ins>
      <w:ins w:id="961" w:author="Microsoft Office User" w:date="2019-06-01T09:10:00Z">
        <w:r w:rsidR="007200FA" w:rsidRPr="00E72880">
          <w:rPr>
            <w:rFonts w:cs="Arial"/>
            <w:i/>
            <w:sz w:val="16"/>
            <w:rPrChange w:id="962" w:author="Microsoft Office User" w:date="2019-06-01T09:20:00Z">
              <w:rPr>
                <w:rFonts w:cs="Arial"/>
                <w:i/>
              </w:rPr>
            </w:rPrChange>
          </w:rPr>
          <w:t xml:space="preserve">anagement </w:t>
        </w:r>
      </w:ins>
      <w:ins w:id="963" w:author="Microsoft Office User" w:date="2019-06-01T09:11:00Z">
        <w:r w:rsidR="007200FA" w:rsidRPr="00E72880">
          <w:rPr>
            <w:rFonts w:cs="Arial"/>
            <w:i/>
            <w:sz w:val="16"/>
            <w:rPrChange w:id="964" w:author="Microsoft Office User" w:date="2019-06-01T09:20:00Z">
              <w:rPr>
                <w:rFonts w:cs="Arial"/>
                <w:i/>
              </w:rPr>
            </w:rPrChange>
          </w:rPr>
          <w:t>B</w:t>
        </w:r>
      </w:ins>
      <w:ins w:id="965" w:author="Microsoft Office User" w:date="2019-06-01T09:10:00Z">
        <w:r w:rsidR="007200FA" w:rsidRPr="00E72880">
          <w:rPr>
            <w:rFonts w:cs="Arial"/>
            <w:i/>
            <w:sz w:val="16"/>
            <w:rPrChange w:id="966" w:author="Microsoft Office User" w:date="2019-06-01T09:20:00Z">
              <w:rPr>
                <w:rFonts w:cs="Arial"/>
                <w:i/>
              </w:rPr>
            </w:rPrChange>
          </w:rPr>
          <w:t>and</w:t>
        </w:r>
      </w:ins>
      <w:ins w:id="967" w:author="Microsoft Office User" w:date="2019-06-01T09:11:00Z">
        <w:r w:rsidR="007200FA" w:rsidRPr="00E72880">
          <w:rPr>
            <w:rFonts w:cs="Arial"/>
            <w:i/>
            <w:sz w:val="16"/>
            <w:rPrChange w:id="968" w:author="Microsoft Office User" w:date="2019-06-01T09:20:00Z">
              <w:rPr>
                <w:rFonts w:cs="Arial"/>
                <w:i/>
              </w:rPr>
            </w:rPrChange>
          </w:rPr>
          <w:t xml:space="preserve"> (2) and</w:t>
        </w:r>
      </w:ins>
      <w:ins w:id="969" w:author="Microsoft Office User" w:date="2019-06-01T09:10:00Z">
        <w:r w:rsidR="007200FA" w:rsidRPr="00E72880">
          <w:rPr>
            <w:rFonts w:cs="Arial"/>
            <w:i/>
            <w:sz w:val="16"/>
            <w:rPrChange w:id="970" w:author="Microsoft Office User" w:date="2019-06-01T09:20:00Z">
              <w:rPr>
                <w:rFonts w:cs="Arial"/>
                <w:i/>
              </w:rPr>
            </w:rPrChange>
          </w:rPr>
          <w:t xml:space="preserve"> </w:t>
        </w:r>
      </w:ins>
      <w:ins w:id="971" w:author="Microsoft Office User" w:date="2019-06-01T09:11:00Z">
        <w:r w:rsidR="007200FA" w:rsidRPr="00E72880">
          <w:rPr>
            <w:rFonts w:cs="Arial"/>
            <w:i/>
            <w:sz w:val="16"/>
            <w:rPrChange w:id="972" w:author="Microsoft Office User" w:date="2019-06-01T09:20:00Z">
              <w:rPr>
                <w:rFonts w:cs="Arial"/>
                <w:i/>
              </w:rPr>
            </w:rPrChange>
          </w:rPr>
          <w:t xml:space="preserve">the </w:t>
        </w:r>
      </w:ins>
      <w:ins w:id="973" w:author="Microsoft Office User" w:date="2019-06-01T08:55:00Z">
        <w:r w:rsidRPr="00E72880">
          <w:rPr>
            <w:rFonts w:cs="Arial"/>
            <w:i/>
            <w:sz w:val="16"/>
            <w:rPrChange w:id="974" w:author="Microsoft Office User" w:date="2019-06-01T09:20:00Z">
              <w:rPr>
                <w:rFonts w:cs="Arial"/>
              </w:rPr>
            </w:rPrChange>
          </w:rPr>
          <w:t>Time</w:t>
        </w:r>
      </w:ins>
      <w:r w:rsidR="00E72880">
        <w:rPr>
          <w:rFonts w:cs="Arial"/>
          <w:i/>
          <w:sz w:val="16"/>
        </w:rPr>
        <w:t>line</w:t>
      </w:r>
      <w:ins w:id="975" w:author="Microsoft Office User" w:date="2019-06-01T08:55:00Z">
        <w:r w:rsidRPr="00E72880">
          <w:rPr>
            <w:rFonts w:cs="Arial"/>
            <w:i/>
            <w:sz w:val="16"/>
            <w:rPrChange w:id="976" w:author="Microsoft Office User" w:date="2019-06-01T09:20:00Z">
              <w:rPr>
                <w:rFonts w:cs="Arial"/>
              </w:rPr>
            </w:rPrChange>
          </w:rPr>
          <w:t xml:space="preserve"> Band</w:t>
        </w:r>
        <w:r w:rsidRPr="00E72880">
          <w:rPr>
            <w:rFonts w:cs="Arial"/>
            <w:i/>
            <w:sz w:val="16"/>
            <w:rPrChange w:id="977" w:author="Microsoft Office User" w:date="2019-06-01T09:20:00Z">
              <w:rPr>
                <w:rFonts w:cs="Arial"/>
                <w:i/>
              </w:rPr>
            </w:rPrChange>
          </w:rPr>
          <w:t xml:space="preserve"> (3).</w:t>
        </w:r>
      </w:ins>
    </w:p>
    <w:p w14:paraId="157C2E80" w14:textId="385D1401" w:rsidR="00AE638A" w:rsidRPr="00E72880" w:rsidRDefault="00AE638A" w:rsidP="00D44AC6">
      <w:pPr>
        <w:pStyle w:val="Heading7"/>
        <w:rPr>
          <w:rFonts w:cs="Arial"/>
        </w:rPr>
      </w:pPr>
      <w:bookmarkStart w:id="978" w:name="_Toc13570690"/>
      <w:r w:rsidRPr="00E72880">
        <w:rPr>
          <w:rFonts w:cs="Arial"/>
        </w:rPr>
        <w:t>Details Panel</w:t>
      </w:r>
      <w:bookmarkEnd w:id="978"/>
    </w:p>
    <w:p w14:paraId="0EFC6ADF" w14:textId="62AACB22" w:rsidR="00CE7210" w:rsidRPr="00E72880" w:rsidRDefault="007813E3" w:rsidP="00CE7210">
      <w:pPr>
        <w:rPr>
          <w:rFonts w:cs="Arial"/>
        </w:rPr>
      </w:pPr>
      <w:r w:rsidRPr="00E72880">
        <w:rPr>
          <w:rFonts w:cs="Arial"/>
          <w:shd w:val="clear" w:color="auto" w:fill="FFFFFF"/>
          <w:lang w:val="en-US"/>
        </w:rPr>
        <w:t xml:space="preserve">When a </w:t>
      </w:r>
      <w:r w:rsidRPr="00E72880">
        <w:rPr>
          <w:rFonts w:cs="Arial"/>
        </w:rPr>
        <w:t>band is selected from one of the Bands Panels, the Details Panel is populated with all the data points related to that specific source. The information provided includes: start time, end time, value of the data point, metadata, and more. When a data point is selected, the Details Panel will scroll to its location and highlight it.</w:t>
      </w:r>
    </w:p>
    <w:p w14:paraId="5BBA7C2D" w14:textId="4B2F6EDB" w:rsidR="007200FA" w:rsidRPr="00E72880" w:rsidDel="007200FA" w:rsidRDefault="00AE638A">
      <w:pPr>
        <w:pStyle w:val="Heading7"/>
        <w:rPr>
          <w:del w:id="979" w:author="Microsoft Office User" w:date="2019-06-01T09:12:00Z"/>
          <w:moveTo w:id="980" w:author="Microsoft Office User" w:date="2019-06-01T09:12:00Z"/>
          <w:rFonts w:cs="Arial"/>
        </w:rPr>
        <w:pPrChange w:id="981" w:author="Microsoft Office User" w:date="2019-06-01T09:21:00Z">
          <w:pPr>
            <w:pStyle w:val="Heading8"/>
          </w:pPr>
        </w:pPrChange>
      </w:pPr>
      <w:bookmarkStart w:id="982" w:name="_Toc13570691"/>
      <w:r w:rsidRPr="00E72880">
        <w:rPr>
          <w:rFonts w:cs="Arial"/>
        </w:rPr>
        <w:t>Right Panel</w:t>
      </w:r>
      <w:ins w:id="983" w:author="Microsoft Office User" w:date="2019-06-01T09:12:00Z">
        <w:r w:rsidR="007200FA" w:rsidRPr="00E72880">
          <w:rPr>
            <w:rFonts w:cs="Arial"/>
          </w:rPr>
          <w:t xml:space="preserve">: </w:t>
        </w:r>
      </w:ins>
      <w:moveToRangeStart w:id="984" w:author="Microsoft Office User" w:date="2019-06-01T09:12:00Z" w:name="move10272746"/>
      <w:moveTo w:id="985" w:author="Microsoft Office User" w:date="2019-06-01T09:12:00Z">
        <w:r w:rsidR="007200FA" w:rsidRPr="00E72880">
          <w:rPr>
            <w:rFonts w:cs="Arial"/>
          </w:rPr>
          <w:t>Selected Point</w:t>
        </w:r>
        <w:bookmarkEnd w:id="982"/>
        <w:del w:id="986" w:author="Microsoft Office User" w:date="2019-06-01T09:12:00Z">
          <w:r w:rsidR="007200FA" w:rsidRPr="00E72880" w:rsidDel="007200FA">
            <w:rPr>
              <w:rFonts w:cs="Arial"/>
            </w:rPr>
            <w:delText xml:space="preserve"> Tab</w:delText>
          </w:r>
        </w:del>
      </w:moveTo>
    </w:p>
    <w:p w14:paraId="58108F0F" w14:textId="3578584F" w:rsidR="00AE638A" w:rsidRPr="00E72880" w:rsidDel="007200FA" w:rsidRDefault="00AE638A">
      <w:pPr>
        <w:pStyle w:val="Heading7"/>
        <w:rPr>
          <w:del w:id="987" w:author="Microsoft Office User" w:date="2019-06-01T09:12:00Z"/>
          <w:rFonts w:cs="Arial"/>
        </w:rPr>
      </w:pPr>
      <w:bookmarkStart w:id="988" w:name="_Toc10285861"/>
      <w:bookmarkStart w:id="989" w:name="_Toc10285958"/>
      <w:bookmarkStart w:id="990" w:name="_Toc10286057"/>
      <w:bookmarkStart w:id="991" w:name="_Toc13570692"/>
      <w:bookmarkEnd w:id="988"/>
      <w:bookmarkEnd w:id="989"/>
      <w:bookmarkEnd w:id="990"/>
      <w:bookmarkEnd w:id="991"/>
      <w:moveToRangeEnd w:id="984"/>
    </w:p>
    <w:p w14:paraId="6AEC71C5" w14:textId="4A9B8878" w:rsidR="00D10389" w:rsidRPr="00E72880" w:rsidDel="004D2084" w:rsidRDefault="00AE638A">
      <w:pPr>
        <w:pStyle w:val="Heading7"/>
        <w:rPr>
          <w:del w:id="992" w:author="Microsoft Office User" w:date="2019-06-01T08:46:00Z"/>
          <w:rFonts w:cs="Arial"/>
        </w:rPr>
        <w:pPrChange w:id="993" w:author="Microsoft Office User" w:date="2019-06-01T09:21:00Z">
          <w:pPr>
            <w:spacing w:line="276" w:lineRule="auto"/>
          </w:pPr>
        </w:pPrChange>
      </w:pPr>
      <w:del w:id="994" w:author="Microsoft Office User" w:date="2019-06-01T09:12:00Z">
        <w:r w:rsidRPr="00E72880" w:rsidDel="007200FA">
          <w:rPr>
            <w:rFonts w:cs="Arial"/>
          </w:rPr>
          <w:delText xml:space="preserve">The </w:delText>
        </w:r>
        <w:r w:rsidRPr="00E72880" w:rsidDel="007200FA">
          <w:rPr>
            <w:rStyle w:val="Emphasis"/>
            <w:rFonts w:cs="Arial"/>
            <w:color w:val="333333"/>
          </w:rPr>
          <w:delText>Right Panel</w:delText>
        </w:r>
        <w:r w:rsidRPr="00E72880" w:rsidDel="007200FA">
          <w:rPr>
            <w:rFonts w:cs="Arial"/>
          </w:rPr>
          <w:delText xml:space="preserve"> consists of the following tabs:</w:delText>
        </w:r>
      </w:del>
      <w:bookmarkStart w:id="995" w:name="_Toc10285862"/>
      <w:bookmarkStart w:id="996" w:name="_Toc10285959"/>
      <w:bookmarkStart w:id="997" w:name="_Toc10286058"/>
      <w:bookmarkStart w:id="998" w:name="_Toc13570693"/>
      <w:bookmarkEnd w:id="995"/>
      <w:bookmarkEnd w:id="996"/>
      <w:bookmarkEnd w:id="997"/>
      <w:bookmarkEnd w:id="998"/>
    </w:p>
    <w:p w14:paraId="1C4D7582" w14:textId="77777777" w:rsidR="00AE480E" w:rsidRPr="00E72880" w:rsidRDefault="00AE480E">
      <w:pPr>
        <w:pStyle w:val="Heading7"/>
        <w:rPr>
          <w:rFonts w:cs="Arial"/>
        </w:rPr>
        <w:pPrChange w:id="999" w:author="Microsoft Office User" w:date="2019-06-01T09:21:00Z">
          <w:pPr>
            <w:spacing w:line="276" w:lineRule="auto"/>
          </w:pPr>
        </w:pPrChange>
      </w:pPr>
      <w:bookmarkStart w:id="1000" w:name="_Toc13570694"/>
      <w:bookmarkEnd w:id="1000"/>
    </w:p>
    <w:p w14:paraId="770C375E" w14:textId="632FBD7F" w:rsidR="00AE638A" w:rsidRPr="00E72880" w:rsidDel="007200FA" w:rsidRDefault="00AE638A">
      <w:pPr>
        <w:pStyle w:val="Heading8"/>
        <w:ind w:left="0"/>
        <w:rPr>
          <w:moveFrom w:id="1001" w:author="Microsoft Office User" w:date="2019-06-01T09:12:00Z"/>
          <w:rFonts w:cs="Arial"/>
        </w:rPr>
        <w:pPrChange w:id="1002" w:author="Microsoft Office User" w:date="2019-06-01T09:12:00Z">
          <w:pPr>
            <w:pStyle w:val="Heading8"/>
          </w:pPr>
        </w:pPrChange>
      </w:pPr>
      <w:moveFromRangeStart w:id="1003" w:author="Microsoft Office User" w:date="2019-06-01T09:12:00Z" w:name="move10272746"/>
      <w:moveFrom w:id="1004" w:author="Microsoft Office User" w:date="2019-06-01T09:12:00Z">
        <w:r w:rsidRPr="00E72880" w:rsidDel="007200FA">
          <w:rPr>
            <w:rFonts w:cs="Arial"/>
          </w:rPr>
          <w:t>Selected Point Tab</w:t>
        </w:r>
      </w:moveFrom>
    </w:p>
    <w:moveFromRangeEnd w:id="1003"/>
    <w:p w14:paraId="1A4D64C2" w14:textId="1ED4F6B6" w:rsidR="00243872" w:rsidRPr="00E72880" w:rsidDel="004D2084" w:rsidRDefault="00AE638A">
      <w:pPr>
        <w:rPr>
          <w:del w:id="1005" w:author="Microsoft Office User" w:date="2019-06-01T08:46:00Z"/>
          <w:rFonts w:cs="Arial"/>
        </w:rPr>
        <w:pPrChange w:id="1006" w:author="Microsoft Office User" w:date="2019-06-01T09:12:00Z">
          <w:pPr>
            <w:ind w:left="567"/>
          </w:pPr>
        </w:pPrChange>
      </w:pPr>
      <w:r w:rsidRPr="00E72880">
        <w:rPr>
          <w:rFonts w:cs="Arial"/>
        </w:rPr>
        <w:t xml:space="preserve">When a data point is selected, the Selected Point </w:t>
      </w:r>
      <w:ins w:id="1007" w:author="Microsoft Office User" w:date="2019-06-01T09:12:00Z">
        <w:r w:rsidR="007200FA" w:rsidRPr="00E72880">
          <w:rPr>
            <w:rFonts w:cs="Arial"/>
          </w:rPr>
          <w:t>Panel</w:t>
        </w:r>
      </w:ins>
      <w:del w:id="1008" w:author="Microsoft Office User" w:date="2019-06-01T09:12:00Z">
        <w:r w:rsidRPr="00E72880" w:rsidDel="007200FA">
          <w:rPr>
            <w:rFonts w:cs="Arial"/>
          </w:rPr>
          <w:delText>Tab</w:delText>
        </w:r>
      </w:del>
      <w:r w:rsidRPr="00E72880">
        <w:rPr>
          <w:rFonts w:cs="Arial"/>
        </w:rPr>
        <w:t xml:space="preserve"> will display more details about </w:t>
      </w:r>
      <w:r w:rsidR="00A4762F">
        <w:rPr>
          <w:rFonts w:cs="Arial"/>
        </w:rPr>
        <w:t>a</w:t>
      </w:r>
      <w:r w:rsidRPr="00E72880">
        <w:rPr>
          <w:rFonts w:cs="Arial"/>
        </w:rPr>
        <w:t xml:space="preserve"> data point. The information displayed will include: start time, end time, and value of the data point metadata. </w:t>
      </w:r>
    </w:p>
    <w:p w14:paraId="625C1A5B" w14:textId="77777777" w:rsidR="00AE480E" w:rsidRPr="00E72880" w:rsidRDefault="00AE480E">
      <w:pPr>
        <w:rPr>
          <w:rFonts w:cs="Arial"/>
        </w:rPr>
        <w:pPrChange w:id="1009" w:author="Microsoft Office User" w:date="2019-06-01T09:12:00Z">
          <w:pPr>
            <w:ind w:left="567"/>
          </w:pPr>
        </w:pPrChange>
      </w:pPr>
    </w:p>
    <w:p w14:paraId="0E4D12E3" w14:textId="4DBC8055" w:rsidR="00AE638A" w:rsidRPr="00E72880" w:rsidRDefault="00AE638A" w:rsidP="00D44AC6">
      <w:pPr>
        <w:pStyle w:val="Heading7"/>
        <w:rPr>
          <w:rFonts w:cs="Arial"/>
        </w:rPr>
      </w:pPr>
      <w:bookmarkStart w:id="1010" w:name="_Toc13570695"/>
      <w:r w:rsidRPr="00E72880">
        <w:rPr>
          <w:rFonts w:cs="Arial"/>
        </w:rPr>
        <w:t>Top Bar</w:t>
      </w:r>
      <w:bookmarkEnd w:id="1010"/>
    </w:p>
    <w:p w14:paraId="63A18CDE" w14:textId="7DDFA6EB" w:rsidR="007813E3" w:rsidRPr="00E72880" w:rsidRDefault="007813E3" w:rsidP="00CE7210">
      <w:pPr>
        <w:rPr>
          <w:rFonts w:cs="Arial"/>
          <w:lang w:val="en-US"/>
        </w:rPr>
      </w:pPr>
      <w:r w:rsidRPr="00E72880">
        <w:rPr>
          <w:rFonts w:cs="Arial"/>
        </w:rPr>
        <w:t xml:space="preserve">The Top Bar contains the Global Band Settings, the Main Menu and </w:t>
      </w:r>
      <w:del w:id="1011" w:author="Microsoft Office User" w:date="2019-06-01T09:12:00Z">
        <w:r w:rsidRPr="00E72880" w:rsidDel="007200FA">
          <w:rPr>
            <w:rFonts w:cs="Arial"/>
          </w:rPr>
          <w:delText xml:space="preserve">other </w:delText>
        </w:r>
      </w:del>
      <w:r w:rsidRPr="00E72880">
        <w:rPr>
          <w:rFonts w:cs="Arial"/>
        </w:rPr>
        <w:t>options to manipulate the view. When bands are added, the Global Band Settings will configure default values. Some examples of this functionality include: changing the default line color, updating the width of the labels and more. Please refer to the Global Band Settings section for more detailed information.</w:t>
      </w:r>
    </w:p>
    <w:p w14:paraId="40877F98" w14:textId="2C13F972" w:rsidR="00AE480E" w:rsidRPr="00E72880" w:rsidRDefault="00AE638A" w:rsidP="00CE7210">
      <w:pPr>
        <w:rPr>
          <w:ins w:id="1012" w:author="Microsoft Office User" w:date="2019-06-01T09:22:00Z"/>
          <w:rFonts w:cs="Arial"/>
        </w:rPr>
      </w:pPr>
      <w:r w:rsidRPr="00E72880">
        <w:rPr>
          <w:rFonts w:cs="Arial"/>
        </w:rPr>
        <w:t>The Main Menu displays options such as: Management of Output, Time Cursor</w:t>
      </w:r>
      <w:ins w:id="1013" w:author="Microsoft Office User" w:date="2019-06-01T09:13:00Z">
        <w:r w:rsidR="007200FA" w:rsidRPr="00E72880">
          <w:rPr>
            <w:rFonts w:cs="Arial"/>
          </w:rPr>
          <w:t xml:space="preserve">, </w:t>
        </w:r>
      </w:ins>
      <w:del w:id="1014" w:author="Microsoft Office User" w:date="2019-06-01T09:13:00Z">
        <w:r w:rsidRPr="00E72880" w:rsidDel="007200FA">
          <w:rPr>
            <w:rFonts w:cs="Arial"/>
          </w:rPr>
          <w:delText xml:space="preserve"> and </w:delText>
        </w:r>
      </w:del>
      <w:r w:rsidRPr="00E72880">
        <w:rPr>
          <w:rFonts w:cs="Arial"/>
        </w:rPr>
        <w:t xml:space="preserve">Epochs, </w:t>
      </w:r>
      <w:r w:rsidR="00D15C73" w:rsidRPr="00E72880">
        <w:rPr>
          <w:rFonts w:cs="Arial"/>
        </w:rPr>
        <w:t xml:space="preserve">and </w:t>
      </w:r>
      <w:r w:rsidRPr="00E72880">
        <w:rPr>
          <w:rFonts w:cs="Arial"/>
        </w:rPr>
        <w:t xml:space="preserve">Situational Awareness. </w:t>
      </w:r>
    </w:p>
    <w:p w14:paraId="5C343D42" w14:textId="77777777" w:rsidR="00326692" w:rsidRPr="00E72880" w:rsidRDefault="00326692">
      <w:pPr>
        <w:pStyle w:val="Heading8"/>
        <w:rPr>
          <w:moveTo w:id="1015" w:author="Microsoft Office User" w:date="2019-06-01T09:22:00Z"/>
          <w:rFonts w:cs="Arial"/>
        </w:rPr>
        <w:pPrChange w:id="1016" w:author="Microsoft Office User" w:date="2019-06-01T09:22:00Z">
          <w:pPr>
            <w:pStyle w:val="Heading6"/>
          </w:pPr>
        </w:pPrChange>
      </w:pPr>
      <w:moveToRangeStart w:id="1017" w:author="Microsoft Office User" w:date="2019-06-01T09:22:00Z" w:name="move10273376"/>
      <w:moveTo w:id="1018" w:author="Microsoft Office User" w:date="2019-06-01T09:22:00Z">
        <w:r w:rsidRPr="00E72880">
          <w:rPr>
            <w:rFonts w:cs="Arial"/>
          </w:rPr>
          <w:t>How to: Manipulate the Application Layout</w:t>
        </w:r>
      </w:moveTo>
    </w:p>
    <w:p w14:paraId="5B1EFA72" w14:textId="276DE51F" w:rsidR="00326692" w:rsidRPr="00E72880" w:rsidRDefault="00326692" w:rsidP="00326692">
      <w:pPr>
        <w:pStyle w:val="ListParagraph"/>
        <w:numPr>
          <w:ilvl w:val="0"/>
          <w:numId w:val="34"/>
        </w:numPr>
        <w:spacing w:line="276" w:lineRule="auto"/>
        <w:rPr>
          <w:moveTo w:id="1019" w:author="Microsoft Office User" w:date="2019-06-01T09:22:00Z"/>
          <w:rFonts w:cs="Arial"/>
          <w:lang w:val="en-US"/>
        </w:rPr>
      </w:pPr>
      <w:moveTo w:id="1020" w:author="Microsoft Office User" w:date="2019-06-01T09:22:00Z">
        <w:r w:rsidRPr="00E72880">
          <w:rPr>
            <w:rFonts w:cs="Arial"/>
            <w:lang w:val="en-US"/>
          </w:rPr>
          <w:t>In the Top Bar, click the Panels icon.</w:t>
        </w:r>
      </w:moveTo>
    </w:p>
    <w:p w14:paraId="4E7ACFB7" w14:textId="77777777" w:rsidR="00326692" w:rsidRPr="00E72880" w:rsidRDefault="00326692" w:rsidP="00326692">
      <w:pPr>
        <w:pStyle w:val="ListParagraph"/>
        <w:spacing w:line="276" w:lineRule="auto"/>
        <w:rPr>
          <w:moveTo w:id="1021" w:author="Microsoft Office User" w:date="2019-06-01T09:22:00Z"/>
          <w:rFonts w:cs="Arial"/>
          <w:lang w:val="en-US"/>
        </w:rPr>
      </w:pPr>
    </w:p>
    <w:p w14:paraId="587F7353" w14:textId="77777777" w:rsidR="00326692" w:rsidRPr="00E72880" w:rsidDel="00C1684E" w:rsidRDefault="00326692" w:rsidP="00326692">
      <w:pPr>
        <w:pStyle w:val="ListParagraph"/>
        <w:numPr>
          <w:ilvl w:val="0"/>
          <w:numId w:val="34"/>
        </w:numPr>
        <w:spacing w:line="276" w:lineRule="auto"/>
        <w:rPr>
          <w:del w:id="1022" w:author="Microsoft Office User" w:date="2019-07-09T13:14:00Z"/>
          <w:moveTo w:id="1023" w:author="Microsoft Office User" w:date="2019-06-01T09:22:00Z"/>
          <w:rFonts w:cs="Arial"/>
          <w:lang w:val="en-US"/>
        </w:rPr>
      </w:pPr>
      <w:moveTo w:id="1024" w:author="Microsoft Office User" w:date="2019-06-01T09:22:00Z">
        <w:r w:rsidRPr="00E72880">
          <w:rPr>
            <w:rFonts w:cs="Arial"/>
            <w:lang w:val="en-US"/>
          </w:rPr>
          <w:t>A list of options to toggle the visibility of RAVEN's panels appears. Select one of the options to toggle the selected panel in the application.</w:t>
        </w:r>
      </w:moveTo>
    </w:p>
    <w:moveToRangeEnd w:id="1017"/>
    <w:p w14:paraId="612F8442" w14:textId="77777777" w:rsidR="00326692" w:rsidRPr="00C1684E" w:rsidDel="00C1684E" w:rsidRDefault="00326692" w:rsidP="00CE7210">
      <w:pPr>
        <w:pStyle w:val="ListParagraph"/>
        <w:numPr>
          <w:ilvl w:val="0"/>
          <w:numId w:val="34"/>
        </w:numPr>
        <w:spacing w:line="276" w:lineRule="auto"/>
        <w:rPr>
          <w:del w:id="1025" w:author="Microsoft Office User" w:date="2019-07-09T13:14:00Z"/>
          <w:rFonts w:cs="Arial"/>
          <w:rPrChange w:id="1026" w:author="Microsoft Office User" w:date="2019-07-09T13:14:00Z">
            <w:rPr>
              <w:del w:id="1027" w:author="Microsoft Office User" w:date="2019-07-09T13:14:00Z"/>
            </w:rPr>
          </w:rPrChange>
        </w:rPr>
        <w:pPrChange w:id="1028" w:author="Microsoft Office User" w:date="2019-07-09T13:14:00Z">
          <w:pPr/>
        </w:pPrChange>
      </w:pPr>
    </w:p>
    <w:p w14:paraId="36949F1B" w14:textId="11A7D9A1" w:rsidR="00326692" w:rsidRPr="00C1684E" w:rsidDel="00326692" w:rsidRDefault="007813E3" w:rsidP="00C1684E">
      <w:pPr>
        <w:pStyle w:val="ListParagraph"/>
        <w:numPr>
          <w:ilvl w:val="0"/>
          <w:numId w:val="34"/>
        </w:numPr>
        <w:spacing w:line="276" w:lineRule="auto"/>
        <w:rPr>
          <w:moveFrom w:id="1029" w:author="Microsoft Office User" w:date="2019-06-01T09:22:00Z"/>
          <w:rFonts w:cs="Arial"/>
          <w:rPrChange w:id="1030" w:author="Microsoft Office User" w:date="2019-07-09T13:14:00Z">
            <w:rPr>
              <w:moveFrom w:id="1031" w:author="Microsoft Office User" w:date="2019-06-01T09:22:00Z"/>
            </w:rPr>
          </w:rPrChange>
        </w:rPr>
        <w:pPrChange w:id="1032" w:author="Microsoft Office User" w:date="2019-06-01T09:25:00Z">
          <w:pPr>
            <w:pStyle w:val="Heading6"/>
          </w:pPr>
        </w:pPrChange>
      </w:pPr>
      <w:moveFromRangeStart w:id="1033" w:author="Microsoft Office User" w:date="2019-06-01T09:22:00Z" w:name="move10273376"/>
      <w:moveFrom w:id="1034" w:author="Microsoft Office User" w:date="2019-06-01T09:22:00Z">
        <w:r w:rsidRPr="00C1684E" w:rsidDel="00326692">
          <w:rPr>
            <w:rFonts w:cs="Arial"/>
            <w:i/>
            <w:rPrChange w:id="1035" w:author="Microsoft Office User" w:date="2019-07-09T13:14:00Z">
              <w:rPr/>
            </w:rPrChange>
          </w:rPr>
          <w:t>How to: Manipulate the Application Layout</w:t>
        </w:r>
      </w:moveFrom>
    </w:p>
    <w:p w14:paraId="380A9226" w14:textId="26AECCDF" w:rsidR="00CE7210" w:rsidRPr="00E72880" w:rsidDel="00326692" w:rsidRDefault="007813E3" w:rsidP="00C1684E">
      <w:pPr>
        <w:pStyle w:val="ListParagraph"/>
        <w:rPr>
          <w:moveFrom w:id="1036" w:author="Microsoft Office User" w:date="2019-06-01T09:22:00Z"/>
          <w:lang w:val="en-US"/>
        </w:rPr>
        <w:pPrChange w:id="1037" w:author="Microsoft Office User" w:date="2019-07-09T13:14:00Z">
          <w:pPr>
            <w:pStyle w:val="ListParagraph"/>
            <w:numPr>
              <w:numId w:val="34"/>
            </w:numPr>
            <w:spacing w:line="276" w:lineRule="auto"/>
            <w:ind w:hanging="360"/>
          </w:pPr>
        </w:pPrChange>
      </w:pPr>
      <w:moveFrom w:id="1038" w:author="Microsoft Office User" w:date="2019-06-01T09:22:00Z">
        <w:r w:rsidRPr="00E72880" w:rsidDel="00326692">
          <w:rPr>
            <w:lang w:val="en-US"/>
          </w:rPr>
          <w:t xml:space="preserve">In the Top Bar, </w:t>
        </w:r>
        <w:r w:rsidR="00D15C73" w:rsidRPr="00E72880" w:rsidDel="00326692">
          <w:rPr>
            <w:lang w:val="en-US"/>
          </w:rPr>
          <w:t>click the Panels icon</w:t>
        </w:r>
        <w:r w:rsidRPr="00E72880" w:rsidDel="00326692">
          <w:rPr>
            <w:lang w:val="en-US"/>
          </w:rPr>
          <w:t>.</w:t>
        </w:r>
      </w:moveFrom>
    </w:p>
    <w:p w14:paraId="171B42A7" w14:textId="1AF64667" w:rsidR="00D15C73" w:rsidRPr="00E72880" w:rsidDel="00326692" w:rsidRDefault="00D15C73" w:rsidP="00C1684E">
      <w:pPr>
        <w:pStyle w:val="ListParagraph"/>
        <w:rPr>
          <w:moveFrom w:id="1039" w:author="Microsoft Office User" w:date="2019-06-01T09:22:00Z"/>
          <w:lang w:val="en-US"/>
        </w:rPr>
        <w:pPrChange w:id="1040" w:author="Microsoft Office User" w:date="2019-07-09T13:14:00Z">
          <w:pPr>
            <w:pStyle w:val="ListParagraph"/>
            <w:spacing w:line="276" w:lineRule="auto"/>
          </w:pPr>
        </w:pPrChange>
      </w:pPr>
    </w:p>
    <w:p w14:paraId="501D22EF" w14:textId="18E81D6C" w:rsidR="007813E3" w:rsidRPr="00E72880" w:rsidDel="00326692" w:rsidRDefault="007813E3" w:rsidP="00C1684E">
      <w:pPr>
        <w:pStyle w:val="ListParagraph"/>
        <w:rPr>
          <w:moveFrom w:id="1041" w:author="Microsoft Office User" w:date="2019-06-01T09:22:00Z"/>
          <w:lang w:val="en-US"/>
        </w:rPr>
        <w:pPrChange w:id="1042" w:author="Microsoft Office User" w:date="2019-07-09T13:14:00Z">
          <w:pPr>
            <w:pStyle w:val="ListParagraph"/>
            <w:numPr>
              <w:numId w:val="34"/>
            </w:numPr>
            <w:spacing w:line="276" w:lineRule="auto"/>
            <w:ind w:hanging="360"/>
          </w:pPr>
        </w:pPrChange>
      </w:pPr>
      <w:moveFrom w:id="1043" w:author="Microsoft Office User" w:date="2019-06-01T09:22:00Z">
        <w:r w:rsidRPr="00E72880" w:rsidDel="00326692">
          <w:rPr>
            <w:lang w:val="en-US"/>
          </w:rPr>
          <w:t>A list of options to toggle the visibility of RAVEN's panels appear</w:t>
        </w:r>
        <w:r w:rsidR="00D15C73" w:rsidRPr="00E72880" w:rsidDel="00326692">
          <w:rPr>
            <w:lang w:val="en-US"/>
          </w:rPr>
          <w:t>s</w:t>
        </w:r>
        <w:r w:rsidRPr="00E72880" w:rsidDel="00326692">
          <w:rPr>
            <w:lang w:val="en-US"/>
          </w:rPr>
          <w:t>. Select one of the options to toggle the selected panel in the application.</w:t>
        </w:r>
      </w:moveFrom>
    </w:p>
    <w:moveFromRangeEnd w:id="1033"/>
    <w:p w14:paraId="3EAD6ADC" w14:textId="77777777" w:rsidR="00D15C73" w:rsidRPr="00E72880" w:rsidDel="00683B7E" w:rsidRDefault="00D15C73" w:rsidP="00C1684E">
      <w:pPr>
        <w:pStyle w:val="ListParagraph"/>
        <w:rPr>
          <w:del w:id="1044" w:author="Microsoft Office User" w:date="2019-06-01T08:48:00Z"/>
          <w:lang w:val="en-US"/>
        </w:rPr>
        <w:pPrChange w:id="1045" w:author="Microsoft Office User" w:date="2019-07-09T13:14:00Z">
          <w:pPr>
            <w:pStyle w:val="ListParagraph"/>
          </w:pPr>
        </w:pPrChange>
      </w:pPr>
    </w:p>
    <w:p w14:paraId="131C45C6" w14:textId="77777777" w:rsidR="00D15C73" w:rsidRPr="00E72880" w:rsidRDefault="00D15C73" w:rsidP="00C1684E">
      <w:pPr>
        <w:pStyle w:val="ListParagraph"/>
        <w:numPr>
          <w:ilvl w:val="0"/>
          <w:numId w:val="34"/>
        </w:numPr>
        <w:spacing w:line="276" w:lineRule="auto"/>
        <w:rPr>
          <w:lang w:val="en-US"/>
        </w:rPr>
        <w:pPrChange w:id="1046" w:author="Microsoft Office User" w:date="2019-07-09T13:14:00Z">
          <w:pPr>
            <w:pStyle w:val="ListParagraph"/>
            <w:spacing w:line="276" w:lineRule="auto"/>
          </w:pPr>
        </w:pPrChange>
      </w:pPr>
    </w:p>
    <w:p w14:paraId="0E63EBE7" w14:textId="4A95DA98" w:rsidR="007813E3" w:rsidRPr="00E72880" w:rsidRDefault="003E0B2C" w:rsidP="00D44AC6">
      <w:pPr>
        <w:pStyle w:val="Heading5"/>
        <w:rPr>
          <w:ins w:id="1047" w:author="Microsoft Office User" w:date="2019-06-01T09:26:00Z"/>
          <w:rFonts w:cs="Arial"/>
          <w:lang w:val="en-US"/>
        </w:rPr>
      </w:pPr>
      <w:bookmarkStart w:id="1048" w:name="_Toc13570696"/>
      <w:r w:rsidRPr="00E72880">
        <w:rPr>
          <w:rFonts w:cs="Arial"/>
        </w:rPr>
        <w:t>Source</w:t>
      </w:r>
      <w:r w:rsidRPr="00E72880">
        <w:rPr>
          <w:rFonts w:cs="Arial"/>
          <w:lang w:val="en-US"/>
        </w:rPr>
        <w:t xml:space="preserve"> Explorer</w:t>
      </w:r>
      <w:bookmarkEnd w:id="1048"/>
    </w:p>
    <w:p w14:paraId="2969D379" w14:textId="3D3DEBC0" w:rsidR="00326692" w:rsidRPr="00E72880" w:rsidRDefault="00326692" w:rsidP="00326692">
      <w:pPr>
        <w:rPr>
          <w:ins w:id="1049" w:author="Microsoft Office User" w:date="2019-06-01T09:27:00Z"/>
          <w:rFonts w:cs="Arial"/>
          <w:shd w:val="clear" w:color="auto" w:fill="FFFFFF"/>
          <w:lang w:val="en-US"/>
        </w:rPr>
      </w:pPr>
      <w:moveToRangeStart w:id="1050" w:author="Microsoft Office User" w:date="2019-06-01T09:26:00Z" w:name="move10273591"/>
      <w:moveTo w:id="1051" w:author="Microsoft Office User" w:date="2019-06-01T09:26:00Z">
        <w:r w:rsidRPr="00E72880">
          <w:rPr>
            <w:rFonts w:cs="Arial"/>
            <w:shd w:val="clear" w:color="auto" w:fill="FFFFFF"/>
            <w:lang w:val="en-US"/>
          </w:rPr>
          <w:t>The Left Panel of the application contains the Source Explorer</w:t>
        </w:r>
      </w:moveTo>
      <w:ins w:id="1052" w:author="Microsoft Office User" w:date="2019-06-01T09:26:00Z">
        <w:r w:rsidRPr="00E72880">
          <w:rPr>
            <w:rFonts w:cs="Arial"/>
            <w:shd w:val="clear" w:color="auto" w:fill="FFFFFF"/>
            <w:lang w:val="en-US"/>
          </w:rPr>
          <w:t xml:space="preserve">, </w:t>
        </w:r>
      </w:ins>
      <w:moveTo w:id="1053" w:author="Microsoft Office User" w:date="2019-06-01T09:26:00Z">
        <w:del w:id="1054" w:author="Microsoft Office User" w:date="2019-06-01T09:26:00Z">
          <w:r w:rsidRPr="00E72880" w:rsidDel="00326692">
            <w:rPr>
              <w:rFonts w:cs="Arial"/>
              <w:shd w:val="clear" w:color="auto" w:fill="FFFFFF"/>
              <w:lang w:val="en-US"/>
            </w:rPr>
            <w:delText xml:space="preserve"> as </w:delText>
          </w:r>
        </w:del>
        <w:r w:rsidRPr="00E72880">
          <w:rPr>
            <w:rFonts w:cs="Arial"/>
            <w:shd w:val="clear" w:color="auto" w:fill="FFFFFF"/>
            <w:lang w:val="en-US"/>
          </w:rPr>
          <w:t xml:space="preserve">shown at </w:t>
        </w:r>
        <w:r w:rsidRPr="00E72880">
          <w:rPr>
            <w:rFonts w:cs="Arial"/>
            <w:b/>
            <w:shd w:val="clear" w:color="auto" w:fill="FFFFFF"/>
            <w:lang w:val="en-US"/>
          </w:rPr>
          <w:t xml:space="preserve">Figure </w:t>
        </w:r>
      </w:moveTo>
      <w:ins w:id="1055" w:author="Microsoft Office User" w:date="2019-06-01T09:29:00Z">
        <w:r w:rsidR="001578F7" w:rsidRPr="00E72880">
          <w:rPr>
            <w:rFonts w:cs="Arial"/>
            <w:b/>
            <w:shd w:val="clear" w:color="auto" w:fill="FFFFFF"/>
            <w:lang w:val="en-US"/>
          </w:rPr>
          <w:t>3</w:t>
        </w:r>
      </w:ins>
      <w:moveTo w:id="1056" w:author="Microsoft Office User" w:date="2019-06-01T09:26:00Z">
        <w:del w:id="1057" w:author="Microsoft Office User" w:date="2019-06-01T09:29:00Z">
          <w:r w:rsidRPr="00E72880" w:rsidDel="001578F7">
            <w:rPr>
              <w:rFonts w:cs="Arial"/>
              <w:b/>
              <w:shd w:val="clear" w:color="auto" w:fill="FFFFFF"/>
              <w:lang w:val="en-US"/>
            </w:rPr>
            <w:delText>2</w:delText>
          </w:r>
        </w:del>
        <w:r w:rsidRPr="00E72880">
          <w:rPr>
            <w:rFonts w:cs="Arial"/>
            <w:shd w:val="clear" w:color="auto" w:fill="FFFFFF"/>
            <w:lang w:val="en-US"/>
          </w:rPr>
          <w:t>. The Source Explorer allows navigation between data sources and selects the sources desired to be visualized in the </w:t>
        </w:r>
        <w:r w:rsidRPr="00E72880">
          <w:rPr>
            <w:rFonts w:cs="Arial"/>
            <w:i/>
            <w:iCs/>
            <w:shd w:val="clear" w:color="auto" w:fill="FFFFFF"/>
            <w:lang w:val="en-US"/>
          </w:rPr>
          <w:t>Bands Panels</w:t>
        </w:r>
        <w:r w:rsidRPr="00E72880">
          <w:rPr>
            <w:rFonts w:cs="Arial"/>
            <w:shd w:val="clear" w:color="auto" w:fill="FFFFFF"/>
            <w:lang w:val="en-US"/>
          </w:rPr>
          <w:t xml:space="preserve">. In addition, the Source Explorer contains pins, which will be explained in detail in </w:t>
        </w:r>
        <w:del w:id="1058" w:author="Microsoft Office User" w:date="2019-06-01T09:26:00Z">
          <w:r w:rsidRPr="00E72880" w:rsidDel="00326692">
            <w:rPr>
              <w:rFonts w:cs="Arial"/>
              <w:shd w:val="clear" w:color="auto" w:fill="FFFFFF"/>
              <w:lang w:val="en-US"/>
            </w:rPr>
            <w:delText>the</w:delText>
          </w:r>
        </w:del>
      </w:moveTo>
      <w:ins w:id="1059" w:author="Microsoft Office User" w:date="2019-06-01T09:26:00Z">
        <w:r w:rsidRPr="00E72880">
          <w:rPr>
            <w:rFonts w:cs="Arial"/>
            <w:shd w:val="clear" w:color="auto" w:fill="FFFFFF"/>
            <w:lang w:val="en-US"/>
          </w:rPr>
          <w:t xml:space="preserve">the </w:t>
        </w:r>
      </w:ins>
      <w:r w:rsidR="00A4762F">
        <w:rPr>
          <w:rFonts w:cs="Arial"/>
          <w:shd w:val="clear" w:color="auto" w:fill="FFFFFF"/>
          <w:lang w:val="en-US"/>
        </w:rPr>
        <w:t>P</w:t>
      </w:r>
      <w:ins w:id="1060" w:author="Microsoft Office User" w:date="2019-06-01T09:26:00Z">
        <w:r w:rsidRPr="00E72880">
          <w:rPr>
            <w:rFonts w:cs="Arial"/>
            <w:shd w:val="clear" w:color="auto" w:fill="FFFFFF"/>
            <w:lang w:val="en-US"/>
          </w:rPr>
          <w:t>ins</w:t>
        </w:r>
      </w:ins>
      <w:moveTo w:id="1061" w:author="Microsoft Office User" w:date="2019-06-01T09:26:00Z">
        <w:del w:id="1062" w:author="Microsoft Office User" w:date="2019-06-01T09:26:00Z">
          <w:r w:rsidRPr="00E72880" w:rsidDel="00326692">
            <w:rPr>
              <w:rFonts w:cs="Arial"/>
              <w:shd w:val="clear" w:color="auto" w:fill="FFFFFF"/>
              <w:lang w:val="en-US"/>
            </w:rPr>
            <w:delText xml:space="preserve"> next</w:delText>
          </w:r>
        </w:del>
        <w:r w:rsidRPr="00E72880">
          <w:rPr>
            <w:rFonts w:cs="Arial"/>
            <w:shd w:val="clear" w:color="auto" w:fill="FFFFFF"/>
            <w:lang w:val="en-US"/>
          </w:rPr>
          <w:t xml:space="preserve"> </w:t>
        </w:r>
      </w:moveTo>
      <w:r w:rsidR="00A4762F">
        <w:rPr>
          <w:rFonts w:cs="Arial"/>
          <w:shd w:val="clear" w:color="auto" w:fill="FFFFFF"/>
          <w:lang w:val="en-US"/>
        </w:rPr>
        <w:t>S</w:t>
      </w:r>
      <w:moveTo w:id="1063" w:author="Microsoft Office User" w:date="2019-06-01T09:26:00Z">
        <w:r w:rsidRPr="00E72880">
          <w:rPr>
            <w:rFonts w:cs="Arial"/>
            <w:shd w:val="clear" w:color="auto" w:fill="FFFFFF"/>
            <w:lang w:val="en-US"/>
          </w:rPr>
          <w:t>ection.</w:t>
        </w:r>
      </w:moveTo>
      <w:ins w:id="1064" w:author="Microsoft Office User" w:date="2019-06-01T09:27:00Z">
        <w:r w:rsidRPr="00E72880">
          <w:rPr>
            <w:rFonts w:cs="Arial"/>
            <w:shd w:val="clear" w:color="auto" w:fill="FFFFFF"/>
            <w:lang w:val="en-US"/>
          </w:rPr>
          <w:t xml:space="preserve"> </w:t>
        </w:r>
      </w:ins>
    </w:p>
    <w:p w14:paraId="7583F2D2" w14:textId="102E8BD7" w:rsidR="00326692" w:rsidRPr="00E72880" w:rsidDel="00326692" w:rsidRDefault="00326692" w:rsidP="00326692">
      <w:pPr>
        <w:rPr>
          <w:del w:id="1065" w:author="Microsoft Office User" w:date="2019-06-01T09:27:00Z"/>
          <w:moveTo w:id="1066" w:author="Microsoft Office User" w:date="2019-06-01T09:26:00Z"/>
          <w:rFonts w:cs="Arial"/>
          <w:lang w:val="en-US"/>
        </w:rPr>
      </w:pPr>
    </w:p>
    <w:p w14:paraId="1CEEEABE" w14:textId="77777777" w:rsidR="00326692" w:rsidRPr="00E72880" w:rsidRDefault="00326692" w:rsidP="00326692">
      <w:pPr>
        <w:pStyle w:val="BodyText"/>
        <w:keepNext/>
        <w:spacing w:line="276" w:lineRule="auto"/>
        <w:jc w:val="center"/>
        <w:rPr>
          <w:moveTo w:id="1067" w:author="Microsoft Office User" w:date="2019-06-01T09:24:00Z"/>
          <w:rFonts w:cs="Arial"/>
        </w:rPr>
      </w:pPr>
      <w:moveToRangeStart w:id="1068" w:author="Microsoft Office User" w:date="2019-06-01T09:24:00Z" w:name="move10273499"/>
      <w:moveToRangeEnd w:id="1050"/>
      <w:moveTo w:id="1069" w:author="Microsoft Office User" w:date="2019-06-01T09:24:00Z">
        <w:r w:rsidRPr="00E72880">
          <w:rPr>
            <w:rFonts w:cs="Arial"/>
            <w:noProof/>
          </w:rPr>
          <w:drawing>
            <wp:inline distT="0" distB="0" distL="0" distR="0" wp14:anchorId="4944B005" wp14:editId="7865E3FB">
              <wp:extent cx="2458387" cy="182251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5077" cy="1886782"/>
                      </a:xfrm>
                      <a:prstGeom prst="rect">
                        <a:avLst/>
                      </a:prstGeom>
                    </pic:spPr>
                  </pic:pic>
                </a:graphicData>
              </a:graphic>
            </wp:inline>
          </w:drawing>
        </w:r>
      </w:moveTo>
    </w:p>
    <w:p w14:paraId="14B0449B" w14:textId="38B6EB3E" w:rsidR="00326692" w:rsidRPr="00E72880" w:rsidDel="00326692" w:rsidRDefault="00326692" w:rsidP="00326692">
      <w:pPr>
        <w:pStyle w:val="Caption"/>
        <w:spacing w:line="276" w:lineRule="auto"/>
        <w:ind w:left="720" w:right="720"/>
        <w:jc w:val="center"/>
        <w:rPr>
          <w:del w:id="1070" w:author="Microsoft Office User" w:date="2019-06-01T09:27:00Z"/>
          <w:moveTo w:id="1071" w:author="Microsoft Office User" w:date="2019-06-01T09:24:00Z"/>
          <w:rFonts w:cs="Arial"/>
          <w:i/>
        </w:rPr>
      </w:pPr>
      <w:moveTo w:id="1072" w:author="Microsoft Office User" w:date="2019-06-01T09:24:00Z">
        <w:r w:rsidRPr="00E72880">
          <w:rPr>
            <w:rFonts w:cs="Arial"/>
            <w:b/>
            <w:i/>
          </w:rPr>
          <w:t xml:space="preserve">Figure </w:t>
        </w:r>
      </w:moveTo>
      <w:ins w:id="1073" w:author="Microsoft Office User" w:date="2019-06-01T09:29:00Z">
        <w:r w:rsidR="001578F7" w:rsidRPr="00E72880">
          <w:rPr>
            <w:rFonts w:cs="Arial"/>
            <w:b/>
            <w:i/>
          </w:rPr>
          <w:t>3</w:t>
        </w:r>
      </w:ins>
      <w:moveTo w:id="1074" w:author="Microsoft Office User" w:date="2019-06-01T09:24:00Z">
        <w:del w:id="1075" w:author="Microsoft Office User" w:date="2019-06-01T09:29:00Z">
          <w:r w:rsidRPr="00E72880" w:rsidDel="001578F7">
            <w:rPr>
              <w:rFonts w:cs="Arial"/>
              <w:b/>
              <w:i/>
            </w:rPr>
            <w:delText>2</w:delText>
          </w:r>
        </w:del>
        <w:r w:rsidRPr="00E72880">
          <w:rPr>
            <w:rFonts w:cs="Arial"/>
            <w:i/>
          </w:rPr>
          <w:t>. The Source Explorer Panel consists of two main things: a tree that represents the available sources and the pins added by the user. The Home tab is the original sources tree, when the user adds a new pin, it will represent a sub-tree out of the Home tab.</w:t>
        </w:r>
      </w:moveTo>
    </w:p>
    <w:moveToRangeEnd w:id="1068"/>
    <w:p w14:paraId="402ECE50" w14:textId="77777777" w:rsidR="00326692" w:rsidRPr="00E72880" w:rsidDel="00326692" w:rsidRDefault="00326692">
      <w:pPr>
        <w:pStyle w:val="BodyText"/>
        <w:rPr>
          <w:del w:id="1076" w:author="Microsoft Office User" w:date="2019-06-01T09:27:00Z"/>
          <w:rFonts w:cs="Arial"/>
          <w:lang w:val="en-US"/>
        </w:rPr>
        <w:pPrChange w:id="1077" w:author="Microsoft Office User" w:date="2019-06-01T09:24:00Z">
          <w:pPr>
            <w:pStyle w:val="Heading5"/>
          </w:pPr>
        </w:pPrChange>
      </w:pPr>
    </w:p>
    <w:p w14:paraId="008CC829" w14:textId="4F1531A6" w:rsidR="003E0B2C" w:rsidRPr="00E72880" w:rsidDel="00326692" w:rsidRDefault="003E0B2C" w:rsidP="00692727">
      <w:pPr>
        <w:rPr>
          <w:moveFrom w:id="1078" w:author="Microsoft Office User" w:date="2019-06-01T09:26:00Z"/>
          <w:rFonts w:cs="Arial"/>
          <w:lang w:val="en-US"/>
        </w:rPr>
      </w:pPr>
      <w:moveFromRangeStart w:id="1079" w:author="Microsoft Office User" w:date="2019-06-01T09:26:00Z" w:name="move10273591"/>
      <w:moveFrom w:id="1080" w:author="Microsoft Office User" w:date="2019-06-01T09:26:00Z">
        <w:r w:rsidRPr="00E72880" w:rsidDel="00326692">
          <w:rPr>
            <w:rFonts w:cs="Arial"/>
            <w:shd w:val="clear" w:color="auto" w:fill="FFFFFF"/>
            <w:lang w:val="en-US"/>
          </w:rPr>
          <w:t xml:space="preserve">The Left Panel of the application contains the Source Explorer as shown at </w:t>
        </w:r>
        <w:r w:rsidRPr="00E72880" w:rsidDel="00326692">
          <w:rPr>
            <w:rFonts w:cs="Arial"/>
            <w:b/>
            <w:shd w:val="clear" w:color="auto" w:fill="FFFFFF"/>
            <w:lang w:val="en-US"/>
          </w:rPr>
          <w:t xml:space="preserve">Figure </w:t>
        </w:r>
        <w:r w:rsidR="00A808C3" w:rsidRPr="00E72880" w:rsidDel="00326692">
          <w:rPr>
            <w:rFonts w:cs="Arial"/>
            <w:b/>
            <w:shd w:val="clear" w:color="auto" w:fill="FFFFFF"/>
            <w:lang w:val="en-US"/>
          </w:rPr>
          <w:t>2</w:t>
        </w:r>
        <w:r w:rsidRPr="00E72880" w:rsidDel="00326692">
          <w:rPr>
            <w:rFonts w:cs="Arial"/>
            <w:shd w:val="clear" w:color="auto" w:fill="FFFFFF"/>
            <w:lang w:val="en-US"/>
          </w:rPr>
          <w:t>. The Source Explorer allows navigation between data sources and selects the sources desired to be visualized in the </w:t>
        </w:r>
        <w:r w:rsidRPr="00E72880" w:rsidDel="00326692">
          <w:rPr>
            <w:rFonts w:cs="Arial"/>
            <w:i/>
            <w:iCs/>
            <w:shd w:val="clear" w:color="auto" w:fill="FFFFFF"/>
            <w:lang w:val="en-US"/>
          </w:rPr>
          <w:t>Bands Panels</w:t>
        </w:r>
        <w:r w:rsidRPr="00E72880" w:rsidDel="00326692">
          <w:rPr>
            <w:rFonts w:cs="Arial"/>
            <w:shd w:val="clear" w:color="auto" w:fill="FFFFFF"/>
            <w:lang w:val="en-US"/>
          </w:rPr>
          <w:t>. In addition, the Source Explorer contains pins, which will be explained in detail in the next section.</w:t>
        </w:r>
      </w:moveFrom>
    </w:p>
    <w:p w14:paraId="652107FC" w14:textId="3707BCF4" w:rsidR="00692727" w:rsidRPr="00E72880" w:rsidDel="00326692" w:rsidRDefault="00692727" w:rsidP="00672D76">
      <w:pPr>
        <w:pStyle w:val="BodyText"/>
        <w:keepNext/>
        <w:spacing w:line="276" w:lineRule="auto"/>
        <w:jc w:val="center"/>
        <w:rPr>
          <w:moveFrom w:id="1081" w:author="Microsoft Office User" w:date="2019-06-01T09:24:00Z"/>
          <w:rFonts w:cs="Arial"/>
        </w:rPr>
      </w:pPr>
      <w:moveFromRangeStart w:id="1082" w:author="Microsoft Office User" w:date="2019-06-01T09:24:00Z" w:name="move10273499"/>
      <w:moveFromRangeEnd w:id="1079"/>
      <w:moveFrom w:id="1083" w:author="Microsoft Office User" w:date="2019-06-01T09:24:00Z">
        <w:r w:rsidRPr="00E72880" w:rsidDel="00326692">
          <w:rPr>
            <w:rFonts w:cs="Arial"/>
            <w:noProof/>
          </w:rPr>
          <w:drawing>
            <wp:inline distT="0" distB="0" distL="0" distR="0" wp14:anchorId="034A9F9B" wp14:editId="78426141">
              <wp:extent cx="2870921" cy="212834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891" cy="2140185"/>
                      </a:xfrm>
                      <a:prstGeom prst="rect">
                        <a:avLst/>
                      </a:prstGeom>
                    </pic:spPr>
                  </pic:pic>
                </a:graphicData>
              </a:graphic>
            </wp:inline>
          </w:drawing>
        </w:r>
      </w:moveFrom>
    </w:p>
    <w:p w14:paraId="3A4B2476" w14:textId="61E45781" w:rsidR="00326692" w:rsidRPr="00E72880" w:rsidDel="00326692" w:rsidRDefault="003E0B2C" w:rsidP="00326692">
      <w:pPr>
        <w:pStyle w:val="Caption"/>
        <w:spacing w:line="276" w:lineRule="auto"/>
        <w:ind w:left="720" w:right="720"/>
        <w:jc w:val="center"/>
        <w:rPr>
          <w:moveFrom w:id="1084" w:author="Microsoft Office User" w:date="2019-06-01T09:24:00Z"/>
          <w:rFonts w:cs="Arial"/>
          <w:i/>
        </w:rPr>
      </w:pPr>
      <w:moveFrom w:id="1085" w:author="Microsoft Office User" w:date="2019-06-01T09:24:00Z">
        <w:r w:rsidRPr="00E72880" w:rsidDel="00326692">
          <w:rPr>
            <w:rFonts w:cs="Arial"/>
            <w:b/>
            <w:i/>
          </w:rPr>
          <w:t xml:space="preserve">Figure </w:t>
        </w:r>
        <w:r w:rsidR="00A808C3" w:rsidRPr="00E72880" w:rsidDel="00326692">
          <w:rPr>
            <w:rFonts w:cs="Arial"/>
            <w:b/>
            <w:i/>
          </w:rPr>
          <w:t>2</w:t>
        </w:r>
        <w:r w:rsidRPr="00E72880" w:rsidDel="00326692">
          <w:rPr>
            <w:rFonts w:cs="Arial"/>
            <w:i/>
          </w:rPr>
          <w:t>. The Source Explorer Panel consists of two main things: a tree that represents the available sources and the pins added by the user. The Home tab is the original sources tree, when the user adds a new pin, it will represent a sub-tree out of the Home tab.</w:t>
        </w:r>
      </w:moveFrom>
    </w:p>
    <w:moveFromRangeEnd w:id="1082"/>
    <w:p w14:paraId="65CE2A3E" w14:textId="77777777" w:rsidR="00CE7210" w:rsidRPr="00E72880" w:rsidDel="00326692" w:rsidRDefault="00CE7210" w:rsidP="00CE7210">
      <w:pPr>
        <w:pStyle w:val="BodyText"/>
        <w:rPr>
          <w:del w:id="1086" w:author="Microsoft Office User" w:date="2019-06-01T09:18:00Z"/>
          <w:rFonts w:cs="Arial"/>
        </w:rPr>
      </w:pPr>
    </w:p>
    <w:p w14:paraId="2F4F38DF" w14:textId="090E1CAA" w:rsidR="00CB2A81" w:rsidRPr="00E72880" w:rsidDel="00683B7E" w:rsidRDefault="0007779F" w:rsidP="00CE7210">
      <w:pPr>
        <w:rPr>
          <w:del w:id="1087" w:author="Microsoft Office User" w:date="2019-06-01T08:48:00Z"/>
          <w:rFonts w:cs="Arial"/>
          <w:shd w:val="clear" w:color="auto" w:fill="FFFFFF"/>
          <w:lang w:val="en-US"/>
        </w:rPr>
      </w:pPr>
      <w:del w:id="1088" w:author="Microsoft Office User" w:date="2019-06-01T09:27:00Z">
        <w:r w:rsidRPr="00E72880" w:rsidDel="00326692">
          <w:rPr>
            <w:rFonts w:cs="Arial"/>
            <w:b/>
            <w:shd w:val="clear" w:color="auto" w:fill="FFFFFF"/>
            <w:lang w:val="en-US"/>
          </w:rPr>
          <w:delText>Important Note:</w:delText>
        </w:r>
        <w:r w:rsidRPr="00E72880" w:rsidDel="00326692">
          <w:rPr>
            <w:rFonts w:cs="Arial"/>
            <w:shd w:val="clear" w:color="auto" w:fill="FFFFFF"/>
            <w:lang w:val="en-US"/>
          </w:rPr>
          <w:delText xml:space="preserve"> All the sources in the Source Explorer need to be created using our services. Creating custom sources using </w:delText>
        </w:r>
        <w:r w:rsidRPr="00E72880" w:rsidDel="00326692">
          <w:rPr>
            <w:rFonts w:cs="Arial"/>
            <w:i/>
            <w:shd w:val="clear" w:color="auto" w:fill="FFFFFF"/>
            <w:lang w:val="en-US"/>
          </w:rPr>
          <w:delText>mongodb</w:delText>
        </w:r>
        <w:r w:rsidRPr="00E72880" w:rsidDel="00326692">
          <w:rPr>
            <w:rFonts w:cs="Arial"/>
            <w:shd w:val="clear" w:color="auto" w:fill="FFFFFF"/>
            <w:lang w:val="en-US"/>
          </w:rPr>
          <w:delText xml:space="preserve"> will not provide all the functionality </w:delText>
        </w:r>
        <w:r w:rsidR="00193B6C" w:rsidRPr="00E72880" w:rsidDel="00326692">
          <w:rPr>
            <w:rFonts w:cs="Arial"/>
            <w:shd w:val="clear" w:color="auto" w:fill="FFFFFF"/>
            <w:lang w:val="en-US"/>
          </w:rPr>
          <w:delText>delivered</w:delText>
        </w:r>
        <w:r w:rsidRPr="00E72880" w:rsidDel="00326692">
          <w:rPr>
            <w:rFonts w:cs="Arial"/>
            <w:shd w:val="clear" w:color="auto" w:fill="FFFFFF"/>
            <w:lang w:val="en-US"/>
          </w:rPr>
          <w:delText xml:space="preserve"> by Raven. </w:delText>
        </w:r>
      </w:del>
    </w:p>
    <w:p w14:paraId="2B6C80A6" w14:textId="77777777" w:rsidR="00A808C3" w:rsidRPr="00E72880" w:rsidRDefault="00A808C3">
      <w:pPr>
        <w:pStyle w:val="Caption"/>
        <w:spacing w:line="276" w:lineRule="auto"/>
        <w:ind w:left="720" w:right="720"/>
        <w:jc w:val="center"/>
        <w:rPr>
          <w:rFonts w:cs="Arial"/>
          <w:shd w:val="clear" w:color="auto" w:fill="FFFFFF"/>
          <w:lang w:val="en-US"/>
        </w:rPr>
        <w:pPrChange w:id="1089" w:author="Microsoft Office User" w:date="2019-06-01T09:27:00Z">
          <w:pPr/>
        </w:pPrChange>
      </w:pPr>
    </w:p>
    <w:p w14:paraId="097606A6" w14:textId="1E2D3D10" w:rsidR="003E0B2C" w:rsidRPr="00E72880" w:rsidRDefault="00857783" w:rsidP="00771579">
      <w:pPr>
        <w:pStyle w:val="Heading6"/>
        <w:rPr>
          <w:rFonts w:cs="Arial"/>
          <w:lang w:val="en-US"/>
        </w:rPr>
      </w:pPr>
      <w:bookmarkStart w:id="1090" w:name="_Toc13570697"/>
      <w:r w:rsidRPr="00E72880">
        <w:rPr>
          <w:rFonts w:cs="Arial"/>
          <w:lang w:val="en-US"/>
        </w:rPr>
        <w:t xml:space="preserve">Source Explorer </w:t>
      </w:r>
      <w:r w:rsidR="003E0B2C" w:rsidRPr="00E72880">
        <w:rPr>
          <w:rFonts w:cs="Arial"/>
          <w:lang w:val="en-US"/>
        </w:rPr>
        <w:t>Iconography</w:t>
      </w:r>
      <w:bookmarkEnd w:id="1090"/>
      <w:r w:rsidR="003E0B2C" w:rsidRPr="00E72880">
        <w:rPr>
          <w:rFonts w:cs="Arial"/>
          <w:lang w:val="en-US"/>
        </w:rPr>
        <w:t xml:space="preserve"> </w:t>
      </w:r>
    </w:p>
    <w:p w14:paraId="633CDF67" w14:textId="76E31DA7" w:rsidR="00D10389" w:rsidRPr="00E72880" w:rsidRDefault="003E0B2C" w:rsidP="00D10389">
      <w:pPr>
        <w:rPr>
          <w:rFonts w:cs="Arial"/>
          <w:lang w:val="en-US"/>
        </w:rPr>
      </w:pPr>
      <w:r w:rsidRPr="00E72880">
        <w:rPr>
          <w:rFonts w:cs="Arial"/>
          <w:shd w:val="clear" w:color="auto" w:fill="FFFFFF"/>
          <w:lang w:val="en-US"/>
        </w:rPr>
        <w:t>There are different icons that represent every node in the Source Explorer tree. These can be expanded, collapsed and/or pinned. Others are graphable sources, which can result in a band that visualizes data.</w:t>
      </w:r>
    </w:p>
    <w:tbl>
      <w:tblPr>
        <w:tblStyle w:val="TableGridLight"/>
        <w:tblW w:w="9805" w:type="dxa"/>
        <w:jc w:val="center"/>
        <w:tblLook w:val="04A0" w:firstRow="1" w:lastRow="0" w:firstColumn="1" w:lastColumn="0" w:noHBand="0" w:noVBand="1"/>
        <w:tblPrChange w:id="1091" w:author="Microsoft Office User" w:date="2019-07-09T13:19:00Z">
          <w:tblPr>
            <w:tblStyle w:val="TableGridLight"/>
            <w:tblW w:w="0" w:type="auto"/>
            <w:jc w:val="center"/>
            <w:tblLook w:val="04A0" w:firstRow="1" w:lastRow="0" w:firstColumn="1" w:lastColumn="0" w:noHBand="0" w:noVBand="1"/>
          </w:tblPr>
        </w:tblPrChange>
      </w:tblPr>
      <w:tblGrid>
        <w:gridCol w:w="626"/>
        <w:gridCol w:w="1709"/>
        <w:gridCol w:w="7470"/>
        <w:tblGridChange w:id="1092">
          <w:tblGrid>
            <w:gridCol w:w="626"/>
            <w:gridCol w:w="1771"/>
            <w:gridCol w:w="6030"/>
          </w:tblGrid>
        </w:tblGridChange>
      </w:tblGrid>
      <w:tr w:rsidR="00243872" w:rsidRPr="00E72880" w14:paraId="44B91F51" w14:textId="77777777" w:rsidTr="00D06B33">
        <w:trPr>
          <w:jc w:val="center"/>
          <w:trPrChange w:id="1093" w:author="Microsoft Office User" w:date="2019-07-09T13:19:00Z">
            <w:trPr>
              <w:jc w:val="center"/>
            </w:trPr>
          </w:trPrChange>
        </w:trPr>
        <w:tc>
          <w:tcPr>
            <w:tcW w:w="626" w:type="dxa"/>
            <w:tcPrChange w:id="1094" w:author="Microsoft Office User" w:date="2019-07-09T13:19:00Z">
              <w:tcPr>
                <w:tcW w:w="587" w:type="dxa"/>
              </w:tcPr>
            </w:tcPrChange>
          </w:tcPr>
          <w:p w14:paraId="370917E9" w14:textId="2379B4A4" w:rsidR="003E0B2C" w:rsidRPr="00E72880" w:rsidRDefault="003E0B2C" w:rsidP="00672D76">
            <w:pPr>
              <w:spacing w:line="276" w:lineRule="auto"/>
              <w:rPr>
                <w:rFonts w:cs="Arial"/>
                <w:sz w:val="18"/>
              </w:rPr>
            </w:pPr>
            <w:r w:rsidRPr="00E72880">
              <w:rPr>
                <w:rFonts w:cs="Arial"/>
                <w:sz w:val="18"/>
              </w:rPr>
              <w:t>Icon</w:t>
            </w:r>
          </w:p>
        </w:tc>
        <w:tc>
          <w:tcPr>
            <w:tcW w:w="1709" w:type="dxa"/>
            <w:tcPrChange w:id="1095" w:author="Microsoft Office User" w:date="2019-07-09T13:19:00Z">
              <w:tcPr>
                <w:tcW w:w="1771" w:type="dxa"/>
              </w:tcPr>
            </w:tcPrChange>
          </w:tcPr>
          <w:p w14:paraId="72E711C5" w14:textId="10DCA026" w:rsidR="003E0B2C" w:rsidRPr="00E72880" w:rsidRDefault="003E0B2C" w:rsidP="00672D76">
            <w:pPr>
              <w:spacing w:line="276" w:lineRule="auto"/>
              <w:rPr>
                <w:rFonts w:cs="Arial"/>
                <w:sz w:val="18"/>
              </w:rPr>
            </w:pPr>
            <w:r w:rsidRPr="00E72880">
              <w:rPr>
                <w:rFonts w:cs="Arial"/>
                <w:sz w:val="18"/>
              </w:rPr>
              <w:t>Name</w:t>
            </w:r>
          </w:p>
        </w:tc>
        <w:tc>
          <w:tcPr>
            <w:tcW w:w="7470" w:type="dxa"/>
            <w:tcPrChange w:id="1096" w:author="Microsoft Office User" w:date="2019-07-09T13:19:00Z">
              <w:tcPr>
                <w:tcW w:w="6030" w:type="dxa"/>
              </w:tcPr>
            </w:tcPrChange>
          </w:tcPr>
          <w:p w14:paraId="25A1A163" w14:textId="5B93BA71" w:rsidR="003E0B2C" w:rsidRPr="00E72880" w:rsidRDefault="003E0B2C" w:rsidP="00672D76">
            <w:pPr>
              <w:spacing w:line="276" w:lineRule="auto"/>
              <w:rPr>
                <w:rFonts w:cs="Arial"/>
                <w:sz w:val="18"/>
              </w:rPr>
            </w:pPr>
            <w:r w:rsidRPr="00E72880">
              <w:rPr>
                <w:rFonts w:cs="Arial"/>
                <w:sz w:val="18"/>
              </w:rPr>
              <w:t>Description</w:t>
            </w:r>
          </w:p>
        </w:tc>
      </w:tr>
      <w:tr w:rsidR="00243872" w:rsidRPr="00E72880" w14:paraId="64315675" w14:textId="77777777" w:rsidTr="00D06B33">
        <w:trPr>
          <w:jc w:val="center"/>
          <w:trPrChange w:id="1097" w:author="Microsoft Office User" w:date="2019-07-09T13:19:00Z">
            <w:trPr>
              <w:jc w:val="center"/>
            </w:trPr>
          </w:trPrChange>
        </w:trPr>
        <w:tc>
          <w:tcPr>
            <w:tcW w:w="626" w:type="dxa"/>
            <w:tcPrChange w:id="1098" w:author="Microsoft Office User" w:date="2019-07-09T13:19:00Z">
              <w:tcPr>
                <w:tcW w:w="587" w:type="dxa"/>
              </w:tcPr>
            </w:tcPrChange>
          </w:tcPr>
          <w:p w14:paraId="0CF343CA" w14:textId="3FA19C6C" w:rsidR="003E0B2C" w:rsidRPr="00E72880" w:rsidRDefault="005A743F" w:rsidP="00672D76">
            <w:pPr>
              <w:spacing w:line="276" w:lineRule="auto"/>
              <w:jc w:val="center"/>
              <w:rPr>
                <w:rFonts w:cs="Arial"/>
                <w:sz w:val="18"/>
              </w:rPr>
            </w:pPr>
            <w:r w:rsidRPr="00E72880">
              <w:rPr>
                <w:rFonts w:cs="Arial"/>
                <w:noProof/>
                <w:sz w:val="18"/>
              </w:rPr>
              <w:drawing>
                <wp:inline distT="0" distB="0" distL="0" distR="0" wp14:anchorId="35FAA27E" wp14:editId="01BD70A3">
                  <wp:extent cx="126913" cy="1293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723" cy="149493"/>
                          </a:xfrm>
                          <a:prstGeom prst="rect">
                            <a:avLst/>
                          </a:prstGeom>
                        </pic:spPr>
                      </pic:pic>
                    </a:graphicData>
                  </a:graphic>
                </wp:inline>
              </w:drawing>
            </w:r>
          </w:p>
        </w:tc>
        <w:tc>
          <w:tcPr>
            <w:tcW w:w="1709" w:type="dxa"/>
            <w:tcPrChange w:id="1099" w:author="Microsoft Office User" w:date="2019-07-09T13:19:00Z">
              <w:tcPr>
                <w:tcW w:w="1771" w:type="dxa"/>
              </w:tcPr>
            </w:tcPrChange>
          </w:tcPr>
          <w:p w14:paraId="6B7C5C4B" w14:textId="26AE60D3" w:rsidR="003E0B2C" w:rsidRPr="00E72880" w:rsidRDefault="003E0B2C" w:rsidP="00672D76">
            <w:pPr>
              <w:spacing w:line="276" w:lineRule="auto"/>
              <w:rPr>
                <w:rFonts w:cs="Arial"/>
                <w:sz w:val="18"/>
              </w:rPr>
            </w:pPr>
            <w:r w:rsidRPr="00E72880">
              <w:rPr>
                <w:rFonts w:cs="Arial"/>
                <w:sz w:val="18"/>
              </w:rPr>
              <w:t>Database</w:t>
            </w:r>
          </w:p>
        </w:tc>
        <w:tc>
          <w:tcPr>
            <w:tcW w:w="7470" w:type="dxa"/>
            <w:tcPrChange w:id="1100" w:author="Microsoft Office User" w:date="2019-07-09T13:19:00Z">
              <w:tcPr>
                <w:tcW w:w="6030" w:type="dxa"/>
              </w:tcPr>
            </w:tcPrChange>
          </w:tcPr>
          <w:p w14:paraId="1CEDA721" w14:textId="2ECF4A71" w:rsidR="003E0B2C" w:rsidRPr="00E72880" w:rsidRDefault="003E0B2C" w:rsidP="00672D76">
            <w:pPr>
              <w:spacing w:line="276" w:lineRule="auto"/>
              <w:rPr>
                <w:rFonts w:cs="Arial"/>
                <w:sz w:val="18"/>
              </w:rPr>
            </w:pPr>
            <w:r w:rsidRPr="00E72880">
              <w:rPr>
                <w:rFonts w:cs="Arial"/>
                <w:sz w:val="18"/>
              </w:rPr>
              <w:t>A data collection defined in the MPSServer configuration file.</w:t>
            </w:r>
          </w:p>
        </w:tc>
      </w:tr>
      <w:tr w:rsidR="00243872" w:rsidRPr="00E72880" w14:paraId="489A2E5F" w14:textId="77777777" w:rsidTr="00D06B33">
        <w:trPr>
          <w:jc w:val="center"/>
          <w:trPrChange w:id="1101" w:author="Microsoft Office User" w:date="2019-07-09T13:19:00Z">
            <w:trPr>
              <w:jc w:val="center"/>
            </w:trPr>
          </w:trPrChange>
        </w:trPr>
        <w:tc>
          <w:tcPr>
            <w:tcW w:w="626" w:type="dxa"/>
            <w:tcPrChange w:id="1102" w:author="Microsoft Office User" w:date="2019-07-09T13:19:00Z">
              <w:tcPr>
                <w:tcW w:w="587" w:type="dxa"/>
              </w:tcPr>
            </w:tcPrChange>
          </w:tcPr>
          <w:p w14:paraId="53CEAC8E" w14:textId="1638AA91"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6F444D6" wp14:editId="61C97F7B">
                  <wp:extent cx="150281" cy="12801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281" cy="128016"/>
                          </a:xfrm>
                          <a:prstGeom prst="rect">
                            <a:avLst/>
                          </a:prstGeom>
                        </pic:spPr>
                      </pic:pic>
                    </a:graphicData>
                  </a:graphic>
                </wp:inline>
              </w:drawing>
            </w:r>
          </w:p>
        </w:tc>
        <w:tc>
          <w:tcPr>
            <w:tcW w:w="1709" w:type="dxa"/>
            <w:tcPrChange w:id="1103" w:author="Microsoft Office User" w:date="2019-07-09T13:19:00Z">
              <w:tcPr>
                <w:tcW w:w="1771" w:type="dxa"/>
              </w:tcPr>
            </w:tcPrChange>
          </w:tcPr>
          <w:p w14:paraId="3ABEAC90" w14:textId="5E8BB3A7" w:rsidR="003E0B2C" w:rsidRPr="00E72880" w:rsidRDefault="003E0B2C" w:rsidP="00672D76">
            <w:pPr>
              <w:spacing w:line="276" w:lineRule="auto"/>
              <w:rPr>
                <w:rFonts w:cs="Arial"/>
                <w:sz w:val="18"/>
              </w:rPr>
            </w:pPr>
            <w:r w:rsidRPr="00E72880">
              <w:rPr>
                <w:rFonts w:cs="Arial"/>
                <w:sz w:val="18"/>
              </w:rPr>
              <w:t>Folder</w:t>
            </w:r>
          </w:p>
        </w:tc>
        <w:tc>
          <w:tcPr>
            <w:tcW w:w="7470" w:type="dxa"/>
            <w:tcPrChange w:id="1104" w:author="Microsoft Office User" w:date="2019-07-09T13:19:00Z">
              <w:tcPr>
                <w:tcW w:w="6030" w:type="dxa"/>
              </w:tcPr>
            </w:tcPrChange>
          </w:tcPr>
          <w:p w14:paraId="3FEED625" w14:textId="229B5BA2" w:rsidR="003E0B2C" w:rsidRPr="00E72880" w:rsidRDefault="003E0B2C" w:rsidP="00672D76">
            <w:pPr>
              <w:spacing w:line="276" w:lineRule="auto"/>
              <w:rPr>
                <w:rFonts w:cs="Arial"/>
                <w:sz w:val="18"/>
              </w:rPr>
            </w:pPr>
            <w:r w:rsidRPr="00E72880">
              <w:rPr>
                <w:rFonts w:cs="Arial"/>
                <w:sz w:val="18"/>
              </w:rPr>
              <w:t>These items store and organize uploaded files within a database.</w:t>
            </w:r>
          </w:p>
        </w:tc>
      </w:tr>
      <w:tr w:rsidR="00243872" w:rsidRPr="00E72880" w14:paraId="5E42AE06" w14:textId="77777777" w:rsidTr="00D06B33">
        <w:trPr>
          <w:jc w:val="center"/>
          <w:trPrChange w:id="1105" w:author="Microsoft Office User" w:date="2019-07-09T13:19:00Z">
            <w:trPr>
              <w:jc w:val="center"/>
            </w:trPr>
          </w:trPrChange>
        </w:trPr>
        <w:tc>
          <w:tcPr>
            <w:tcW w:w="626" w:type="dxa"/>
            <w:tcPrChange w:id="1106" w:author="Microsoft Office User" w:date="2019-07-09T13:19:00Z">
              <w:tcPr>
                <w:tcW w:w="587" w:type="dxa"/>
              </w:tcPr>
            </w:tcPrChange>
          </w:tcPr>
          <w:p w14:paraId="268C9DFE" w14:textId="30283B60"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27AAD37" wp14:editId="37C0D4B9">
                  <wp:extent cx="128016" cy="169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016" cy="169912"/>
                          </a:xfrm>
                          <a:prstGeom prst="rect">
                            <a:avLst/>
                          </a:prstGeom>
                        </pic:spPr>
                      </pic:pic>
                    </a:graphicData>
                  </a:graphic>
                </wp:inline>
              </w:drawing>
            </w:r>
          </w:p>
        </w:tc>
        <w:tc>
          <w:tcPr>
            <w:tcW w:w="1709" w:type="dxa"/>
            <w:tcPrChange w:id="1107" w:author="Microsoft Office User" w:date="2019-07-09T13:19:00Z">
              <w:tcPr>
                <w:tcW w:w="1771" w:type="dxa"/>
              </w:tcPr>
            </w:tcPrChange>
          </w:tcPr>
          <w:p w14:paraId="7B95CDF2" w14:textId="168ACBEF" w:rsidR="003E0B2C" w:rsidRPr="00E72880" w:rsidRDefault="003E0B2C" w:rsidP="00672D76">
            <w:pPr>
              <w:spacing w:line="276" w:lineRule="auto"/>
              <w:rPr>
                <w:rFonts w:cs="Arial"/>
                <w:sz w:val="18"/>
              </w:rPr>
            </w:pPr>
            <w:r w:rsidRPr="00E72880">
              <w:rPr>
                <w:rFonts w:cs="Arial"/>
                <w:sz w:val="18"/>
              </w:rPr>
              <w:t>Files</w:t>
            </w:r>
          </w:p>
        </w:tc>
        <w:tc>
          <w:tcPr>
            <w:tcW w:w="7470" w:type="dxa"/>
            <w:tcPrChange w:id="1108" w:author="Microsoft Office User" w:date="2019-07-09T13:19:00Z">
              <w:tcPr>
                <w:tcW w:w="6030" w:type="dxa"/>
              </w:tcPr>
            </w:tcPrChange>
          </w:tcPr>
          <w:p w14:paraId="3D0AB15A" w14:textId="3D17280C" w:rsidR="003E0B2C" w:rsidRPr="00E72880" w:rsidRDefault="003E0B2C" w:rsidP="00672D76">
            <w:pPr>
              <w:spacing w:line="276" w:lineRule="auto"/>
              <w:rPr>
                <w:rFonts w:cs="Arial"/>
                <w:sz w:val="18"/>
              </w:rPr>
            </w:pPr>
            <w:r w:rsidRPr="00E72880">
              <w:rPr>
                <w:rFonts w:cs="Arial"/>
                <w:sz w:val="18"/>
              </w:rPr>
              <w:t>These are the individual files that are uploaded into folders using MPSServer.</w:t>
            </w:r>
          </w:p>
        </w:tc>
      </w:tr>
      <w:tr w:rsidR="00243872" w:rsidRPr="00E72880" w14:paraId="121DB835" w14:textId="77777777" w:rsidTr="00D06B33">
        <w:trPr>
          <w:jc w:val="center"/>
          <w:trPrChange w:id="1109" w:author="Microsoft Office User" w:date="2019-07-09T13:19:00Z">
            <w:trPr>
              <w:jc w:val="center"/>
            </w:trPr>
          </w:trPrChange>
        </w:trPr>
        <w:tc>
          <w:tcPr>
            <w:tcW w:w="626" w:type="dxa"/>
            <w:tcPrChange w:id="1110" w:author="Microsoft Office User" w:date="2019-07-09T13:19:00Z">
              <w:tcPr>
                <w:tcW w:w="587" w:type="dxa"/>
              </w:tcPr>
            </w:tcPrChange>
          </w:tcPr>
          <w:p w14:paraId="3F1AFE56" w14:textId="6B9505FA"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4F133B0F" wp14:editId="3F2BB0B7">
                  <wp:extent cx="128016" cy="16459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016" cy="164592"/>
                          </a:xfrm>
                          <a:prstGeom prst="rect">
                            <a:avLst/>
                          </a:prstGeom>
                        </pic:spPr>
                      </pic:pic>
                    </a:graphicData>
                  </a:graphic>
                </wp:inline>
              </w:drawing>
            </w:r>
          </w:p>
        </w:tc>
        <w:tc>
          <w:tcPr>
            <w:tcW w:w="1709" w:type="dxa"/>
            <w:tcPrChange w:id="1111" w:author="Microsoft Office User" w:date="2019-07-09T13:19:00Z">
              <w:tcPr>
                <w:tcW w:w="1771" w:type="dxa"/>
              </w:tcPr>
            </w:tcPrChange>
          </w:tcPr>
          <w:p w14:paraId="099C0123" w14:textId="554D47CC" w:rsidR="003E0B2C" w:rsidRPr="00E72880" w:rsidRDefault="003E0B2C" w:rsidP="00672D76">
            <w:pPr>
              <w:spacing w:line="276" w:lineRule="auto"/>
              <w:rPr>
                <w:rFonts w:cs="Arial"/>
                <w:sz w:val="18"/>
              </w:rPr>
            </w:pPr>
            <w:r w:rsidRPr="00E72880">
              <w:rPr>
                <w:rFonts w:cs="Arial"/>
                <w:sz w:val="18"/>
              </w:rPr>
              <w:t>Grouping</w:t>
            </w:r>
          </w:p>
        </w:tc>
        <w:tc>
          <w:tcPr>
            <w:tcW w:w="7470" w:type="dxa"/>
            <w:tcPrChange w:id="1112" w:author="Microsoft Office User" w:date="2019-07-09T13:19:00Z">
              <w:tcPr>
                <w:tcW w:w="6030" w:type="dxa"/>
              </w:tcPr>
            </w:tcPrChange>
          </w:tcPr>
          <w:p w14:paraId="40E451AA" w14:textId="3C1639A9" w:rsidR="003E0B2C" w:rsidRPr="00E72880" w:rsidRDefault="003E0B2C" w:rsidP="00672D76">
            <w:pPr>
              <w:spacing w:line="276" w:lineRule="auto"/>
              <w:rPr>
                <w:rFonts w:cs="Arial"/>
                <w:sz w:val="18"/>
              </w:rPr>
            </w:pPr>
            <w:r w:rsidRPr="00E72880">
              <w:rPr>
                <w:rFonts w:cs="Arial"/>
                <w:sz w:val="18"/>
              </w:rPr>
              <w:t>Source defined organization of graphable objects within uploaded files.</w:t>
            </w:r>
          </w:p>
        </w:tc>
      </w:tr>
      <w:tr w:rsidR="00243872" w:rsidRPr="00E72880" w14:paraId="345DE148" w14:textId="77777777" w:rsidTr="00D06B33">
        <w:trPr>
          <w:jc w:val="center"/>
          <w:trPrChange w:id="1113" w:author="Microsoft Office User" w:date="2019-07-09T13:19:00Z">
            <w:trPr>
              <w:jc w:val="center"/>
            </w:trPr>
          </w:trPrChange>
        </w:trPr>
        <w:tc>
          <w:tcPr>
            <w:tcW w:w="626" w:type="dxa"/>
            <w:tcPrChange w:id="1114" w:author="Microsoft Office User" w:date="2019-07-09T13:19:00Z">
              <w:tcPr>
                <w:tcW w:w="587" w:type="dxa"/>
              </w:tcPr>
            </w:tcPrChange>
          </w:tcPr>
          <w:p w14:paraId="19308DBE" w14:textId="1B515452"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A1C8D8E" wp14:editId="5AA2B19C">
                  <wp:extent cx="128016" cy="9882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8016" cy="98820"/>
                          </a:xfrm>
                          <a:prstGeom prst="rect">
                            <a:avLst/>
                          </a:prstGeom>
                        </pic:spPr>
                      </pic:pic>
                    </a:graphicData>
                  </a:graphic>
                </wp:inline>
              </w:drawing>
            </w:r>
          </w:p>
        </w:tc>
        <w:tc>
          <w:tcPr>
            <w:tcW w:w="1709" w:type="dxa"/>
            <w:tcPrChange w:id="1115" w:author="Microsoft Office User" w:date="2019-07-09T13:19:00Z">
              <w:tcPr>
                <w:tcW w:w="1771" w:type="dxa"/>
              </w:tcPr>
            </w:tcPrChange>
          </w:tcPr>
          <w:p w14:paraId="76BA663F" w14:textId="7BE9CE40" w:rsidR="003E0B2C" w:rsidRPr="00E72880" w:rsidRDefault="003E0B2C" w:rsidP="00672D76">
            <w:pPr>
              <w:spacing w:line="276" w:lineRule="auto"/>
              <w:rPr>
                <w:rFonts w:cs="Arial"/>
                <w:sz w:val="18"/>
              </w:rPr>
            </w:pPr>
            <w:r w:rsidRPr="00E72880">
              <w:rPr>
                <w:rFonts w:cs="Arial"/>
                <w:sz w:val="18"/>
              </w:rPr>
              <w:t>Graphable Source</w:t>
            </w:r>
          </w:p>
        </w:tc>
        <w:tc>
          <w:tcPr>
            <w:tcW w:w="7470" w:type="dxa"/>
            <w:tcPrChange w:id="1116" w:author="Microsoft Office User" w:date="2019-07-09T13:19:00Z">
              <w:tcPr>
                <w:tcW w:w="6030" w:type="dxa"/>
              </w:tcPr>
            </w:tcPrChange>
          </w:tcPr>
          <w:p w14:paraId="67F16FE0" w14:textId="31B17DC6" w:rsidR="003E0B2C" w:rsidRPr="00E72880" w:rsidRDefault="003E0B2C" w:rsidP="00672D76">
            <w:pPr>
              <w:spacing w:line="276" w:lineRule="auto"/>
              <w:rPr>
                <w:rFonts w:cs="Arial"/>
                <w:sz w:val="18"/>
              </w:rPr>
            </w:pPr>
            <w:r w:rsidRPr="00E72880">
              <w:rPr>
                <w:rFonts w:cs="Arial"/>
                <w:sz w:val="18"/>
              </w:rPr>
              <w:t>Represents a source that can be rendered on the RAVEN timeline.</w:t>
            </w:r>
          </w:p>
        </w:tc>
      </w:tr>
      <w:tr w:rsidR="00243872" w:rsidRPr="00E72880" w14:paraId="40CE734A" w14:textId="77777777" w:rsidTr="00D06B33">
        <w:trPr>
          <w:jc w:val="center"/>
          <w:trPrChange w:id="1117" w:author="Microsoft Office User" w:date="2019-07-09T13:19:00Z">
            <w:trPr>
              <w:jc w:val="center"/>
            </w:trPr>
          </w:trPrChange>
        </w:trPr>
        <w:tc>
          <w:tcPr>
            <w:tcW w:w="626" w:type="dxa"/>
            <w:tcPrChange w:id="1118" w:author="Microsoft Office User" w:date="2019-07-09T13:19:00Z">
              <w:tcPr>
                <w:tcW w:w="587" w:type="dxa"/>
              </w:tcPr>
            </w:tcPrChange>
          </w:tcPr>
          <w:p w14:paraId="10985922" w14:textId="57FF0663"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6DA4EFDD" wp14:editId="449A039E">
                  <wp:extent cx="128016" cy="12535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016" cy="125350"/>
                          </a:xfrm>
                          <a:prstGeom prst="rect">
                            <a:avLst/>
                          </a:prstGeom>
                        </pic:spPr>
                      </pic:pic>
                    </a:graphicData>
                  </a:graphic>
                </wp:inline>
              </w:drawing>
            </w:r>
          </w:p>
        </w:tc>
        <w:tc>
          <w:tcPr>
            <w:tcW w:w="1709" w:type="dxa"/>
            <w:tcPrChange w:id="1119" w:author="Microsoft Office User" w:date="2019-07-09T13:19:00Z">
              <w:tcPr>
                <w:tcW w:w="1771" w:type="dxa"/>
              </w:tcPr>
            </w:tcPrChange>
          </w:tcPr>
          <w:p w14:paraId="3FA015E3" w14:textId="512D2290" w:rsidR="003E0B2C" w:rsidRPr="00E72880" w:rsidRDefault="003E0B2C" w:rsidP="00672D76">
            <w:pPr>
              <w:spacing w:line="276" w:lineRule="auto"/>
              <w:rPr>
                <w:rFonts w:cs="Arial"/>
                <w:sz w:val="18"/>
              </w:rPr>
            </w:pPr>
            <w:r w:rsidRPr="00E72880">
              <w:rPr>
                <w:rFonts w:cs="Arial"/>
                <w:sz w:val="18"/>
              </w:rPr>
              <w:t>Custom Graphable Source</w:t>
            </w:r>
          </w:p>
        </w:tc>
        <w:tc>
          <w:tcPr>
            <w:tcW w:w="7470" w:type="dxa"/>
            <w:tcPrChange w:id="1120" w:author="Microsoft Office User" w:date="2019-07-09T13:19:00Z">
              <w:tcPr>
                <w:tcW w:w="6030" w:type="dxa"/>
              </w:tcPr>
            </w:tcPrChange>
          </w:tcPr>
          <w:p w14:paraId="7B748991" w14:textId="64BC576F" w:rsidR="003E0B2C" w:rsidRPr="00E72880" w:rsidRDefault="003E0B2C" w:rsidP="00672D76">
            <w:pPr>
              <w:spacing w:line="276" w:lineRule="auto"/>
              <w:rPr>
                <w:rFonts w:cs="Arial"/>
                <w:sz w:val="18"/>
              </w:rPr>
            </w:pPr>
            <w:r w:rsidRPr="00E72880">
              <w:rPr>
                <w:rFonts w:cs="Arial"/>
                <w:sz w:val="18"/>
              </w:rPr>
              <w:t>Represents a graphable source in where the user can pass a filter when requesting for data.</w:t>
            </w:r>
          </w:p>
        </w:tc>
      </w:tr>
      <w:tr w:rsidR="00243872" w:rsidRPr="00E72880" w14:paraId="4CBD369A" w14:textId="77777777" w:rsidTr="00D06B33">
        <w:trPr>
          <w:jc w:val="center"/>
          <w:trPrChange w:id="1121" w:author="Microsoft Office User" w:date="2019-07-09T13:19:00Z">
            <w:trPr>
              <w:jc w:val="center"/>
            </w:trPr>
          </w:trPrChange>
        </w:trPr>
        <w:tc>
          <w:tcPr>
            <w:tcW w:w="626" w:type="dxa"/>
            <w:tcPrChange w:id="1122" w:author="Microsoft Office User" w:date="2019-07-09T13:19:00Z">
              <w:tcPr>
                <w:tcW w:w="587" w:type="dxa"/>
              </w:tcPr>
            </w:tcPrChange>
          </w:tcPr>
          <w:p w14:paraId="4B29C236" w14:textId="182EAC08" w:rsidR="003E0B2C" w:rsidRPr="00E72880" w:rsidRDefault="00D15C73" w:rsidP="00D15C73">
            <w:pPr>
              <w:spacing w:line="276" w:lineRule="auto"/>
              <w:rPr>
                <w:rFonts w:cs="Arial"/>
                <w:sz w:val="18"/>
              </w:rPr>
            </w:pPr>
            <w:r w:rsidRPr="00E72880">
              <w:rPr>
                <w:rFonts w:cs="Arial"/>
                <w:noProof/>
                <w:sz w:val="18"/>
              </w:rPr>
              <w:drawing>
                <wp:inline distT="0" distB="0" distL="0" distR="0" wp14:anchorId="23D156D2" wp14:editId="7673EF8B">
                  <wp:extent cx="216535" cy="2436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952" cy="246321"/>
                          </a:xfrm>
                          <a:prstGeom prst="rect">
                            <a:avLst/>
                          </a:prstGeom>
                        </pic:spPr>
                      </pic:pic>
                    </a:graphicData>
                  </a:graphic>
                </wp:inline>
              </w:drawing>
            </w:r>
          </w:p>
        </w:tc>
        <w:tc>
          <w:tcPr>
            <w:tcW w:w="1709" w:type="dxa"/>
            <w:tcPrChange w:id="1123" w:author="Microsoft Office User" w:date="2019-07-09T13:19:00Z">
              <w:tcPr>
                <w:tcW w:w="1771" w:type="dxa"/>
              </w:tcPr>
            </w:tcPrChange>
          </w:tcPr>
          <w:p w14:paraId="1C0C73C7" w14:textId="1913DC19" w:rsidR="003E0B2C" w:rsidRPr="00E72880" w:rsidRDefault="003E0B2C" w:rsidP="00672D76">
            <w:pPr>
              <w:spacing w:line="276" w:lineRule="auto"/>
              <w:rPr>
                <w:rFonts w:cs="Arial"/>
                <w:sz w:val="18"/>
              </w:rPr>
            </w:pPr>
            <w:r w:rsidRPr="00E72880">
              <w:rPr>
                <w:rFonts w:cs="Arial"/>
                <w:sz w:val="18"/>
              </w:rPr>
              <w:t>Unselected Source</w:t>
            </w:r>
          </w:p>
        </w:tc>
        <w:tc>
          <w:tcPr>
            <w:tcW w:w="7470" w:type="dxa"/>
            <w:tcPrChange w:id="1124" w:author="Microsoft Office User" w:date="2019-07-09T13:19:00Z">
              <w:tcPr>
                <w:tcW w:w="6030" w:type="dxa"/>
              </w:tcPr>
            </w:tcPrChange>
          </w:tcPr>
          <w:p w14:paraId="24C24AD3" w14:textId="24658D56"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graphed.</w:t>
            </w:r>
          </w:p>
        </w:tc>
      </w:tr>
      <w:tr w:rsidR="00243872" w:rsidRPr="00E72880" w14:paraId="0C599718" w14:textId="77777777" w:rsidTr="00D06B33">
        <w:trPr>
          <w:jc w:val="center"/>
          <w:trPrChange w:id="1125" w:author="Microsoft Office User" w:date="2019-07-09T13:19:00Z">
            <w:trPr>
              <w:jc w:val="center"/>
            </w:trPr>
          </w:trPrChange>
        </w:trPr>
        <w:tc>
          <w:tcPr>
            <w:tcW w:w="626" w:type="dxa"/>
            <w:tcPrChange w:id="1126" w:author="Microsoft Office User" w:date="2019-07-09T13:19:00Z">
              <w:tcPr>
                <w:tcW w:w="587" w:type="dxa"/>
              </w:tcPr>
            </w:tcPrChange>
          </w:tcPr>
          <w:p w14:paraId="5DF1BFB0" w14:textId="4D045CD4" w:rsidR="003E0B2C" w:rsidRPr="00E72880" w:rsidRDefault="00D15C73" w:rsidP="00D15C73">
            <w:pPr>
              <w:spacing w:before="0" w:after="0" w:line="240" w:lineRule="auto"/>
              <w:jc w:val="left"/>
              <w:rPr>
                <w:rFonts w:cs="Arial"/>
                <w:lang w:val="en-US"/>
              </w:rPr>
            </w:pPr>
            <w:r w:rsidRPr="00E72880">
              <w:rPr>
                <w:rFonts w:cs="Arial"/>
                <w:noProof/>
                <w:lang w:val="en-US"/>
              </w:rPr>
              <w:drawing>
                <wp:inline distT="0" distB="0" distL="0" distR="0" wp14:anchorId="567A5574" wp14:editId="0F3A6FC9">
                  <wp:extent cx="260350" cy="241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941" cy="244160"/>
                          </a:xfrm>
                          <a:prstGeom prst="rect">
                            <a:avLst/>
                          </a:prstGeom>
                        </pic:spPr>
                      </pic:pic>
                    </a:graphicData>
                  </a:graphic>
                </wp:inline>
              </w:drawing>
            </w:r>
          </w:p>
        </w:tc>
        <w:tc>
          <w:tcPr>
            <w:tcW w:w="1709" w:type="dxa"/>
            <w:tcPrChange w:id="1127" w:author="Microsoft Office User" w:date="2019-07-09T13:19:00Z">
              <w:tcPr>
                <w:tcW w:w="1771" w:type="dxa"/>
              </w:tcPr>
            </w:tcPrChange>
          </w:tcPr>
          <w:p w14:paraId="1E53A03A" w14:textId="0370CA77" w:rsidR="003E0B2C" w:rsidRPr="00E72880" w:rsidRDefault="003E0B2C" w:rsidP="00672D76">
            <w:pPr>
              <w:spacing w:line="276" w:lineRule="auto"/>
              <w:rPr>
                <w:rFonts w:cs="Arial"/>
                <w:sz w:val="18"/>
              </w:rPr>
            </w:pPr>
            <w:r w:rsidRPr="00E72880">
              <w:rPr>
                <w:rFonts w:cs="Arial"/>
                <w:sz w:val="18"/>
              </w:rPr>
              <w:t>Selected Source</w:t>
            </w:r>
          </w:p>
        </w:tc>
        <w:tc>
          <w:tcPr>
            <w:tcW w:w="7470" w:type="dxa"/>
            <w:tcPrChange w:id="1128" w:author="Microsoft Office User" w:date="2019-07-09T13:19:00Z">
              <w:tcPr>
                <w:tcW w:w="6030" w:type="dxa"/>
              </w:tcPr>
            </w:tcPrChange>
          </w:tcPr>
          <w:p w14:paraId="09368A05" w14:textId="127CEDFA"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removed from the source explorer.</w:t>
            </w:r>
          </w:p>
        </w:tc>
      </w:tr>
      <w:tr w:rsidR="00243872" w:rsidRPr="00E72880" w14:paraId="367C8EC9" w14:textId="77777777" w:rsidTr="00D06B33">
        <w:trPr>
          <w:jc w:val="center"/>
          <w:trPrChange w:id="1129" w:author="Microsoft Office User" w:date="2019-07-09T13:19:00Z">
            <w:trPr>
              <w:jc w:val="center"/>
            </w:trPr>
          </w:trPrChange>
        </w:trPr>
        <w:tc>
          <w:tcPr>
            <w:tcW w:w="626" w:type="dxa"/>
            <w:tcPrChange w:id="1130" w:author="Microsoft Office User" w:date="2019-07-09T13:19:00Z">
              <w:tcPr>
                <w:tcW w:w="587" w:type="dxa"/>
              </w:tcPr>
            </w:tcPrChange>
          </w:tcPr>
          <w:p w14:paraId="64062CD0" w14:textId="0A460CEE"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3C6AB956" wp14:editId="1C32A48E">
                  <wp:extent cx="128016" cy="9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016" cy="98298"/>
                          </a:xfrm>
                          <a:prstGeom prst="rect">
                            <a:avLst/>
                          </a:prstGeom>
                        </pic:spPr>
                      </pic:pic>
                    </a:graphicData>
                  </a:graphic>
                </wp:inline>
              </w:drawing>
            </w:r>
          </w:p>
        </w:tc>
        <w:tc>
          <w:tcPr>
            <w:tcW w:w="1709" w:type="dxa"/>
            <w:tcPrChange w:id="1131" w:author="Microsoft Office User" w:date="2019-07-09T13:19:00Z">
              <w:tcPr>
                <w:tcW w:w="1771" w:type="dxa"/>
              </w:tcPr>
            </w:tcPrChange>
          </w:tcPr>
          <w:p w14:paraId="5BF21123" w14:textId="38B2A5CE" w:rsidR="003E0B2C" w:rsidRPr="00E72880" w:rsidRDefault="003E0B2C" w:rsidP="00672D76">
            <w:pPr>
              <w:spacing w:line="276" w:lineRule="auto"/>
              <w:rPr>
                <w:rFonts w:cs="Arial"/>
                <w:sz w:val="18"/>
              </w:rPr>
            </w:pPr>
            <w:r w:rsidRPr="00E72880">
              <w:rPr>
                <w:rFonts w:cs="Arial"/>
                <w:sz w:val="18"/>
              </w:rPr>
              <w:t>Filter</w:t>
            </w:r>
          </w:p>
        </w:tc>
        <w:tc>
          <w:tcPr>
            <w:tcW w:w="7470" w:type="dxa"/>
            <w:tcPrChange w:id="1132" w:author="Microsoft Office User" w:date="2019-07-09T13:19:00Z">
              <w:tcPr>
                <w:tcW w:w="6030" w:type="dxa"/>
              </w:tcPr>
            </w:tcPrChange>
          </w:tcPr>
          <w:p w14:paraId="708842EE" w14:textId="797FB49D" w:rsidR="003E0B2C" w:rsidRPr="00E72880" w:rsidRDefault="003E0B2C" w:rsidP="00672D76">
            <w:pPr>
              <w:spacing w:line="276" w:lineRule="auto"/>
              <w:rPr>
                <w:rFonts w:cs="Arial"/>
                <w:sz w:val="18"/>
              </w:rPr>
            </w:pPr>
            <w:r w:rsidRPr="00E72880">
              <w:rPr>
                <w:rFonts w:cs="Arial"/>
                <w:sz w:val="18"/>
              </w:rPr>
              <w:t>Represents a Sequence Tracker's Metadata Filter. When Sequence Events are selected and the user opens the Details Panel, the data point will have a Metadata Section with the selected filters.</w:t>
            </w:r>
          </w:p>
        </w:tc>
      </w:tr>
      <w:tr w:rsidR="00243872" w:rsidRPr="00E72880" w14:paraId="106DCBF2" w14:textId="77777777" w:rsidTr="00D06B33">
        <w:trPr>
          <w:jc w:val="center"/>
          <w:trPrChange w:id="1133" w:author="Microsoft Office User" w:date="2019-07-09T13:19:00Z">
            <w:trPr>
              <w:jc w:val="center"/>
            </w:trPr>
          </w:trPrChange>
        </w:trPr>
        <w:tc>
          <w:tcPr>
            <w:tcW w:w="626" w:type="dxa"/>
            <w:tcPrChange w:id="1134" w:author="Microsoft Office User" w:date="2019-07-09T13:19:00Z">
              <w:tcPr>
                <w:tcW w:w="587" w:type="dxa"/>
              </w:tcPr>
            </w:tcPrChange>
          </w:tcPr>
          <w:p w14:paraId="637E8544" w14:textId="07580387" w:rsidR="00950AB3" w:rsidRPr="00E72880" w:rsidRDefault="00950AB3" w:rsidP="00672D76">
            <w:pPr>
              <w:spacing w:line="276" w:lineRule="auto"/>
              <w:jc w:val="center"/>
              <w:rPr>
                <w:rFonts w:cs="Arial"/>
                <w:sz w:val="18"/>
              </w:rPr>
            </w:pPr>
            <w:r w:rsidRPr="00E72880">
              <w:rPr>
                <w:rFonts w:cs="Arial"/>
                <w:noProof/>
                <w:sz w:val="18"/>
              </w:rPr>
              <w:drawing>
                <wp:inline distT="0" distB="0" distL="0" distR="0" wp14:anchorId="568BF3E9" wp14:editId="79F4E0C0">
                  <wp:extent cx="128016" cy="1320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016" cy="132016"/>
                          </a:xfrm>
                          <a:prstGeom prst="rect">
                            <a:avLst/>
                          </a:prstGeom>
                        </pic:spPr>
                      </pic:pic>
                    </a:graphicData>
                  </a:graphic>
                </wp:inline>
              </w:drawing>
            </w:r>
          </w:p>
          <w:p w14:paraId="603EE11B" w14:textId="5AFE3284" w:rsidR="003E0B2C" w:rsidRPr="00E72880" w:rsidRDefault="003E0B2C" w:rsidP="00672D76">
            <w:pPr>
              <w:spacing w:line="276" w:lineRule="auto"/>
              <w:jc w:val="center"/>
              <w:rPr>
                <w:rFonts w:cs="Arial"/>
                <w:sz w:val="18"/>
              </w:rPr>
            </w:pPr>
          </w:p>
        </w:tc>
        <w:tc>
          <w:tcPr>
            <w:tcW w:w="1709" w:type="dxa"/>
            <w:tcPrChange w:id="1135" w:author="Microsoft Office User" w:date="2019-07-09T13:19:00Z">
              <w:tcPr>
                <w:tcW w:w="1771" w:type="dxa"/>
              </w:tcPr>
            </w:tcPrChange>
          </w:tcPr>
          <w:p w14:paraId="07CB7027" w14:textId="1BCCF6B4" w:rsidR="003E0B2C" w:rsidRPr="00E72880" w:rsidRDefault="003E0B2C" w:rsidP="00672D76">
            <w:pPr>
              <w:spacing w:line="276" w:lineRule="auto"/>
              <w:rPr>
                <w:rFonts w:cs="Arial"/>
                <w:sz w:val="18"/>
              </w:rPr>
            </w:pPr>
            <w:r w:rsidRPr="00E72880">
              <w:rPr>
                <w:rFonts w:cs="Arial"/>
                <w:sz w:val="18"/>
              </w:rPr>
              <w:t>Filter for Parent Graph</w:t>
            </w:r>
            <w:r w:rsidRPr="00E72880">
              <w:rPr>
                <w:rFonts w:cs="Arial"/>
                <w:sz w:val="18"/>
              </w:rPr>
              <w:tab/>
            </w:r>
          </w:p>
        </w:tc>
        <w:tc>
          <w:tcPr>
            <w:tcW w:w="7470" w:type="dxa"/>
            <w:tcPrChange w:id="1136" w:author="Microsoft Office User" w:date="2019-07-09T13:19:00Z">
              <w:tcPr>
                <w:tcW w:w="6030" w:type="dxa"/>
              </w:tcPr>
            </w:tcPrChange>
          </w:tcPr>
          <w:p w14:paraId="229A319B" w14:textId="0CD8F019" w:rsidR="003E0B2C" w:rsidRPr="00E72880" w:rsidRDefault="003E0B2C" w:rsidP="00672D76">
            <w:pPr>
              <w:spacing w:line="276" w:lineRule="auto"/>
              <w:rPr>
                <w:rFonts w:cs="Arial"/>
                <w:sz w:val="18"/>
              </w:rPr>
            </w:pPr>
            <w:r w:rsidRPr="00E72880">
              <w:rPr>
                <w:rFonts w:cs="Arial"/>
                <w:sz w:val="18"/>
              </w:rPr>
              <w:t>Represent Sequence Tracker sources. When the user adds them, they will all be drawn in the same Band.</w:t>
            </w:r>
          </w:p>
        </w:tc>
      </w:tr>
    </w:tbl>
    <w:p w14:paraId="5B0D57F9" w14:textId="19C61A20" w:rsidR="00326692" w:rsidRPr="00E72880" w:rsidRDefault="00D10389" w:rsidP="00E3785F">
      <w:pPr>
        <w:pStyle w:val="BodyText"/>
        <w:spacing w:line="276" w:lineRule="auto"/>
        <w:jc w:val="center"/>
        <w:rPr>
          <w:rFonts w:cs="Arial"/>
          <w:sz w:val="16"/>
        </w:rPr>
      </w:pPr>
      <w:bookmarkStart w:id="1137" w:name="_Toc10286150"/>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9E66C7">
        <w:rPr>
          <w:rFonts w:cs="Arial"/>
          <w:b/>
          <w:noProof/>
          <w:sz w:val="16"/>
        </w:rPr>
        <w:t>4</w:t>
      </w:r>
      <w:r w:rsidRPr="00E72880">
        <w:rPr>
          <w:rFonts w:cs="Arial"/>
          <w:b/>
          <w:sz w:val="16"/>
        </w:rPr>
        <w:fldChar w:fldCharType="end"/>
      </w:r>
      <w:r w:rsidRPr="00E72880">
        <w:rPr>
          <w:rFonts w:cs="Arial"/>
          <w:sz w:val="16"/>
        </w:rPr>
        <w:t>. Source Explorer</w:t>
      </w:r>
      <w:r w:rsidR="00AE480E" w:rsidRPr="00E72880">
        <w:rPr>
          <w:rFonts w:cs="Arial"/>
          <w:sz w:val="16"/>
        </w:rPr>
        <w:t xml:space="preserve"> Iconography</w:t>
      </w:r>
      <w:r w:rsidRPr="00E72880">
        <w:rPr>
          <w:rFonts w:cs="Arial"/>
          <w:sz w:val="16"/>
        </w:rPr>
        <w:t>.</w:t>
      </w:r>
      <w:bookmarkEnd w:id="1137"/>
    </w:p>
    <w:p w14:paraId="319A8369" w14:textId="77777777" w:rsidR="00E3785F" w:rsidRPr="00E72880" w:rsidRDefault="00E3785F" w:rsidP="00E3785F">
      <w:pPr>
        <w:pStyle w:val="BodyText"/>
        <w:spacing w:line="276" w:lineRule="auto"/>
        <w:jc w:val="center"/>
        <w:rPr>
          <w:rFonts w:cs="Arial"/>
          <w:sz w:val="16"/>
        </w:rPr>
      </w:pPr>
    </w:p>
    <w:p w14:paraId="32B89FD8" w14:textId="17EB1245" w:rsidR="00692727" w:rsidRPr="00E72880" w:rsidRDefault="00243872" w:rsidP="00771579">
      <w:pPr>
        <w:pStyle w:val="Heading6"/>
        <w:rPr>
          <w:rFonts w:cs="Arial"/>
        </w:rPr>
      </w:pPr>
      <w:bookmarkStart w:id="1138" w:name="_Toc13570698"/>
      <w:r w:rsidRPr="00E72880">
        <w:rPr>
          <w:rFonts w:cs="Arial"/>
        </w:rPr>
        <w:t>Expand/Collapse Nodes</w:t>
      </w:r>
      <w:bookmarkEnd w:id="1138"/>
      <w:del w:id="1139" w:author="Microsoft Office User" w:date="2019-06-01T09:28:00Z">
        <w:r w:rsidRPr="00E72880" w:rsidDel="001578F7">
          <w:rPr>
            <w:rFonts w:cs="Arial"/>
          </w:rPr>
          <w:delText xml:space="preserve"> </w:delText>
        </w:r>
      </w:del>
    </w:p>
    <w:p w14:paraId="4D3BD66B" w14:textId="30289358" w:rsidR="00AD66F8" w:rsidRPr="00E72880" w:rsidDel="001578F7" w:rsidRDefault="0011503E" w:rsidP="00AD66F8">
      <w:pPr>
        <w:jc w:val="center"/>
        <w:rPr>
          <w:moveFrom w:id="1140" w:author="Microsoft Office User" w:date="2019-06-01T09:28:00Z"/>
          <w:rFonts w:cs="Arial"/>
        </w:rPr>
      </w:pPr>
      <w:bookmarkStart w:id="1141" w:name="_Toc13570699"/>
      <w:r w:rsidRPr="00E72880">
        <w:rPr>
          <w:rFonts w:cs="Arial"/>
        </w:rPr>
        <w:t>How To:</w:t>
      </w:r>
      <w:bookmarkEnd w:id="1141"/>
      <w:r w:rsidRPr="00E72880">
        <w:rPr>
          <w:rFonts w:cs="Arial"/>
        </w:rPr>
        <w:t xml:space="preserve"> </w:t>
      </w:r>
      <w:moveFromRangeStart w:id="1142" w:author="Microsoft Office User" w:date="2019-06-01T09:28:00Z" w:name="move10273736"/>
      <w:moveFrom w:id="1143" w:author="Microsoft Office User" w:date="2019-06-01T09:28:00Z">
        <w:r w:rsidR="00AD66F8" w:rsidRPr="00E72880" w:rsidDel="001578F7">
          <w:rPr>
            <w:rFonts w:cs="Arial"/>
            <w:noProof/>
          </w:rPr>
          <w:drawing>
            <wp:inline distT="0" distB="0" distL="0" distR="0" wp14:anchorId="3AA3C6D9" wp14:editId="41234118">
              <wp:extent cx="1999488" cy="1229173"/>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9826" cy="1235528"/>
                      </a:xfrm>
                      <a:prstGeom prst="rect">
                        <a:avLst/>
                      </a:prstGeom>
                    </pic:spPr>
                  </pic:pic>
                </a:graphicData>
              </a:graphic>
            </wp:inline>
          </w:drawing>
        </w:r>
        <w:bookmarkStart w:id="1144" w:name="_Toc10285869"/>
        <w:bookmarkStart w:id="1145" w:name="_Toc10285966"/>
        <w:bookmarkEnd w:id="1144"/>
        <w:bookmarkEnd w:id="1145"/>
      </w:moveFrom>
    </w:p>
    <w:p w14:paraId="508CE297" w14:textId="5A6266E6" w:rsidR="00243872" w:rsidRPr="00E72880" w:rsidDel="001578F7" w:rsidRDefault="00AD66F8" w:rsidP="00AD66F8">
      <w:pPr>
        <w:pStyle w:val="Caption"/>
        <w:spacing w:line="276" w:lineRule="auto"/>
        <w:ind w:left="720" w:right="720"/>
        <w:jc w:val="center"/>
        <w:rPr>
          <w:moveFrom w:id="1146" w:author="Microsoft Office User" w:date="2019-06-01T09:28:00Z"/>
          <w:rFonts w:cs="Arial"/>
          <w:i/>
        </w:rPr>
      </w:pPr>
      <w:moveFrom w:id="1147" w:author="Microsoft Office User" w:date="2019-06-01T09:28:00Z">
        <w:r w:rsidRPr="00E72880" w:rsidDel="001578F7">
          <w:rPr>
            <w:rFonts w:cs="Arial"/>
            <w:b/>
            <w:i/>
          </w:rPr>
          <w:t xml:space="preserve">Figure </w:t>
        </w:r>
        <w:r w:rsidR="00A808C3" w:rsidRPr="00E72880" w:rsidDel="001578F7">
          <w:rPr>
            <w:rFonts w:cs="Arial"/>
            <w:b/>
            <w:i/>
          </w:rPr>
          <w:t>3</w:t>
        </w:r>
        <w:r w:rsidRPr="00E72880" w:rsidDel="001578F7">
          <w:rPr>
            <w:rFonts w:cs="Arial"/>
            <w:i/>
          </w:rPr>
          <w:t>. Expand sources in the Source Explorer. Left side: Click the ‘&gt;’ icon to see the children of the source of your preference. Right side: Once the source is expanded, all its children will be displayed.</w:t>
        </w:r>
        <w:r w:rsidR="00243872" w:rsidRPr="00E72880" w:rsidDel="001578F7">
          <w:rPr>
            <w:rFonts w:cs="Arial"/>
            <w:lang w:val="en-US"/>
          </w:rPr>
          <w:fldChar w:fldCharType="begin"/>
        </w:r>
        <w:r w:rsidR="00243872" w:rsidRPr="00E72880" w:rsidDel="001578F7">
          <w:rPr>
            <w:rFonts w:cs="Arial"/>
            <w:lang w:val="en-US"/>
          </w:rPr>
          <w:instrText xml:space="preserve"> INCLUDEPICTURE "https://github.jpl.nasa.gov/MPS/raven2/blob/develop/docs/users_guide/images/expand_source_explorer_node.png?raw=true" \* MERGEFORMATINET </w:instrText>
        </w:r>
        <w:r w:rsidR="00243872" w:rsidRPr="00E72880" w:rsidDel="001578F7">
          <w:rPr>
            <w:rFonts w:cs="Arial"/>
            <w:lang w:val="en-US"/>
          </w:rPr>
          <w:fldChar w:fldCharType="end"/>
        </w:r>
        <w:bookmarkStart w:id="1148" w:name="_Toc10285870"/>
        <w:bookmarkStart w:id="1149" w:name="_Toc10285967"/>
        <w:bookmarkStart w:id="1150" w:name="_Toc10286066"/>
        <w:bookmarkStart w:id="1151" w:name="_Toc13570700"/>
        <w:bookmarkEnd w:id="1148"/>
        <w:bookmarkEnd w:id="1149"/>
        <w:bookmarkEnd w:id="1150"/>
        <w:bookmarkEnd w:id="1151"/>
      </w:moveFrom>
    </w:p>
    <w:p w14:paraId="00889A9E" w14:textId="1EC34F55" w:rsidR="00243872" w:rsidRPr="00E72880" w:rsidRDefault="00243872" w:rsidP="00771579">
      <w:pPr>
        <w:pStyle w:val="Heading7"/>
        <w:rPr>
          <w:rFonts w:cs="Arial"/>
        </w:rPr>
      </w:pPr>
      <w:bookmarkStart w:id="1152" w:name="_Toc13570701"/>
      <w:moveFromRangeEnd w:id="1142"/>
      <w:r w:rsidRPr="00E72880">
        <w:rPr>
          <w:rFonts w:cs="Arial"/>
        </w:rPr>
        <w:t>To expand a node:</w:t>
      </w:r>
      <w:bookmarkEnd w:id="1152"/>
    </w:p>
    <w:p w14:paraId="13A052F4" w14:textId="070FF313" w:rsidR="00243872" w:rsidRPr="00E72880" w:rsidRDefault="00243872" w:rsidP="0007068D">
      <w:pPr>
        <w:pStyle w:val="ListParagraph"/>
        <w:numPr>
          <w:ilvl w:val="0"/>
          <w:numId w:val="13"/>
        </w:numPr>
        <w:spacing w:line="276" w:lineRule="auto"/>
        <w:rPr>
          <w:rFonts w:cs="Arial"/>
          <w:sz w:val="24"/>
          <w:szCs w:val="24"/>
        </w:rPr>
      </w:pPr>
      <w:r w:rsidRPr="00E72880">
        <w:rPr>
          <w:rFonts w:cs="Arial"/>
        </w:rPr>
        <w:t>Look for a collapsed Database, Folder or File source in the Source Explorer.</w:t>
      </w:r>
    </w:p>
    <w:p w14:paraId="41CF519E" w14:textId="397C8703" w:rsidR="00F96C88" w:rsidRPr="00E72880" w:rsidRDefault="00243872" w:rsidP="00672D76">
      <w:pPr>
        <w:pStyle w:val="ListParagraph"/>
        <w:numPr>
          <w:ilvl w:val="0"/>
          <w:numId w:val="13"/>
        </w:numPr>
        <w:spacing w:line="276" w:lineRule="auto"/>
        <w:rPr>
          <w:rFonts w:cs="Arial"/>
        </w:rPr>
      </w:pPr>
      <w:r w:rsidRPr="00E72880">
        <w:rPr>
          <w:rFonts w:cs="Arial"/>
        </w:rPr>
        <w:t>Click the source's name</w:t>
      </w:r>
      <w:r w:rsidR="00D15C73" w:rsidRPr="00E72880">
        <w:rPr>
          <w:rFonts w:cs="Arial"/>
        </w:rPr>
        <w:t xml:space="preserve"> or the checkbox</w:t>
      </w:r>
      <w:r w:rsidRPr="00E72880">
        <w:rPr>
          <w:rFonts w:cs="Arial"/>
        </w:rPr>
        <w:t>. As a result, the child sources of the selected one will be expanded</w:t>
      </w:r>
      <w:ins w:id="1153" w:author="Microsoft Office User" w:date="2019-06-01T09:29:00Z">
        <w:r w:rsidR="001578F7" w:rsidRPr="00E72880">
          <w:rPr>
            <w:rFonts w:cs="Arial"/>
          </w:rPr>
          <w:t xml:space="preserve">, as shown at </w:t>
        </w:r>
        <w:r w:rsidR="001578F7" w:rsidRPr="00E72880">
          <w:rPr>
            <w:rFonts w:cs="Arial"/>
            <w:b/>
            <w:rPrChange w:id="1154" w:author="Microsoft Office User" w:date="2019-06-01T09:29:00Z">
              <w:rPr>
                <w:rFonts w:cs="Arial"/>
              </w:rPr>
            </w:rPrChange>
          </w:rPr>
          <w:t>Figure 4</w:t>
        </w:r>
        <w:r w:rsidR="001578F7" w:rsidRPr="00E72880">
          <w:rPr>
            <w:rFonts w:cs="Arial"/>
          </w:rPr>
          <w:t>.</w:t>
        </w:r>
      </w:ins>
      <w:del w:id="1155" w:author="Microsoft Office User" w:date="2019-06-01T09:29:00Z">
        <w:r w:rsidRPr="00E72880" w:rsidDel="001578F7">
          <w:rPr>
            <w:rFonts w:cs="Arial"/>
          </w:rPr>
          <w:delText>.</w:delText>
        </w:r>
      </w:del>
    </w:p>
    <w:p w14:paraId="4CB36653" w14:textId="1FA96C3D" w:rsidR="00243872" w:rsidRPr="00E72880" w:rsidRDefault="0011503E" w:rsidP="00771579">
      <w:pPr>
        <w:pStyle w:val="Heading7"/>
        <w:rPr>
          <w:rFonts w:cs="Arial"/>
        </w:rPr>
      </w:pPr>
      <w:bookmarkStart w:id="1156" w:name="_Toc13570702"/>
      <w:r w:rsidRPr="00E72880">
        <w:rPr>
          <w:rFonts w:cs="Arial"/>
        </w:rPr>
        <w:t xml:space="preserve">How To: </w:t>
      </w:r>
      <w:r w:rsidR="00243872" w:rsidRPr="00E72880">
        <w:rPr>
          <w:rFonts w:cs="Arial"/>
        </w:rPr>
        <w:t>To collapse a node:</w:t>
      </w:r>
      <w:bookmarkEnd w:id="1156"/>
    </w:p>
    <w:p w14:paraId="13FD85D9" w14:textId="19D6D462" w:rsidR="00CE7210" w:rsidRPr="00E72880" w:rsidRDefault="00CE7210" w:rsidP="0007068D">
      <w:pPr>
        <w:numPr>
          <w:ilvl w:val="0"/>
          <w:numId w:val="9"/>
        </w:numPr>
        <w:spacing w:before="0" w:after="0" w:afterAutospacing="1" w:line="276" w:lineRule="auto"/>
        <w:rPr>
          <w:rFonts w:cs="Arial"/>
          <w:color w:val="24292E"/>
        </w:rPr>
      </w:pPr>
      <w:r w:rsidRPr="00E72880">
        <w:rPr>
          <w:rFonts w:cs="Arial"/>
        </w:rPr>
        <w:t>Look for an expanded Database, Folder or File icon in the Source Explorer.</w:t>
      </w:r>
    </w:p>
    <w:p w14:paraId="3C56D912" w14:textId="13C8BEB1" w:rsidR="00AE480E" w:rsidRPr="00E72880" w:rsidRDefault="00CE7210" w:rsidP="0007068D">
      <w:pPr>
        <w:numPr>
          <w:ilvl w:val="0"/>
          <w:numId w:val="9"/>
        </w:numPr>
        <w:spacing w:before="0" w:after="0" w:afterAutospacing="1" w:line="276" w:lineRule="auto"/>
        <w:rPr>
          <w:ins w:id="1157" w:author="Microsoft Office User" w:date="2019-06-01T09:28:00Z"/>
          <w:rFonts w:cs="Arial"/>
          <w:color w:val="24292E"/>
        </w:rPr>
      </w:pPr>
      <w:r w:rsidRPr="00E72880">
        <w:rPr>
          <w:rFonts w:cs="Arial"/>
          <w:color w:val="24292E"/>
        </w:rPr>
        <w:t xml:space="preserve">Click the </w:t>
      </w:r>
      <w:r w:rsidR="009B5595" w:rsidRPr="00E72880">
        <w:rPr>
          <w:rFonts w:cs="Arial"/>
          <w:color w:val="24292E"/>
        </w:rPr>
        <w:t>source’s name</w:t>
      </w:r>
      <w:r w:rsidRPr="00E72880">
        <w:rPr>
          <w:rFonts w:cs="Arial"/>
          <w:color w:val="24292E"/>
        </w:rPr>
        <w:t>. As a result, the child sources will be collapsed.</w:t>
      </w:r>
    </w:p>
    <w:p w14:paraId="112AD0AC" w14:textId="77777777" w:rsidR="001578F7" w:rsidRPr="00E72880" w:rsidRDefault="001578F7">
      <w:pPr>
        <w:pStyle w:val="ListParagraph"/>
        <w:jc w:val="center"/>
        <w:rPr>
          <w:moveTo w:id="1158" w:author="Microsoft Office User" w:date="2019-06-01T09:28:00Z"/>
          <w:rFonts w:cs="Arial"/>
        </w:rPr>
        <w:pPrChange w:id="1159" w:author="Microsoft Office User" w:date="2019-06-01T09:28:00Z">
          <w:pPr>
            <w:pStyle w:val="ListParagraph"/>
            <w:numPr>
              <w:numId w:val="9"/>
            </w:numPr>
            <w:tabs>
              <w:tab w:val="num" w:pos="720"/>
            </w:tabs>
            <w:ind w:hanging="360"/>
            <w:jc w:val="center"/>
          </w:pPr>
        </w:pPrChange>
      </w:pPr>
      <w:moveToRangeStart w:id="1160" w:author="Microsoft Office User" w:date="2019-06-01T09:28:00Z" w:name="move10273736"/>
      <w:moveTo w:id="1161" w:author="Microsoft Office User" w:date="2019-06-01T09:28:00Z">
        <w:r w:rsidRPr="00E72880">
          <w:rPr>
            <w:rFonts w:cs="Arial"/>
            <w:noProof/>
          </w:rPr>
          <w:drawing>
            <wp:inline distT="0" distB="0" distL="0" distR="0" wp14:anchorId="75ADA442" wp14:editId="54E6E887">
              <wp:extent cx="2863121" cy="176008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3348" cy="1772521"/>
                      </a:xfrm>
                      <a:prstGeom prst="rect">
                        <a:avLst/>
                      </a:prstGeom>
                    </pic:spPr>
                  </pic:pic>
                </a:graphicData>
              </a:graphic>
            </wp:inline>
          </w:drawing>
        </w:r>
      </w:moveTo>
    </w:p>
    <w:p w14:paraId="17483A4F" w14:textId="5187209A" w:rsidR="001578F7" w:rsidRPr="00E72880" w:rsidRDefault="001578F7">
      <w:pPr>
        <w:pStyle w:val="Caption"/>
        <w:spacing w:line="276" w:lineRule="auto"/>
        <w:ind w:left="720" w:right="720"/>
        <w:jc w:val="center"/>
        <w:rPr>
          <w:rFonts w:cs="Arial"/>
          <w:i/>
        </w:rPr>
        <w:pPrChange w:id="1162" w:author="Microsoft Office User" w:date="2019-06-01T09:28:00Z">
          <w:pPr>
            <w:numPr>
              <w:numId w:val="9"/>
            </w:numPr>
            <w:tabs>
              <w:tab w:val="num" w:pos="720"/>
            </w:tabs>
            <w:spacing w:before="0" w:after="0" w:afterAutospacing="1" w:line="276" w:lineRule="auto"/>
            <w:ind w:left="720" w:hanging="360"/>
          </w:pPr>
        </w:pPrChange>
      </w:pPr>
      <w:moveTo w:id="1163" w:author="Microsoft Office User" w:date="2019-06-01T09:28:00Z">
        <w:r w:rsidRPr="00E72880">
          <w:rPr>
            <w:rFonts w:cs="Arial"/>
            <w:b/>
            <w:i/>
          </w:rPr>
          <w:t xml:space="preserve">Figure </w:t>
        </w:r>
      </w:moveTo>
      <w:ins w:id="1164" w:author="Microsoft Office User" w:date="2019-06-01T09:29:00Z">
        <w:r w:rsidRPr="00E72880">
          <w:rPr>
            <w:rFonts w:cs="Arial"/>
            <w:b/>
            <w:i/>
          </w:rPr>
          <w:t>4</w:t>
        </w:r>
      </w:ins>
      <w:moveTo w:id="1165" w:author="Microsoft Office User" w:date="2019-06-01T09:28:00Z">
        <w:del w:id="1166" w:author="Microsoft Office User" w:date="2019-06-01T09:29:00Z">
          <w:r w:rsidRPr="00E72880" w:rsidDel="001578F7">
            <w:rPr>
              <w:rFonts w:cs="Arial"/>
              <w:b/>
              <w:i/>
            </w:rPr>
            <w:delText>3</w:delText>
          </w:r>
        </w:del>
        <w:r w:rsidRPr="00E72880">
          <w:rPr>
            <w:rFonts w:cs="Arial"/>
            <w:i/>
          </w:rPr>
          <w:t>. Expand sources in the Source Explorer. Left side: Click the ‘&gt;’ icon to see the children of the source of your preference. Right side: Once the source is expanded, all its children will be displayed.</w:t>
        </w:r>
        <w:r w:rsidRPr="00E72880">
          <w:rPr>
            <w:rFonts w:cs="Arial"/>
            <w:lang w:val="en-US"/>
          </w:rPr>
          <w:fldChar w:fldCharType="begin"/>
        </w:r>
        <w:r w:rsidRPr="00E72880">
          <w:rPr>
            <w:rFonts w:cs="Arial"/>
            <w:lang w:val="en-US"/>
          </w:rPr>
          <w:instrText xml:space="preserve"> INCLUDEPICTURE "https://github.jpl.nasa.gov/MPS/raven2/blob/develop/docs/users_guide/images/expand_source_explorer_node.png?raw=true" \* MERGEFORMATINET </w:instrText>
        </w:r>
        <w:r w:rsidRPr="00E72880">
          <w:rPr>
            <w:rFonts w:cs="Arial"/>
            <w:lang w:val="en-US"/>
          </w:rPr>
          <w:fldChar w:fldCharType="end"/>
        </w:r>
      </w:moveTo>
      <w:moveToRangeEnd w:id="1160"/>
    </w:p>
    <w:p w14:paraId="7FA9C7A1" w14:textId="2B52C9F4" w:rsidR="009B5595" w:rsidRPr="00E72880" w:rsidRDefault="009B5595" w:rsidP="00771579">
      <w:pPr>
        <w:pStyle w:val="Heading6"/>
        <w:rPr>
          <w:rFonts w:cs="Arial"/>
        </w:rPr>
      </w:pPr>
      <w:bookmarkStart w:id="1167" w:name="_Toc13570703"/>
      <w:r w:rsidRPr="00E72880">
        <w:rPr>
          <w:rFonts w:cs="Arial"/>
        </w:rPr>
        <w:t>How to display Source Metadata</w:t>
      </w:r>
      <w:bookmarkEnd w:id="1167"/>
    </w:p>
    <w:p w14:paraId="4100704F" w14:textId="3E7912E9" w:rsidR="009B5595" w:rsidRPr="00E72880" w:rsidDel="001578F7" w:rsidRDefault="001578F7" w:rsidP="001578F7">
      <w:pPr>
        <w:spacing w:before="0" w:after="0" w:afterAutospacing="1" w:line="276" w:lineRule="auto"/>
        <w:rPr>
          <w:del w:id="1168" w:author="Microsoft Office User" w:date="2019-06-01T09:30:00Z"/>
          <w:rFonts w:cs="Arial"/>
          <w:color w:val="24292E"/>
        </w:rPr>
      </w:pPr>
      <w:ins w:id="1169" w:author="Microsoft Office User" w:date="2019-06-01T09:30:00Z">
        <w:r w:rsidRPr="00E72880">
          <w:rPr>
            <w:rFonts w:cs="Arial"/>
          </w:rPr>
          <w:t>Select a Database or Folder or File. The source will be highlighted and a snowman icon will appear.</w:t>
        </w:r>
      </w:ins>
      <w:del w:id="1170" w:author="Microsoft Office User" w:date="2019-06-01T09:30:00Z">
        <w:r w:rsidR="009B5595" w:rsidRPr="00E72880" w:rsidDel="001578F7">
          <w:rPr>
            <w:rFonts w:cs="Arial"/>
          </w:rPr>
          <w:delText xml:space="preserve">Hover/Select a source in the Source Explorer, the snowman icon will be displayed, click it. </w:delText>
        </w:r>
      </w:del>
    </w:p>
    <w:p w14:paraId="10D8240E" w14:textId="77777777" w:rsidR="001578F7" w:rsidRPr="00E72880" w:rsidRDefault="001578F7" w:rsidP="001578F7">
      <w:pPr>
        <w:numPr>
          <w:ilvl w:val="0"/>
          <w:numId w:val="42"/>
        </w:numPr>
        <w:spacing w:before="0" w:after="0" w:afterAutospacing="1" w:line="276" w:lineRule="auto"/>
        <w:rPr>
          <w:ins w:id="1171" w:author="Microsoft Office User" w:date="2019-06-01T09:30:00Z"/>
          <w:rFonts w:cs="Arial"/>
          <w:color w:val="24292E"/>
        </w:rPr>
      </w:pPr>
    </w:p>
    <w:p w14:paraId="4693FF77" w14:textId="581B584E" w:rsidR="001578F7" w:rsidRPr="00E72880" w:rsidRDefault="001578F7" w:rsidP="001578F7">
      <w:pPr>
        <w:numPr>
          <w:ilvl w:val="0"/>
          <w:numId w:val="42"/>
        </w:numPr>
        <w:spacing w:before="0" w:after="0" w:afterAutospacing="1" w:line="276" w:lineRule="auto"/>
        <w:rPr>
          <w:ins w:id="1172" w:author="Microsoft Office User" w:date="2019-06-01T09:34:00Z"/>
          <w:rFonts w:cs="Arial"/>
          <w:color w:val="24292E"/>
        </w:rPr>
      </w:pPr>
      <w:ins w:id="1173" w:author="Microsoft Office User" w:date="2019-06-01T09:34:00Z">
        <w:r w:rsidRPr="00E72880">
          <w:rPr>
            <w:rFonts w:cs="Arial"/>
            <w:color w:val="24292E"/>
          </w:rPr>
          <w:t>Click the snowman icon</w:t>
        </w:r>
      </w:ins>
    </w:p>
    <w:p w14:paraId="2D9CA0C9" w14:textId="2E9288B9" w:rsidR="009B5595" w:rsidRPr="00E72880" w:rsidDel="001578F7" w:rsidRDefault="009B5595" w:rsidP="001578F7">
      <w:pPr>
        <w:numPr>
          <w:ilvl w:val="0"/>
          <w:numId w:val="42"/>
        </w:numPr>
        <w:spacing w:before="0" w:after="0" w:afterAutospacing="1" w:line="276" w:lineRule="auto"/>
        <w:rPr>
          <w:del w:id="1174" w:author="Microsoft Office User" w:date="2019-06-01T09:30:00Z"/>
          <w:rFonts w:cs="Arial"/>
          <w:color w:val="24292E"/>
        </w:rPr>
      </w:pPr>
      <w:r w:rsidRPr="00E72880">
        <w:rPr>
          <w:rFonts w:cs="Arial"/>
          <w:color w:val="24292E"/>
        </w:rPr>
        <w:t>In the dropdown, select ‘Metadata’</w:t>
      </w:r>
    </w:p>
    <w:p w14:paraId="774D9081" w14:textId="0E62C9D8" w:rsidR="001578F7" w:rsidRPr="00E72880" w:rsidRDefault="001578F7">
      <w:pPr>
        <w:numPr>
          <w:ilvl w:val="0"/>
          <w:numId w:val="42"/>
        </w:numPr>
        <w:spacing w:before="0" w:after="0" w:afterAutospacing="1" w:line="276" w:lineRule="auto"/>
        <w:rPr>
          <w:ins w:id="1175" w:author="Microsoft Office User" w:date="2019-06-01T09:30:00Z"/>
          <w:rFonts w:cs="Arial"/>
          <w:color w:val="24292E"/>
        </w:rPr>
        <w:pPrChange w:id="1176" w:author="Microsoft Office User" w:date="2019-06-01T09:30:00Z">
          <w:pPr>
            <w:numPr>
              <w:numId w:val="38"/>
            </w:numPr>
            <w:tabs>
              <w:tab w:val="num" w:pos="720"/>
            </w:tabs>
            <w:spacing w:before="0" w:after="0" w:afterAutospacing="1" w:line="276" w:lineRule="auto"/>
            <w:ind w:left="720" w:hanging="360"/>
          </w:pPr>
        </w:pPrChange>
      </w:pPr>
      <w:ins w:id="1177" w:author="Microsoft Office User" w:date="2019-06-01T09:30:00Z">
        <w:r w:rsidRPr="00E72880">
          <w:rPr>
            <w:rFonts w:cs="Arial"/>
            <w:color w:val="24292E"/>
          </w:rPr>
          <w:t>.</w:t>
        </w:r>
      </w:ins>
    </w:p>
    <w:p w14:paraId="290EC12A" w14:textId="453D9CA7" w:rsidR="001E129A" w:rsidRPr="00E72880" w:rsidRDefault="009B5595">
      <w:pPr>
        <w:numPr>
          <w:ilvl w:val="0"/>
          <w:numId w:val="42"/>
        </w:numPr>
        <w:spacing w:before="0" w:after="0" w:afterAutospacing="1" w:line="276" w:lineRule="auto"/>
        <w:rPr>
          <w:rFonts w:cs="Arial"/>
          <w:color w:val="24292E"/>
        </w:rPr>
        <w:pPrChange w:id="1178" w:author="Microsoft Office User" w:date="2019-06-01T09:30:00Z">
          <w:pPr>
            <w:numPr>
              <w:numId w:val="38"/>
            </w:numPr>
            <w:tabs>
              <w:tab w:val="num" w:pos="720"/>
            </w:tabs>
            <w:spacing w:before="0" w:after="0" w:afterAutospacing="1" w:line="276" w:lineRule="auto"/>
            <w:ind w:left="720" w:hanging="360"/>
          </w:pPr>
        </w:pPrChange>
      </w:pPr>
      <w:r w:rsidRPr="00E72880">
        <w:rPr>
          <w:rFonts w:cs="Arial"/>
          <w:color w:val="24292E"/>
        </w:rPr>
        <w:t>A drawer will open in the Source Explorer, showing more detailed information about the source.</w:t>
      </w:r>
    </w:p>
    <w:p w14:paraId="3A861FFE" w14:textId="06915BE6" w:rsidR="009B5595" w:rsidRPr="00E72880" w:rsidRDefault="009B5595" w:rsidP="00771579">
      <w:pPr>
        <w:pStyle w:val="Heading6"/>
        <w:rPr>
          <w:rFonts w:cs="Arial"/>
        </w:rPr>
      </w:pPr>
      <w:bookmarkStart w:id="1179" w:name="_Toc13570704"/>
      <w:r w:rsidRPr="00E72880">
        <w:rPr>
          <w:rFonts w:cs="Arial"/>
        </w:rPr>
        <w:t>Add/Delete Folders</w:t>
      </w:r>
      <w:bookmarkEnd w:id="1179"/>
    </w:p>
    <w:p w14:paraId="5FE2D7A3" w14:textId="2D265918" w:rsidR="00C62427" w:rsidRPr="00E72880" w:rsidRDefault="001E129A" w:rsidP="009B5595">
      <w:pPr>
        <w:rPr>
          <w:rFonts w:cs="Arial"/>
          <w:shd w:val="clear" w:color="auto" w:fill="FFFFFF"/>
          <w:lang w:val="en-US"/>
        </w:rPr>
      </w:pPr>
      <w:r w:rsidRPr="00E72880">
        <w:rPr>
          <w:rFonts w:cs="Arial"/>
        </w:rPr>
        <w:t xml:space="preserve">A user can add or remove folders from the Source Explorer. These actions need to be performed from the Source Explorer itself or using our server API. </w:t>
      </w:r>
      <w:r w:rsidR="00C62427" w:rsidRPr="00E72880">
        <w:rPr>
          <w:rFonts w:cs="Arial"/>
          <w:b/>
        </w:rPr>
        <w:t xml:space="preserve">Note: </w:t>
      </w:r>
      <w:ins w:id="1180" w:author="Microsoft Office User" w:date="2019-06-01T09:32:00Z">
        <w:r w:rsidR="001578F7" w:rsidRPr="00E72880">
          <w:rPr>
            <w:rFonts w:cs="Arial"/>
            <w:shd w:val="clear" w:color="auto" w:fill="FFFFFF"/>
            <w:lang w:val="en-US"/>
          </w:rPr>
          <w:t xml:space="preserve">Creating custom sources using </w:t>
        </w:r>
        <w:r w:rsidR="001578F7" w:rsidRPr="00E72880">
          <w:rPr>
            <w:rFonts w:cs="Arial"/>
            <w:i/>
            <w:shd w:val="clear" w:color="auto" w:fill="FFFFFF"/>
            <w:lang w:val="en-US"/>
          </w:rPr>
          <w:t>mongodb</w:t>
        </w:r>
        <w:r w:rsidR="001578F7" w:rsidRPr="00E72880">
          <w:rPr>
            <w:rFonts w:cs="Arial"/>
            <w:shd w:val="clear" w:color="auto" w:fill="FFFFFF"/>
            <w:lang w:val="en-US"/>
          </w:rPr>
          <w:t xml:space="preserve"> will not provide all the functionality delivered by Raven</w:t>
        </w:r>
      </w:ins>
      <w:r w:rsidR="00ED3DC3">
        <w:rPr>
          <w:rFonts w:cs="Arial"/>
          <w:shd w:val="clear" w:color="auto" w:fill="FFFFFF"/>
          <w:lang w:val="en-US"/>
        </w:rPr>
        <w:t>.</w:t>
      </w:r>
    </w:p>
    <w:p w14:paraId="76C73211" w14:textId="39C6250A" w:rsidR="001E129A" w:rsidRPr="00E72880" w:rsidDel="001578F7" w:rsidRDefault="00ED3DC3">
      <w:pPr>
        <w:pStyle w:val="ListParagraph"/>
        <w:numPr>
          <w:ilvl w:val="0"/>
          <w:numId w:val="53"/>
        </w:numPr>
        <w:spacing w:before="0" w:after="0" w:afterAutospacing="1" w:line="276" w:lineRule="auto"/>
        <w:rPr>
          <w:moveFrom w:id="1181" w:author="Microsoft Office User" w:date="2019-06-01T09:36:00Z"/>
          <w:rFonts w:cs="Arial"/>
          <w:color w:val="24292E"/>
        </w:rPr>
        <w:pPrChange w:id="1182" w:author="Microsoft Office User" w:date="2019-06-01T09:30:00Z">
          <w:pPr>
            <w:numPr>
              <w:numId w:val="42"/>
            </w:numPr>
            <w:tabs>
              <w:tab w:val="num" w:pos="720"/>
            </w:tabs>
            <w:spacing w:before="0" w:after="0" w:afterAutospacing="1" w:line="276" w:lineRule="auto"/>
            <w:ind w:left="720" w:hanging="360"/>
          </w:pPr>
        </w:pPrChange>
      </w:pPr>
      <w:bookmarkStart w:id="1183" w:name="_Toc13570705"/>
      <w:r w:rsidRPr="00E72880">
        <w:rPr>
          <w:rFonts w:cs="Arial"/>
        </w:rPr>
        <w:t>How to</w:t>
      </w:r>
      <w:r>
        <w:rPr>
          <w:rFonts w:cs="Arial"/>
        </w:rPr>
        <w:t>:</w:t>
      </w:r>
      <w:bookmarkEnd w:id="1183"/>
      <w:r>
        <w:rPr>
          <w:rFonts w:cs="Arial"/>
        </w:rPr>
        <w:t xml:space="preserve"> </w:t>
      </w:r>
      <w:moveFromRangeStart w:id="1184" w:author="Microsoft Office User" w:date="2019-06-01T09:36:00Z" w:name="move10274220"/>
      <w:moveFrom w:id="1185" w:author="Microsoft Office User" w:date="2019-06-01T09:36:00Z">
        <w:r w:rsidR="001E129A" w:rsidRPr="00E72880" w:rsidDel="001578F7">
          <w:rPr>
            <w:rFonts w:cs="Arial"/>
          </w:rPr>
          <w:t>Select a Database or Folder or File. The source will be highlighted and a snowman icon will appear.</w:t>
        </w:r>
        <w:bookmarkStart w:id="1186" w:name="_Toc10285875"/>
        <w:bookmarkStart w:id="1187" w:name="_Toc10285972"/>
        <w:bookmarkStart w:id="1188" w:name="_Toc10286071"/>
        <w:bookmarkEnd w:id="1186"/>
        <w:bookmarkEnd w:id="1187"/>
        <w:bookmarkEnd w:id="1188"/>
      </w:moveFrom>
    </w:p>
    <w:p w14:paraId="37A0B736" w14:textId="31005ECE" w:rsidR="001E129A" w:rsidRPr="00E72880" w:rsidDel="001578F7" w:rsidRDefault="001E129A">
      <w:pPr>
        <w:numPr>
          <w:ilvl w:val="0"/>
          <w:numId w:val="53"/>
        </w:numPr>
        <w:spacing w:before="0" w:after="0" w:afterAutospacing="1" w:line="276" w:lineRule="auto"/>
        <w:rPr>
          <w:moveFrom w:id="1189" w:author="Microsoft Office User" w:date="2019-06-01T09:36:00Z"/>
          <w:rFonts w:cs="Arial"/>
          <w:color w:val="24292E"/>
        </w:rPr>
        <w:pPrChange w:id="1190" w:author="Microsoft Office User" w:date="2019-06-01T09:30:00Z">
          <w:pPr>
            <w:numPr>
              <w:numId w:val="42"/>
            </w:numPr>
            <w:tabs>
              <w:tab w:val="num" w:pos="720"/>
            </w:tabs>
            <w:spacing w:before="0" w:after="0" w:afterAutospacing="1" w:line="276" w:lineRule="auto"/>
            <w:ind w:left="720" w:hanging="360"/>
          </w:pPr>
        </w:pPrChange>
      </w:pPr>
      <w:moveFrom w:id="1191" w:author="Microsoft Office User" w:date="2019-06-01T09:36:00Z">
        <w:r w:rsidRPr="00E72880" w:rsidDel="001578F7">
          <w:rPr>
            <w:rFonts w:cs="Arial"/>
            <w:color w:val="24292E"/>
          </w:rPr>
          <w:t>Click the snowman icon.</w:t>
        </w:r>
        <w:bookmarkStart w:id="1192" w:name="_Toc10285876"/>
        <w:bookmarkStart w:id="1193" w:name="_Toc10285973"/>
        <w:bookmarkStart w:id="1194" w:name="_Toc10286072"/>
        <w:bookmarkStart w:id="1195" w:name="_Toc13570706"/>
        <w:bookmarkEnd w:id="1192"/>
        <w:bookmarkEnd w:id="1193"/>
        <w:bookmarkEnd w:id="1194"/>
        <w:bookmarkEnd w:id="1195"/>
      </w:moveFrom>
    </w:p>
    <w:p w14:paraId="66CA51F9" w14:textId="08585648" w:rsidR="001E129A" w:rsidRPr="00E72880" w:rsidRDefault="00ED3DC3">
      <w:pPr>
        <w:pStyle w:val="Heading7"/>
        <w:rPr>
          <w:rFonts w:cs="Arial"/>
        </w:rPr>
        <w:pPrChange w:id="1196" w:author="Microsoft Office User" w:date="2019-06-01T09:36:00Z">
          <w:pPr>
            <w:spacing w:before="0" w:after="0" w:afterAutospacing="1" w:line="276" w:lineRule="auto"/>
          </w:pPr>
        </w:pPrChange>
      </w:pPr>
      <w:bookmarkStart w:id="1197" w:name="_Toc13570707"/>
      <w:moveFromRangeEnd w:id="1184"/>
      <w:r>
        <w:rPr>
          <w:rFonts w:cs="Arial"/>
        </w:rPr>
        <w:t>A</w:t>
      </w:r>
      <w:r w:rsidR="001E129A" w:rsidRPr="00E72880">
        <w:rPr>
          <w:rFonts w:cs="Arial"/>
        </w:rPr>
        <w:t>dd a folder</w:t>
      </w:r>
      <w:bookmarkEnd w:id="1197"/>
    </w:p>
    <w:p w14:paraId="4907210E" w14:textId="6662CB8E" w:rsidR="00C62427" w:rsidRPr="00E72880" w:rsidRDefault="001578F7" w:rsidP="00ED3DC3">
      <w:pPr>
        <w:pStyle w:val="ListParagraph"/>
        <w:numPr>
          <w:ilvl w:val="0"/>
          <w:numId w:val="60"/>
        </w:numPr>
        <w:spacing w:line="276" w:lineRule="auto"/>
        <w:rPr>
          <w:rFonts w:cs="Arial"/>
        </w:rPr>
      </w:pPr>
      <w:moveToRangeStart w:id="1198" w:author="Microsoft Office User" w:date="2019-06-01T09:36:00Z" w:name="move10274220"/>
      <w:moveTo w:id="1199" w:author="Microsoft Office User" w:date="2019-06-01T09:36:00Z">
        <w:r w:rsidRPr="00E72880">
          <w:rPr>
            <w:rFonts w:cs="Arial"/>
          </w:rPr>
          <w:t>Select a Database or Folder or File. The source will be highlighted and a snowman icon will appear.</w:t>
        </w:r>
      </w:moveTo>
    </w:p>
    <w:p w14:paraId="297EAA3A" w14:textId="015F9693" w:rsidR="001578F7" w:rsidRPr="00E72880" w:rsidDel="001578F7" w:rsidRDefault="001578F7" w:rsidP="00ED3DC3">
      <w:pPr>
        <w:pStyle w:val="ListParagraph"/>
        <w:numPr>
          <w:ilvl w:val="0"/>
          <w:numId w:val="60"/>
        </w:numPr>
        <w:spacing w:before="0" w:after="0" w:afterAutospacing="1" w:line="276" w:lineRule="auto"/>
        <w:rPr>
          <w:del w:id="1200" w:author="Microsoft Office User" w:date="2019-06-01T09:36:00Z"/>
          <w:rFonts w:cs="Arial"/>
        </w:rPr>
      </w:pPr>
      <w:moveTo w:id="1201" w:author="Microsoft Office User" w:date="2019-06-01T09:36:00Z">
        <w:r w:rsidRPr="00E72880">
          <w:rPr>
            <w:rFonts w:cs="Arial"/>
            <w:color w:val="24292E"/>
          </w:rPr>
          <w:t>Click the snowman icon</w:t>
        </w:r>
      </w:moveTo>
      <w:ins w:id="1202" w:author="Microsoft Office User" w:date="2019-06-01T09:36:00Z">
        <w:r w:rsidRPr="00E72880">
          <w:rPr>
            <w:rFonts w:cs="Arial"/>
            <w:color w:val="24292E"/>
          </w:rPr>
          <w:t>.</w:t>
        </w:r>
      </w:ins>
      <w:moveTo w:id="1203" w:author="Microsoft Office User" w:date="2019-06-01T09:36:00Z">
        <w:del w:id="1204" w:author="Microsoft Office User" w:date="2019-06-01T09:36:00Z">
          <w:r w:rsidRPr="00E72880" w:rsidDel="001578F7">
            <w:rPr>
              <w:rFonts w:cs="Arial"/>
              <w:color w:val="24292E"/>
            </w:rPr>
            <w:delText>.</w:delText>
          </w:r>
        </w:del>
      </w:moveTo>
    </w:p>
    <w:moveToRangeEnd w:id="1198"/>
    <w:p w14:paraId="4A085D3F" w14:textId="7304D38F" w:rsidR="001E129A" w:rsidRPr="00E72880" w:rsidDel="001578F7" w:rsidRDefault="00C62427" w:rsidP="00ED3DC3">
      <w:pPr>
        <w:pStyle w:val="ListParagraph"/>
        <w:numPr>
          <w:ilvl w:val="0"/>
          <w:numId w:val="60"/>
        </w:numPr>
        <w:spacing w:line="276" w:lineRule="auto"/>
        <w:rPr>
          <w:del w:id="1205" w:author="Microsoft Office User" w:date="2019-06-01T09:36:00Z"/>
          <w:rFonts w:cs="Arial"/>
        </w:rPr>
      </w:pPr>
      <w:r w:rsidRPr="00E72880">
        <w:rPr>
          <w:rFonts w:cs="Arial"/>
        </w:rPr>
        <w:t xml:space="preserve"> </w:t>
      </w:r>
      <w:r w:rsidR="001E129A" w:rsidRPr="00E72880">
        <w:rPr>
          <w:rFonts w:cs="Arial"/>
        </w:rPr>
        <w:t>In the dropdown, select: Add Folder.</w:t>
      </w:r>
    </w:p>
    <w:p w14:paraId="4AE7E041" w14:textId="77777777" w:rsidR="001578F7" w:rsidRPr="00E72880" w:rsidRDefault="001578F7">
      <w:pPr>
        <w:pStyle w:val="ListParagraph"/>
        <w:numPr>
          <w:ilvl w:val="0"/>
          <w:numId w:val="60"/>
        </w:numPr>
        <w:spacing w:line="276" w:lineRule="auto"/>
        <w:rPr>
          <w:ins w:id="1206" w:author="Microsoft Office User" w:date="2019-06-01T09:36:00Z"/>
          <w:rFonts w:cs="Arial"/>
        </w:rPr>
        <w:pPrChange w:id="1207" w:author="Microsoft Office User" w:date="2019-06-01T09:36:00Z">
          <w:pPr>
            <w:numPr>
              <w:numId w:val="44"/>
            </w:numPr>
            <w:tabs>
              <w:tab w:val="num" w:pos="720"/>
            </w:tabs>
            <w:spacing w:before="0" w:after="0" w:afterAutospacing="1" w:line="276" w:lineRule="auto"/>
            <w:ind w:left="720" w:hanging="360"/>
          </w:pPr>
        </w:pPrChange>
      </w:pPr>
    </w:p>
    <w:p w14:paraId="5BC4F5A2" w14:textId="28CC856D" w:rsidR="001E129A" w:rsidRPr="00E72880" w:rsidDel="001578F7" w:rsidRDefault="001E129A" w:rsidP="00ED3DC3">
      <w:pPr>
        <w:pStyle w:val="ListParagraph"/>
        <w:numPr>
          <w:ilvl w:val="0"/>
          <w:numId w:val="60"/>
        </w:numPr>
        <w:spacing w:before="0" w:after="0" w:afterAutospacing="1" w:line="276" w:lineRule="auto"/>
        <w:rPr>
          <w:del w:id="1208" w:author="Microsoft Office User" w:date="2019-06-01T09:36:00Z"/>
          <w:rFonts w:cs="Arial"/>
          <w:color w:val="24292E"/>
        </w:rPr>
      </w:pPr>
      <w:r w:rsidRPr="00E72880">
        <w:rPr>
          <w:rFonts w:cs="Arial"/>
          <w:color w:val="24292E"/>
        </w:rPr>
        <w:t>A dialog will appear, enter the name of the new folder. Please note that</w:t>
      </w:r>
    </w:p>
    <w:p w14:paraId="22CFBB1A" w14:textId="77777777" w:rsidR="00C62427" w:rsidRPr="00E72880" w:rsidRDefault="00C62427" w:rsidP="00ED3DC3">
      <w:pPr>
        <w:pStyle w:val="ListParagraph"/>
        <w:numPr>
          <w:ilvl w:val="0"/>
          <w:numId w:val="60"/>
        </w:numPr>
        <w:spacing w:line="276" w:lineRule="auto"/>
        <w:rPr>
          <w:rFonts w:cs="Arial"/>
        </w:rPr>
      </w:pPr>
    </w:p>
    <w:p w14:paraId="3DEE1A8B" w14:textId="5C256CE7" w:rsidR="001E129A" w:rsidRPr="00E72880" w:rsidRDefault="001E129A">
      <w:pPr>
        <w:pStyle w:val="ListParagraph"/>
        <w:numPr>
          <w:ilvl w:val="0"/>
          <w:numId w:val="60"/>
        </w:numPr>
        <w:spacing w:line="276" w:lineRule="auto"/>
        <w:rPr>
          <w:rFonts w:cs="Arial"/>
        </w:rPr>
        <w:pPrChange w:id="1209" w:author="Microsoft Office User" w:date="2019-06-01T09:36:00Z">
          <w:pPr>
            <w:numPr>
              <w:numId w:val="44"/>
            </w:numPr>
            <w:tabs>
              <w:tab w:val="num" w:pos="720"/>
            </w:tabs>
            <w:spacing w:before="0" w:after="0" w:afterAutospacing="1" w:line="276" w:lineRule="auto"/>
            <w:ind w:left="720" w:hanging="360"/>
          </w:pPr>
        </w:pPrChange>
      </w:pPr>
      <w:r w:rsidRPr="00E72880">
        <w:rPr>
          <w:rFonts w:cs="Arial"/>
          <w:color w:val="24292E"/>
        </w:rPr>
        <w:t>Click Add.</w:t>
      </w:r>
    </w:p>
    <w:p w14:paraId="36154A3F" w14:textId="77777777" w:rsidR="00ED3DC3" w:rsidRPr="00E72880" w:rsidDel="001578F7" w:rsidRDefault="00ED3DC3">
      <w:pPr>
        <w:pStyle w:val="ListParagraph"/>
        <w:numPr>
          <w:ilvl w:val="0"/>
          <w:numId w:val="53"/>
        </w:numPr>
        <w:spacing w:before="0" w:after="0" w:afterAutospacing="1" w:line="276" w:lineRule="auto"/>
        <w:rPr>
          <w:del w:id="1210" w:author="Microsoft Office User" w:date="2019-06-01T09:36:00Z"/>
          <w:rFonts w:cs="Arial"/>
          <w:color w:val="24292E"/>
        </w:rPr>
        <w:pPrChange w:id="1211" w:author="Microsoft Office User" w:date="2019-06-01T09:30:00Z">
          <w:pPr>
            <w:numPr>
              <w:numId w:val="42"/>
            </w:numPr>
            <w:tabs>
              <w:tab w:val="num" w:pos="720"/>
            </w:tabs>
            <w:spacing w:before="0" w:after="0" w:afterAutospacing="1" w:line="276" w:lineRule="auto"/>
            <w:ind w:left="720" w:hanging="360"/>
          </w:pPr>
        </w:pPrChange>
      </w:pPr>
      <w:bookmarkStart w:id="1212" w:name="_Toc13570708"/>
      <w:r w:rsidRPr="00E72880">
        <w:rPr>
          <w:rFonts w:cs="Arial"/>
        </w:rPr>
        <w:lastRenderedPageBreak/>
        <w:t>How to</w:t>
      </w:r>
      <w:r>
        <w:rPr>
          <w:rFonts w:cs="Arial"/>
        </w:rPr>
        <w:t>:</w:t>
      </w:r>
      <w:bookmarkEnd w:id="1212"/>
      <w:r>
        <w:rPr>
          <w:rFonts w:cs="Arial"/>
        </w:rPr>
        <w:t xml:space="preserve"> </w:t>
      </w:r>
      <w:del w:id="1213" w:author="Microsoft Office User" w:date="2019-06-01T09:36:00Z">
        <w:r w:rsidRPr="00E72880" w:rsidDel="001578F7">
          <w:rPr>
            <w:rFonts w:cs="Arial"/>
          </w:rPr>
          <w:delText>Select a Database or Folder or File. The source will be highlighted and a snowman icon will appear.</w:delText>
        </w:r>
      </w:del>
    </w:p>
    <w:p w14:paraId="69CE1678" w14:textId="77777777" w:rsidR="00ED3DC3" w:rsidRPr="00E72880" w:rsidDel="001578F7" w:rsidRDefault="00ED3DC3">
      <w:pPr>
        <w:numPr>
          <w:ilvl w:val="0"/>
          <w:numId w:val="53"/>
        </w:numPr>
        <w:spacing w:before="0" w:after="0" w:afterAutospacing="1" w:line="276" w:lineRule="auto"/>
        <w:rPr>
          <w:del w:id="1214" w:author="Microsoft Office User" w:date="2019-06-01T09:36:00Z"/>
          <w:rFonts w:cs="Arial"/>
          <w:color w:val="24292E"/>
        </w:rPr>
        <w:pPrChange w:id="1215" w:author="Microsoft Office User" w:date="2019-06-01T09:30:00Z">
          <w:pPr>
            <w:numPr>
              <w:numId w:val="42"/>
            </w:numPr>
            <w:tabs>
              <w:tab w:val="num" w:pos="720"/>
            </w:tabs>
            <w:spacing w:before="0" w:after="0" w:afterAutospacing="1" w:line="276" w:lineRule="auto"/>
            <w:ind w:left="720" w:hanging="360"/>
          </w:pPr>
        </w:pPrChange>
      </w:pPr>
      <w:del w:id="1216" w:author="Microsoft Office User" w:date="2019-06-01T09:36:00Z">
        <w:r w:rsidRPr="00E72880" w:rsidDel="001578F7">
          <w:rPr>
            <w:rFonts w:cs="Arial"/>
            <w:color w:val="24292E"/>
          </w:rPr>
          <w:delText>Click the snowman icon.</w:delText>
        </w:r>
        <w:bookmarkStart w:id="1217" w:name="_Toc13570709"/>
        <w:bookmarkEnd w:id="1217"/>
      </w:del>
    </w:p>
    <w:p w14:paraId="2240F3A7" w14:textId="3D553B72" w:rsidR="00ED3DC3" w:rsidRPr="00E72880" w:rsidRDefault="00ED3DC3">
      <w:pPr>
        <w:pStyle w:val="Heading7"/>
        <w:spacing w:line="276" w:lineRule="auto"/>
        <w:rPr>
          <w:rFonts w:cs="Arial"/>
        </w:rPr>
        <w:pPrChange w:id="1218" w:author="Microsoft Office User" w:date="2019-06-01T09:36:00Z">
          <w:pPr>
            <w:spacing w:before="0" w:after="0" w:afterAutospacing="1" w:line="276" w:lineRule="auto"/>
          </w:pPr>
        </w:pPrChange>
      </w:pPr>
      <w:bookmarkStart w:id="1219" w:name="_Toc13570710"/>
      <w:r>
        <w:rPr>
          <w:rFonts w:cs="Arial"/>
        </w:rPr>
        <w:t>Delete</w:t>
      </w:r>
      <w:r w:rsidRPr="00E72880">
        <w:rPr>
          <w:rFonts w:cs="Arial"/>
        </w:rPr>
        <w:t xml:space="preserve"> a folder</w:t>
      </w:r>
      <w:bookmarkEnd w:id="1219"/>
    </w:p>
    <w:p w14:paraId="2BBE68F5" w14:textId="56ADA844" w:rsidR="00ED3DC3" w:rsidRPr="00ED3DC3" w:rsidRDefault="001578F7" w:rsidP="00ED3DC3">
      <w:pPr>
        <w:pStyle w:val="ListParagraph"/>
        <w:numPr>
          <w:ilvl w:val="0"/>
          <w:numId w:val="66"/>
        </w:numPr>
        <w:spacing w:line="276" w:lineRule="auto"/>
        <w:rPr>
          <w:rFonts w:cs="Arial"/>
        </w:rPr>
      </w:pPr>
      <w:ins w:id="1220" w:author="Microsoft Office User" w:date="2019-06-01T09:37:00Z">
        <w:r w:rsidRPr="00ED3DC3">
          <w:rPr>
            <w:rFonts w:cs="Arial"/>
          </w:rPr>
          <w:t>Select a Database or Folder or File. The source will be highlighted and a snowman icon will appear.</w:t>
        </w:r>
      </w:ins>
    </w:p>
    <w:p w14:paraId="034B2756" w14:textId="35372B2D" w:rsidR="001E129A" w:rsidRPr="00ED3DC3" w:rsidDel="001578F7" w:rsidRDefault="001578F7" w:rsidP="00ED3DC3">
      <w:pPr>
        <w:pStyle w:val="ListParagraph"/>
        <w:numPr>
          <w:ilvl w:val="0"/>
          <w:numId w:val="66"/>
        </w:numPr>
        <w:spacing w:before="0" w:after="0" w:afterAutospacing="1" w:line="276" w:lineRule="auto"/>
        <w:rPr>
          <w:del w:id="1221" w:author="Microsoft Office User" w:date="2019-06-01T09:37:00Z"/>
          <w:rFonts w:cs="Arial"/>
        </w:rPr>
      </w:pPr>
      <w:ins w:id="1222" w:author="Microsoft Office User" w:date="2019-06-01T09:37:00Z">
        <w:r w:rsidRPr="00ED3DC3">
          <w:rPr>
            <w:rFonts w:cs="Arial"/>
            <w:color w:val="24292E"/>
            <w:rPrChange w:id="1223" w:author="Microsoft Office User" w:date="2019-06-01T09:37:00Z">
              <w:rPr/>
            </w:rPrChange>
          </w:rPr>
          <w:t>Click the snowman icon.</w:t>
        </w:r>
      </w:ins>
      <w:r w:rsidR="00C62427" w:rsidRPr="00ED3DC3">
        <w:rPr>
          <w:rFonts w:cs="Arial"/>
          <w:color w:val="24292E"/>
        </w:rPr>
        <w:t xml:space="preserve"> </w:t>
      </w:r>
      <w:r w:rsidR="001E129A" w:rsidRPr="00ED3DC3">
        <w:rPr>
          <w:rFonts w:cs="Arial"/>
        </w:rPr>
        <w:t>In the dropdown, select: Delete.</w:t>
      </w:r>
    </w:p>
    <w:p w14:paraId="7F6CC432" w14:textId="77777777" w:rsidR="00ED3DC3" w:rsidRDefault="00ED3DC3" w:rsidP="00ED3DC3">
      <w:pPr>
        <w:pStyle w:val="ListParagraph"/>
        <w:numPr>
          <w:ilvl w:val="0"/>
          <w:numId w:val="66"/>
        </w:numPr>
        <w:spacing w:line="276" w:lineRule="auto"/>
        <w:rPr>
          <w:color w:val="24292E"/>
        </w:rPr>
      </w:pPr>
    </w:p>
    <w:p w14:paraId="13039BBB" w14:textId="6DC3C8BF" w:rsidR="001E129A" w:rsidRPr="00ED3DC3" w:rsidDel="001578F7" w:rsidRDefault="001E129A" w:rsidP="00ED3DC3">
      <w:pPr>
        <w:pStyle w:val="ListParagraph"/>
        <w:numPr>
          <w:ilvl w:val="0"/>
          <w:numId w:val="66"/>
        </w:numPr>
        <w:spacing w:before="0" w:after="0" w:afterAutospacing="1" w:line="276" w:lineRule="auto"/>
        <w:rPr>
          <w:del w:id="1224" w:author="Microsoft Office User" w:date="2019-06-01T09:37:00Z"/>
          <w:rFonts w:cs="Arial"/>
          <w:color w:val="24292E"/>
        </w:rPr>
      </w:pPr>
      <w:r w:rsidRPr="00ED3DC3">
        <w:rPr>
          <w:rFonts w:cs="Arial"/>
          <w:color w:val="24292E"/>
          <w:rPrChange w:id="1225" w:author="Microsoft Office User" w:date="2019-06-01T09:37:00Z">
            <w:rPr/>
          </w:rPrChange>
        </w:rPr>
        <w:t>A dialog will appear, confirming the desired action.</w:t>
      </w:r>
    </w:p>
    <w:p w14:paraId="79FD991D" w14:textId="77777777" w:rsidR="001578F7" w:rsidRPr="00E72880" w:rsidRDefault="001578F7">
      <w:pPr>
        <w:pStyle w:val="ListParagraph"/>
        <w:numPr>
          <w:ilvl w:val="0"/>
          <w:numId w:val="66"/>
        </w:numPr>
        <w:spacing w:line="276" w:lineRule="auto"/>
        <w:rPr>
          <w:ins w:id="1226" w:author="Microsoft Office User" w:date="2019-06-01T09:37:00Z"/>
        </w:rPr>
        <w:pPrChange w:id="1227" w:author="Microsoft Office User" w:date="2019-06-01T09:37:00Z">
          <w:pPr>
            <w:numPr>
              <w:numId w:val="43"/>
            </w:numPr>
            <w:spacing w:before="0" w:after="0" w:afterAutospacing="1" w:line="276" w:lineRule="auto"/>
            <w:ind w:left="720" w:hanging="360"/>
          </w:pPr>
        </w:pPrChange>
      </w:pPr>
    </w:p>
    <w:p w14:paraId="3ED4C6C0" w14:textId="618E0BF2" w:rsidR="002B3772" w:rsidRPr="00ED3DC3" w:rsidRDefault="001E129A" w:rsidP="00ED3DC3">
      <w:pPr>
        <w:pStyle w:val="ListParagraph"/>
        <w:numPr>
          <w:ilvl w:val="0"/>
          <w:numId w:val="66"/>
        </w:numPr>
        <w:spacing w:before="0" w:after="0" w:afterAutospacing="1" w:line="276" w:lineRule="auto"/>
        <w:rPr>
          <w:rFonts w:cs="Arial"/>
          <w:color w:val="24292E"/>
        </w:rPr>
      </w:pPr>
      <w:r w:rsidRPr="00ED3DC3">
        <w:rPr>
          <w:rFonts w:cs="Arial"/>
          <w:color w:val="24292E"/>
          <w:rPrChange w:id="1228" w:author="Microsoft Office User" w:date="2019-06-01T09:37:00Z">
            <w:rPr/>
          </w:rPrChange>
        </w:rPr>
        <w:t>Click Yes.</w:t>
      </w:r>
    </w:p>
    <w:p w14:paraId="49C23F91" w14:textId="77777777" w:rsidR="00C62427" w:rsidRPr="00E72880" w:rsidRDefault="00C62427" w:rsidP="00C62427">
      <w:pPr>
        <w:pStyle w:val="Heading6"/>
        <w:rPr>
          <w:rFonts w:cs="Arial"/>
          <w:lang w:val="en-US"/>
        </w:rPr>
      </w:pPr>
      <w:bookmarkStart w:id="1229" w:name="_Toc13570711"/>
      <w:r w:rsidRPr="00E72880">
        <w:rPr>
          <w:rFonts w:cs="Arial"/>
          <w:lang w:val="en-US"/>
        </w:rPr>
        <w:t>How to: 'Graph Again' a source</w:t>
      </w:r>
      <w:bookmarkEnd w:id="1229"/>
    </w:p>
    <w:p w14:paraId="3C0D702C" w14:textId="515E00C3" w:rsidR="00C62427" w:rsidRPr="00E72880" w:rsidRDefault="00C62427" w:rsidP="00C62427">
      <w:pPr>
        <w:rPr>
          <w:rFonts w:cs="Arial"/>
        </w:rPr>
      </w:pPr>
      <w:r w:rsidRPr="00E72880">
        <w:rPr>
          <w:rFonts w:cs="Arial"/>
        </w:rPr>
        <w:t xml:space="preserve">'Graph Again' allows users to add the same source as much times as desired to the Bands Panel. This can be useful, for example, when a user wants to add the same source to different overlaid bands. To do so, a band should be already added. </w:t>
      </w:r>
    </w:p>
    <w:p w14:paraId="5A2146FD" w14:textId="2A7A8891" w:rsidR="00C62427" w:rsidRPr="00E72880" w:rsidRDefault="00C62427" w:rsidP="00C62427">
      <w:pPr>
        <w:pStyle w:val="ListParagraph"/>
        <w:numPr>
          <w:ilvl w:val="0"/>
          <w:numId w:val="14"/>
        </w:numPr>
        <w:spacing w:before="0" w:after="0" w:afterAutospacing="1" w:line="276" w:lineRule="auto"/>
        <w:rPr>
          <w:ins w:id="1230" w:author="Microsoft Office User" w:date="2019-06-01T09:37:00Z"/>
          <w:rFonts w:cs="Arial"/>
          <w:color w:val="24292E"/>
          <w:rPrChange w:id="1231" w:author="Microsoft Office User" w:date="2019-06-01T09:37:00Z">
            <w:rPr>
              <w:ins w:id="1232" w:author="Microsoft Office User" w:date="2019-06-01T09:37:00Z"/>
              <w:rFonts w:cs="Arial"/>
            </w:rPr>
          </w:rPrChange>
        </w:rPr>
      </w:pPr>
      <w:ins w:id="1233" w:author="Microsoft Office User" w:date="2019-06-01T09:37:00Z">
        <w:r w:rsidRPr="00E72880">
          <w:rPr>
            <w:rFonts w:cs="Arial"/>
          </w:rPr>
          <w:t>Select a File. The source will be highlighted and a snowman icon will appear.</w:t>
        </w:r>
      </w:ins>
    </w:p>
    <w:p w14:paraId="762B4E3A" w14:textId="77777777" w:rsidR="00C62427" w:rsidRPr="00E72880" w:rsidRDefault="00C62427" w:rsidP="00C62427">
      <w:pPr>
        <w:pStyle w:val="ListParagraph"/>
        <w:numPr>
          <w:ilvl w:val="0"/>
          <w:numId w:val="14"/>
        </w:numPr>
        <w:spacing w:line="276" w:lineRule="auto"/>
        <w:rPr>
          <w:rFonts w:cs="Arial"/>
        </w:rPr>
      </w:pPr>
      <w:r w:rsidRPr="00E72880">
        <w:rPr>
          <w:rFonts w:cs="Arial"/>
        </w:rPr>
        <w:t>Click the snowman icon.</w:t>
      </w:r>
    </w:p>
    <w:p w14:paraId="05B34748" w14:textId="5A44F26D" w:rsidR="00C62427" w:rsidRPr="00E72880" w:rsidRDefault="00C62427" w:rsidP="00C62427">
      <w:pPr>
        <w:pStyle w:val="ListParagraph"/>
        <w:numPr>
          <w:ilvl w:val="0"/>
          <w:numId w:val="14"/>
        </w:numPr>
        <w:spacing w:line="276" w:lineRule="auto"/>
        <w:rPr>
          <w:rFonts w:cs="Arial"/>
        </w:rPr>
      </w:pPr>
      <w:r w:rsidRPr="00E72880">
        <w:rPr>
          <w:rFonts w:cs="Arial"/>
        </w:rPr>
        <w:t xml:space="preserve">In the dropdown, select: </w:t>
      </w:r>
      <w:r w:rsidR="009B72A0">
        <w:rPr>
          <w:rFonts w:cs="Arial"/>
        </w:rPr>
        <w:t>‘</w:t>
      </w:r>
      <w:r w:rsidRPr="00E72880">
        <w:rPr>
          <w:rFonts w:cs="Arial"/>
        </w:rPr>
        <w:t>Graph Again</w:t>
      </w:r>
      <w:r w:rsidR="009B72A0">
        <w:rPr>
          <w:rFonts w:cs="Arial"/>
        </w:rPr>
        <w:t>’</w:t>
      </w:r>
      <w:r w:rsidRPr="00E72880">
        <w:rPr>
          <w:rFonts w:cs="Arial"/>
        </w:rPr>
        <w:t>.</w:t>
      </w:r>
    </w:p>
    <w:p w14:paraId="5BD2B367" w14:textId="173920FD" w:rsidR="00243872" w:rsidRPr="00E72880" w:rsidRDefault="00243872" w:rsidP="00771579">
      <w:pPr>
        <w:pStyle w:val="Heading6"/>
        <w:rPr>
          <w:rFonts w:cs="Arial"/>
        </w:rPr>
      </w:pPr>
      <w:bookmarkStart w:id="1234" w:name="_Toc13570712"/>
      <w:r w:rsidRPr="00E72880">
        <w:rPr>
          <w:rFonts w:cs="Arial"/>
        </w:rPr>
        <w:t>How To: Select a source</w:t>
      </w:r>
      <w:bookmarkEnd w:id="1234"/>
    </w:p>
    <w:p w14:paraId="1BCC488B" w14:textId="0D7D342D" w:rsidR="00692727" w:rsidRPr="00E72880" w:rsidRDefault="00692727" w:rsidP="00692727">
      <w:pPr>
        <w:spacing w:line="276" w:lineRule="auto"/>
        <w:jc w:val="center"/>
        <w:rPr>
          <w:rFonts w:cs="Arial"/>
        </w:rPr>
      </w:pPr>
      <w:r w:rsidRPr="00E72880">
        <w:rPr>
          <w:rFonts w:cs="Arial"/>
          <w:b/>
          <w:i/>
          <w:noProof/>
        </w:rPr>
        <w:drawing>
          <wp:inline distT="0" distB="0" distL="0" distR="0" wp14:anchorId="17474FFB" wp14:editId="6B154E38">
            <wp:extent cx="3608363" cy="12077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2008" cy="1222408"/>
                    </a:xfrm>
                    <a:prstGeom prst="rect">
                      <a:avLst/>
                    </a:prstGeom>
                  </pic:spPr>
                </pic:pic>
              </a:graphicData>
            </a:graphic>
          </wp:inline>
        </w:drawing>
      </w:r>
    </w:p>
    <w:p w14:paraId="4C38FDAA" w14:textId="7F453D1B" w:rsidR="00692727" w:rsidRPr="00E72880" w:rsidRDefault="00692727" w:rsidP="00C62427">
      <w:pPr>
        <w:pStyle w:val="Caption"/>
        <w:spacing w:line="276" w:lineRule="auto"/>
        <w:ind w:left="720" w:right="720"/>
        <w:jc w:val="center"/>
        <w:rPr>
          <w:rFonts w:cs="Arial"/>
          <w:i/>
        </w:rPr>
      </w:pPr>
      <w:r w:rsidRPr="00E72880">
        <w:rPr>
          <w:rFonts w:cs="Arial"/>
          <w:b/>
          <w:i/>
        </w:rPr>
        <w:t xml:space="preserve">Figure </w:t>
      </w:r>
      <w:ins w:id="1235" w:author="Microsoft Office User" w:date="2019-06-01T09:32:00Z">
        <w:r w:rsidR="001578F7" w:rsidRPr="00E72880">
          <w:rPr>
            <w:rFonts w:cs="Arial"/>
            <w:b/>
            <w:i/>
          </w:rPr>
          <w:t>5</w:t>
        </w:r>
      </w:ins>
      <w:del w:id="1236" w:author="Microsoft Office User" w:date="2019-06-01T09:32:00Z">
        <w:r w:rsidR="00A808C3" w:rsidRPr="00E72880" w:rsidDel="001578F7">
          <w:rPr>
            <w:rFonts w:cs="Arial"/>
            <w:b/>
            <w:i/>
          </w:rPr>
          <w:delText>4</w:delText>
        </w:r>
      </w:del>
      <w:r w:rsidRPr="00E72880">
        <w:rPr>
          <w:rFonts w:cs="Arial"/>
          <w:i/>
        </w:rPr>
        <w:t>. How to: Select a Source in the Source Explorer and add a Band. Left side: Navigate and click the Checkbox previous to a graphable source of your interest. Right side: The Checkbox will change its state to selected and a band will be added to the Main Bands Panel.</w:t>
      </w:r>
    </w:p>
    <w:p w14:paraId="761B23BF" w14:textId="0707AB08" w:rsidR="00CE7210" w:rsidRPr="00E72880" w:rsidRDefault="00CE7210" w:rsidP="00CE7210">
      <w:pPr>
        <w:spacing w:line="276" w:lineRule="auto"/>
        <w:rPr>
          <w:rFonts w:cs="Arial"/>
        </w:rPr>
      </w:pPr>
      <w:r w:rsidRPr="00E72880">
        <w:rPr>
          <w:rFonts w:cs="Arial"/>
        </w:rPr>
        <w:t>To select a source in the Source Explorer:</w:t>
      </w:r>
    </w:p>
    <w:p w14:paraId="0A375B2A" w14:textId="77777777" w:rsidR="00CE7210" w:rsidRPr="00E72880" w:rsidRDefault="00CE7210" w:rsidP="0007068D">
      <w:pPr>
        <w:numPr>
          <w:ilvl w:val="0"/>
          <w:numId w:val="10"/>
        </w:numPr>
        <w:spacing w:before="100" w:beforeAutospacing="1" w:after="100" w:afterAutospacing="1" w:line="276" w:lineRule="auto"/>
        <w:jc w:val="left"/>
        <w:rPr>
          <w:rFonts w:cs="Arial"/>
          <w:color w:val="24292E"/>
        </w:rPr>
      </w:pPr>
      <w:r w:rsidRPr="00E72880">
        <w:rPr>
          <w:rFonts w:cs="Arial"/>
          <w:color w:val="24292E"/>
        </w:rPr>
        <w:t>Browse for a Graphable Source to display.</w:t>
      </w:r>
    </w:p>
    <w:p w14:paraId="08B108A4" w14:textId="58302D93" w:rsidR="00CE7210" w:rsidRPr="00E72880" w:rsidRDefault="00CE7210" w:rsidP="0007068D">
      <w:pPr>
        <w:numPr>
          <w:ilvl w:val="0"/>
          <w:numId w:val="10"/>
        </w:numPr>
        <w:spacing w:before="60" w:after="100" w:afterAutospacing="1" w:line="276" w:lineRule="auto"/>
        <w:jc w:val="left"/>
        <w:rPr>
          <w:rFonts w:cs="Arial"/>
          <w:color w:val="24292E"/>
        </w:rPr>
      </w:pPr>
      <w:r w:rsidRPr="00E72880">
        <w:rPr>
          <w:rFonts w:cs="Arial"/>
          <w:color w:val="24292E"/>
        </w:rPr>
        <w:t xml:space="preserve">Click the Unselected Source </w:t>
      </w:r>
      <w:del w:id="1237" w:author="Microsoft Office User" w:date="2019-06-01T09:33:00Z">
        <w:r w:rsidRPr="00E72880" w:rsidDel="001578F7">
          <w:rPr>
            <w:rFonts w:cs="Arial"/>
            <w:color w:val="24292E"/>
          </w:rPr>
          <w:delText xml:space="preserve">Icon </w:delText>
        </w:r>
      </w:del>
      <w:ins w:id="1238" w:author="Microsoft Office User" w:date="2019-06-01T09:33:00Z">
        <w:r w:rsidR="001578F7" w:rsidRPr="00E72880">
          <w:rPr>
            <w:rFonts w:cs="Arial"/>
            <w:color w:val="24292E"/>
          </w:rPr>
          <w:t xml:space="preserve">name </w:t>
        </w:r>
      </w:ins>
      <w:del w:id="1239" w:author="Microsoft Office User" w:date="2019-06-01T09:33:00Z">
        <w:r w:rsidRPr="00E72880" w:rsidDel="001578F7">
          <w:rPr>
            <w:rFonts w:cs="Arial"/>
            <w:color w:val="24292E"/>
          </w:rPr>
          <w:delText>(</w:delText>
        </w:r>
      </w:del>
      <w:r w:rsidRPr="00E72880">
        <w:rPr>
          <w:rFonts w:cs="Arial"/>
          <w:color w:val="24292E"/>
        </w:rPr>
        <w:t xml:space="preserve">or </w:t>
      </w:r>
      <w:ins w:id="1240" w:author="Microsoft Office User" w:date="2019-06-01T09:33:00Z">
        <w:r w:rsidR="001578F7" w:rsidRPr="00E72880">
          <w:rPr>
            <w:rFonts w:cs="Arial"/>
            <w:color w:val="24292E"/>
          </w:rPr>
          <w:t>c</w:t>
        </w:r>
      </w:ins>
      <w:del w:id="1241" w:author="Microsoft Office User" w:date="2019-06-01T09:33:00Z">
        <w:r w:rsidR="00A45898" w:rsidRPr="00E72880" w:rsidDel="001578F7">
          <w:rPr>
            <w:rFonts w:cs="Arial"/>
            <w:color w:val="24292E"/>
          </w:rPr>
          <w:delText>C</w:delText>
        </w:r>
      </w:del>
      <w:r w:rsidR="00A45898" w:rsidRPr="00E72880">
        <w:rPr>
          <w:rFonts w:cs="Arial"/>
          <w:color w:val="24292E"/>
        </w:rPr>
        <w:t>heckbox</w:t>
      </w:r>
      <w:del w:id="1242" w:author="Microsoft Office User" w:date="2019-06-01T09:33:00Z">
        <w:r w:rsidRPr="00E72880" w:rsidDel="001578F7">
          <w:rPr>
            <w:rFonts w:cs="Arial"/>
            <w:color w:val="24292E"/>
          </w:rPr>
          <w:delText>)</w:delText>
        </w:r>
      </w:del>
      <w:r w:rsidRPr="00E72880">
        <w:rPr>
          <w:rFonts w:cs="Arial"/>
          <w:color w:val="24292E"/>
        </w:rPr>
        <w:t xml:space="preserve"> to select the source.</w:t>
      </w:r>
    </w:p>
    <w:p w14:paraId="6C87F61A" w14:textId="69FB3218" w:rsidR="00857783" w:rsidRPr="00E72880" w:rsidRDefault="00CE7210" w:rsidP="00A45898">
      <w:pPr>
        <w:rPr>
          <w:rFonts w:cs="Arial"/>
          <w:i/>
        </w:rPr>
      </w:pPr>
      <w:r w:rsidRPr="00E72880">
        <w:rPr>
          <w:rFonts w:cs="Arial"/>
        </w:rPr>
        <w:t>As a result of your selection; a band is added to the </w:t>
      </w:r>
      <w:r w:rsidRPr="00E72880">
        <w:rPr>
          <w:rStyle w:val="Emphasis"/>
          <w:rFonts w:cs="Arial"/>
          <w:color w:val="24292E"/>
        </w:rPr>
        <w:t>Main Bands Panel</w:t>
      </w:r>
      <w:r w:rsidR="00A45898" w:rsidRPr="00E72880">
        <w:rPr>
          <w:rFonts w:cs="Arial"/>
        </w:rPr>
        <w:t>.</w:t>
      </w:r>
    </w:p>
    <w:p w14:paraId="13897408" w14:textId="51F36362" w:rsidR="00243872" w:rsidRPr="00E72880" w:rsidRDefault="00243872" w:rsidP="00771579">
      <w:pPr>
        <w:pStyle w:val="Heading6"/>
        <w:rPr>
          <w:rFonts w:cs="Arial"/>
        </w:rPr>
      </w:pPr>
      <w:bookmarkStart w:id="1243" w:name="_Toc13570713"/>
      <w:r w:rsidRPr="00E72880">
        <w:rPr>
          <w:rFonts w:cs="Arial"/>
        </w:rPr>
        <w:t>Pins</w:t>
      </w:r>
      <w:bookmarkEnd w:id="1243"/>
    </w:p>
    <w:p w14:paraId="52D94735" w14:textId="2AE81CBF" w:rsidR="00CE7210" w:rsidRPr="00E72880" w:rsidRDefault="00CE7210" w:rsidP="00CE7210">
      <w:pPr>
        <w:rPr>
          <w:rFonts w:cs="Arial"/>
        </w:rPr>
      </w:pPr>
      <w:r w:rsidRPr="00E72880">
        <w:rPr>
          <w:rFonts w:cs="Arial"/>
        </w:rPr>
        <w:t xml:space="preserve">A Pin is a subtree of the sources tree loaded in the Home Tab. It is used when a subtree is of special interest or requires quick and easy access. When a pin is created, a new tab will be added next to the </w:t>
      </w:r>
      <w:r w:rsidRPr="00824CBE">
        <w:rPr>
          <w:rFonts w:cs="Arial"/>
          <w:i/>
        </w:rPr>
        <w:t>Home</w:t>
      </w:r>
      <w:r w:rsidRPr="00E72880">
        <w:rPr>
          <w:rFonts w:cs="Arial"/>
        </w:rPr>
        <w:t xml:space="preserve"> tab in the </w:t>
      </w:r>
      <w:r w:rsidRPr="00824CBE">
        <w:rPr>
          <w:rFonts w:cs="Arial"/>
          <w:i/>
        </w:rPr>
        <w:t>Source Explorer</w:t>
      </w:r>
      <w:r w:rsidRPr="00E72880">
        <w:rPr>
          <w:rFonts w:cs="Arial"/>
        </w:rPr>
        <w:t xml:space="preserve">, as shown on the </w:t>
      </w:r>
      <w:r w:rsidRPr="00824CBE">
        <w:rPr>
          <w:rFonts w:cs="Arial"/>
          <w:b/>
        </w:rPr>
        <w:t xml:space="preserve">Figure </w:t>
      </w:r>
      <w:r w:rsidR="00824CBE" w:rsidRPr="00824CBE">
        <w:rPr>
          <w:rFonts w:cs="Arial"/>
          <w:b/>
        </w:rPr>
        <w:t>6</w:t>
      </w:r>
      <w:r w:rsidRPr="00E72880">
        <w:rPr>
          <w:rFonts w:cs="Arial"/>
        </w:rPr>
        <w:t>. If there are bands in the </w:t>
      </w:r>
      <w:r w:rsidRPr="00E72880">
        <w:rPr>
          <w:rStyle w:val="Emphasis"/>
          <w:rFonts w:cs="Arial"/>
          <w:color w:val="24292E"/>
        </w:rPr>
        <w:t>Bands Panels</w:t>
      </w:r>
      <w:r w:rsidRPr="00E72880">
        <w:rPr>
          <w:rFonts w:cs="Arial"/>
        </w:rPr>
        <w:t> that are children of a pinned source, their labels will be attached with the pin name.</w:t>
      </w:r>
    </w:p>
    <w:p w14:paraId="7B0C47C1" w14:textId="2A4E825B" w:rsidR="00F96C88" w:rsidRPr="00E72880" w:rsidRDefault="00692727" w:rsidP="00692727">
      <w:pPr>
        <w:spacing w:line="276" w:lineRule="auto"/>
        <w:jc w:val="center"/>
        <w:rPr>
          <w:rFonts w:cs="Arial"/>
        </w:rPr>
      </w:pPr>
      <w:r w:rsidRPr="00E72880">
        <w:rPr>
          <w:rFonts w:cs="Arial"/>
          <w:noProof/>
        </w:rPr>
        <w:lastRenderedPageBreak/>
        <w:drawing>
          <wp:inline distT="0" distB="0" distL="0" distR="0" wp14:anchorId="5AFEBC5B" wp14:editId="72DE1598">
            <wp:extent cx="1702191" cy="139479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2555" cy="1403289"/>
                    </a:xfrm>
                    <a:prstGeom prst="rect">
                      <a:avLst/>
                    </a:prstGeom>
                  </pic:spPr>
                </pic:pic>
              </a:graphicData>
            </a:graphic>
          </wp:inline>
        </w:drawing>
      </w:r>
    </w:p>
    <w:p w14:paraId="20EBA8F7" w14:textId="4CEF4C3F" w:rsidR="00692727" w:rsidRPr="00E72880" w:rsidRDefault="00692727" w:rsidP="00C62427">
      <w:pPr>
        <w:pStyle w:val="Caption"/>
        <w:spacing w:line="276" w:lineRule="auto"/>
        <w:ind w:left="720" w:right="720"/>
        <w:jc w:val="center"/>
        <w:rPr>
          <w:rFonts w:cs="Arial"/>
          <w:i/>
        </w:rPr>
      </w:pPr>
      <w:r w:rsidRPr="00E72880">
        <w:rPr>
          <w:rFonts w:cs="Arial"/>
          <w:b/>
          <w:i/>
        </w:rPr>
        <w:t xml:space="preserve">Figure </w:t>
      </w:r>
      <w:ins w:id="1244" w:author="Microsoft Office User" w:date="2019-06-01T09:41:00Z">
        <w:r w:rsidR="001A3575" w:rsidRPr="00E72880">
          <w:rPr>
            <w:rFonts w:cs="Arial"/>
            <w:b/>
            <w:i/>
          </w:rPr>
          <w:t>6</w:t>
        </w:r>
      </w:ins>
      <w:del w:id="1245" w:author="Microsoft Office User" w:date="2019-06-01T09:41:00Z">
        <w:r w:rsidR="00A808C3" w:rsidRPr="00E72880" w:rsidDel="001A3575">
          <w:rPr>
            <w:rFonts w:cs="Arial"/>
            <w:b/>
            <w:i/>
          </w:rPr>
          <w:delText>5</w:delText>
        </w:r>
      </w:del>
      <w:r w:rsidRPr="00E72880">
        <w:rPr>
          <w:rFonts w:cs="Arial"/>
          <w:i/>
        </w:rPr>
        <w:t>. Pins: The (1) Home tab contains the original sources tree. When the user adds a new pin, for example (2) my-pin, it will represent a sub-tree out of the Home tab. To navigate to the content of the pin, click on its name in the Source Explorer's tab.</w:t>
      </w:r>
    </w:p>
    <w:p w14:paraId="391B23F5" w14:textId="5679592A" w:rsidR="00243872" w:rsidRPr="00E72880" w:rsidRDefault="00243872" w:rsidP="00771579">
      <w:pPr>
        <w:pStyle w:val="Heading7"/>
        <w:rPr>
          <w:rFonts w:cs="Arial"/>
        </w:rPr>
      </w:pPr>
      <w:bookmarkStart w:id="1246" w:name="_Toc13570714"/>
      <w:r w:rsidRPr="00E72880">
        <w:rPr>
          <w:rFonts w:cs="Arial"/>
        </w:rPr>
        <w:t>How To: Pin a Subtree</w:t>
      </w:r>
      <w:bookmarkEnd w:id="1246"/>
    </w:p>
    <w:p w14:paraId="613F42BF" w14:textId="0FC32C14" w:rsidR="00243872" w:rsidRPr="00E72880" w:rsidRDefault="00243872" w:rsidP="0007068D">
      <w:pPr>
        <w:numPr>
          <w:ilvl w:val="0"/>
          <w:numId w:val="11"/>
        </w:numPr>
        <w:spacing w:before="100" w:beforeAutospacing="1" w:after="100" w:afterAutospacing="1" w:line="276" w:lineRule="auto"/>
        <w:jc w:val="left"/>
        <w:rPr>
          <w:rFonts w:cs="Arial"/>
          <w:color w:val="24292E"/>
        </w:rPr>
      </w:pPr>
      <w:r w:rsidRPr="00E72880">
        <w:rPr>
          <w:rFonts w:cs="Arial"/>
          <w:color w:val="24292E"/>
        </w:rPr>
        <w:t>Select a Database, Folder or File. The source will be highlighted and a snowman icon</w:t>
      </w:r>
      <w:r w:rsidR="00F96C88" w:rsidRPr="00E72880">
        <w:rPr>
          <w:rFonts w:cs="Arial"/>
          <w:color w:val="24292E"/>
        </w:rPr>
        <w:t xml:space="preserve"> </w:t>
      </w:r>
      <w:r w:rsidRPr="00E72880">
        <w:rPr>
          <w:rFonts w:cs="Arial"/>
          <w:color w:val="24292E"/>
        </w:rPr>
        <w:t>will appear.</w:t>
      </w:r>
    </w:p>
    <w:p w14:paraId="52F083EF" w14:textId="6A72DCE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the snowman icon.</w:t>
      </w:r>
    </w:p>
    <w:p w14:paraId="70024CE6"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In the dropdown, select: Add Pin.</w:t>
      </w:r>
    </w:p>
    <w:p w14:paraId="234D1508"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A dialog will appear, enter the name of the new pin.</w:t>
      </w:r>
    </w:p>
    <w:p w14:paraId="5F2CA8F3"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Add.</w:t>
      </w:r>
    </w:p>
    <w:p w14:paraId="4F5A5256" w14:textId="2923B357" w:rsidR="00243872" w:rsidRPr="00E72880" w:rsidRDefault="00243872" w:rsidP="00771579">
      <w:pPr>
        <w:pStyle w:val="Heading7"/>
        <w:rPr>
          <w:rFonts w:cs="Arial"/>
        </w:rPr>
      </w:pPr>
      <w:bookmarkStart w:id="1247" w:name="_Toc13570715"/>
      <w:r w:rsidRPr="00E72880">
        <w:rPr>
          <w:rFonts w:cs="Arial"/>
        </w:rPr>
        <w:t>How To: Rename a pin</w:t>
      </w:r>
      <w:bookmarkEnd w:id="1247"/>
    </w:p>
    <w:p w14:paraId="100F6A61" w14:textId="77777777" w:rsidR="00824CBE"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 xml:space="preserve">Select a Database, Folder or File that is pinned already. It can be selected from the Home Tab or the Pin's Tab. </w:t>
      </w:r>
    </w:p>
    <w:p w14:paraId="571581D6" w14:textId="25A3981D" w:rsidR="00243872" w:rsidRPr="00E72880"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The source will be highlighted and a snowman icon will appear.</w:t>
      </w:r>
    </w:p>
    <w:p w14:paraId="6F22CB5A" w14:textId="333E32FD"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Click the snowman icon.</w:t>
      </w:r>
    </w:p>
    <w:p w14:paraId="24E02905" w14:textId="77777777"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In the dropdown, select: Remove Pin</w:t>
      </w:r>
    </w:p>
    <w:p w14:paraId="469258E4" w14:textId="32C072C0"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A dialog will appear, click: Remove.</w:t>
      </w:r>
    </w:p>
    <w:p w14:paraId="211183B0" w14:textId="77777777" w:rsidR="00A45898" w:rsidRPr="00E72880" w:rsidRDefault="00A45898" w:rsidP="00A45898">
      <w:pPr>
        <w:pStyle w:val="Heading6"/>
        <w:rPr>
          <w:rFonts w:cs="Arial"/>
        </w:rPr>
      </w:pPr>
      <w:bookmarkStart w:id="1248" w:name="_Toc13570716"/>
      <w:r w:rsidRPr="00E72880">
        <w:rPr>
          <w:rFonts w:cs="Arial"/>
        </w:rPr>
        <w:t>Filtering the source tree</w:t>
      </w:r>
      <w:bookmarkEnd w:id="1248"/>
    </w:p>
    <w:p w14:paraId="37F5ADB6" w14:textId="44A1C0F1" w:rsidR="00A45898" w:rsidRPr="00E72880" w:rsidRDefault="00A45898">
      <w:pPr>
        <w:pStyle w:val="Heading7"/>
        <w:rPr>
          <w:rFonts w:cs="Arial"/>
        </w:rPr>
        <w:pPrChange w:id="1249" w:author="Microsoft Office User" w:date="2019-06-01T09:35:00Z">
          <w:pPr/>
        </w:pPrChange>
      </w:pPr>
      <w:bookmarkStart w:id="1250" w:name="_Toc13570717"/>
      <w:r w:rsidRPr="00E72880">
        <w:rPr>
          <w:rFonts w:cs="Arial"/>
        </w:rPr>
        <w:t>How To: Apply a filter</w:t>
      </w:r>
      <w:bookmarkEnd w:id="1250"/>
    </w:p>
    <w:p w14:paraId="6715F07D"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rPr>
        <w:t>Input a regular expression into the filter panel.</w:t>
      </w:r>
    </w:p>
    <w:p w14:paraId="4FB7CF4A"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color w:val="24292E"/>
        </w:rPr>
        <w:t>Click the ‘Search’ button in the filter panel.</w:t>
      </w:r>
    </w:p>
    <w:p w14:paraId="59982897"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color w:val="24292E"/>
        </w:rPr>
        <w:t>The source tree will be pruned: only items whose name matches the regular expression, folders containing those items, and files contained in those items will remain visible.</w:t>
      </w:r>
    </w:p>
    <w:p w14:paraId="3D5A1979" w14:textId="77777777" w:rsidR="00A45898" w:rsidRPr="00E72880" w:rsidRDefault="00A45898">
      <w:pPr>
        <w:pStyle w:val="Heading7"/>
        <w:rPr>
          <w:rFonts w:cs="Arial"/>
        </w:rPr>
        <w:pPrChange w:id="1251" w:author="Microsoft Office User" w:date="2019-06-01T09:36:00Z">
          <w:pPr/>
        </w:pPrChange>
      </w:pPr>
      <w:bookmarkStart w:id="1252" w:name="_Toc13570718"/>
      <w:r w:rsidRPr="00E72880">
        <w:rPr>
          <w:rFonts w:cs="Arial"/>
        </w:rPr>
        <w:t>How To: Remove a filter</w:t>
      </w:r>
      <w:bookmarkEnd w:id="1252"/>
    </w:p>
    <w:p w14:paraId="44901105"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rPr>
        <w:t>Clear any input in the filter panel.</w:t>
      </w:r>
    </w:p>
    <w:p w14:paraId="65E9D364"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color w:val="24292E"/>
        </w:rPr>
        <w:t>Click the ‘Search’ button in the filter panel.</w:t>
      </w:r>
    </w:p>
    <w:p w14:paraId="565F96B7"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color w:val="24292E"/>
        </w:rPr>
        <w:t>The source tree will display all items, regardless of their names.</w:t>
      </w:r>
    </w:p>
    <w:p w14:paraId="21D16B76" w14:textId="77777777" w:rsidR="00A45898" w:rsidRPr="00E72880" w:rsidRDefault="00A45898" w:rsidP="00A45898">
      <w:pPr>
        <w:pStyle w:val="Heading6"/>
        <w:rPr>
          <w:rFonts w:cs="Arial"/>
        </w:rPr>
      </w:pPr>
      <w:bookmarkStart w:id="1253" w:name="_Toc13570719"/>
      <w:r w:rsidRPr="00E72880">
        <w:rPr>
          <w:rFonts w:cs="Arial"/>
        </w:rPr>
        <w:t>Import CSVs, Epochs or PEFs</w:t>
      </w:r>
      <w:bookmarkEnd w:id="1253"/>
    </w:p>
    <w:p w14:paraId="7A144CF4" w14:textId="77777777" w:rsidR="00A45898" w:rsidRPr="00E72880" w:rsidRDefault="00A45898" w:rsidP="00A45898">
      <w:pPr>
        <w:rPr>
          <w:rFonts w:cs="Arial"/>
        </w:rPr>
      </w:pPr>
      <w:r w:rsidRPr="00E72880">
        <w:rPr>
          <w:rFonts w:cs="Arial"/>
        </w:rPr>
        <w:lastRenderedPageBreak/>
        <w:t>RAVEN allows the user to add sources from the user interface.</w:t>
      </w:r>
    </w:p>
    <w:p w14:paraId="77D92A98" w14:textId="77777777" w:rsidR="00A45898" w:rsidRPr="00E72880" w:rsidRDefault="00A45898">
      <w:pPr>
        <w:pStyle w:val="Heading7"/>
        <w:rPr>
          <w:rFonts w:cs="Arial"/>
        </w:rPr>
        <w:pPrChange w:id="1254" w:author="Microsoft Office User" w:date="2019-06-01T09:37:00Z">
          <w:pPr/>
        </w:pPrChange>
      </w:pPr>
      <w:bookmarkStart w:id="1255" w:name="_Toc13570720"/>
      <w:r w:rsidRPr="00E72880">
        <w:rPr>
          <w:rFonts w:cs="Arial"/>
        </w:rPr>
        <w:t>How To: Import</w:t>
      </w:r>
      <w:bookmarkEnd w:id="1255"/>
    </w:p>
    <w:p w14:paraId="6143F018" w14:textId="77C9F991" w:rsidR="00A45898" w:rsidRPr="00E72880" w:rsidRDefault="00A45898" w:rsidP="00B17A6D">
      <w:pPr>
        <w:numPr>
          <w:ilvl w:val="0"/>
          <w:numId w:val="41"/>
        </w:numPr>
        <w:spacing w:before="0" w:after="0" w:afterAutospacing="1" w:line="276" w:lineRule="auto"/>
        <w:rPr>
          <w:rFonts w:cs="Arial"/>
          <w:color w:val="24292E"/>
        </w:rPr>
      </w:pPr>
      <w:r w:rsidRPr="00E72880">
        <w:rPr>
          <w:rFonts w:cs="Arial"/>
        </w:rPr>
        <w:t xml:space="preserve">Identify where in the </w:t>
      </w:r>
      <w:ins w:id="1256" w:author="Microsoft Office User" w:date="2019-06-01T09:38:00Z">
        <w:r w:rsidR="001578F7" w:rsidRPr="00E72880">
          <w:rPr>
            <w:rFonts w:cs="Arial"/>
          </w:rPr>
          <w:t>S</w:t>
        </w:r>
      </w:ins>
      <w:del w:id="1257" w:author="Microsoft Office User" w:date="2019-06-01T09:38:00Z">
        <w:r w:rsidRPr="00E72880" w:rsidDel="001578F7">
          <w:rPr>
            <w:rFonts w:cs="Arial"/>
          </w:rPr>
          <w:delText>s</w:delText>
        </w:r>
      </w:del>
      <w:r w:rsidRPr="00E72880">
        <w:rPr>
          <w:rFonts w:cs="Arial"/>
        </w:rPr>
        <w:t xml:space="preserve">ource </w:t>
      </w:r>
      <w:ins w:id="1258" w:author="Microsoft Office User" w:date="2019-06-01T09:38:00Z">
        <w:r w:rsidR="001578F7" w:rsidRPr="00E72880">
          <w:rPr>
            <w:rFonts w:cs="Arial"/>
          </w:rPr>
          <w:t>E</w:t>
        </w:r>
      </w:ins>
      <w:del w:id="1259" w:author="Microsoft Office User" w:date="2019-06-01T09:38:00Z">
        <w:r w:rsidRPr="00E72880" w:rsidDel="001578F7">
          <w:rPr>
            <w:rFonts w:cs="Arial"/>
          </w:rPr>
          <w:delText>e</w:delText>
        </w:r>
      </w:del>
      <w:r w:rsidRPr="00E72880">
        <w:rPr>
          <w:rFonts w:cs="Arial"/>
        </w:rPr>
        <w:t xml:space="preserve">xplorer </w:t>
      </w:r>
      <w:del w:id="1260" w:author="Microsoft Office User" w:date="2019-06-01T09:38:00Z">
        <w:r w:rsidRPr="00E72880" w:rsidDel="001578F7">
          <w:rPr>
            <w:rFonts w:cs="Arial"/>
          </w:rPr>
          <w:delText>the new source is desired to be</w:delText>
        </w:r>
      </w:del>
      <w:ins w:id="1261" w:author="Microsoft Office User" w:date="2019-06-01T09:38:00Z">
        <w:r w:rsidR="001578F7" w:rsidRPr="00E72880">
          <w:rPr>
            <w:rFonts w:cs="Arial"/>
          </w:rPr>
          <w:t>you want to add the new source</w:t>
        </w:r>
      </w:ins>
      <w:r w:rsidRPr="00E72880">
        <w:rPr>
          <w:rFonts w:cs="Arial"/>
        </w:rPr>
        <w:t>. In the parent of that location, hover the source</w:t>
      </w:r>
      <w:ins w:id="1262" w:author="Microsoft Office User" w:date="2019-06-01T09:38:00Z">
        <w:r w:rsidR="001578F7" w:rsidRPr="00E72880">
          <w:rPr>
            <w:rFonts w:cs="Arial"/>
          </w:rPr>
          <w:t xml:space="preserve"> to show the snowman icon. </w:t>
        </w:r>
      </w:ins>
      <w:del w:id="1263" w:author="Microsoft Office User" w:date="2019-06-01T09:38:00Z">
        <w:r w:rsidRPr="00E72880" w:rsidDel="001578F7">
          <w:rPr>
            <w:rFonts w:cs="Arial"/>
          </w:rPr>
          <w:delText xml:space="preserve"> and c</w:delText>
        </w:r>
      </w:del>
      <w:ins w:id="1264" w:author="Microsoft Office User" w:date="2019-06-01T09:38:00Z">
        <w:r w:rsidR="001578F7" w:rsidRPr="00E72880">
          <w:rPr>
            <w:rFonts w:cs="Arial"/>
          </w:rPr>
          <w:t>C</w:t>
        </w:r>
      </w:ins>
      <w:r w:rsidRPr="00E72880">
        <w:rPr>
          <w:rFonts w:cs="Arial"/>
        </w:rPr>
        <w:t>lick the snowman icon.</w:t>
      </w:r>
    </w:p>
    <w:p w14:paraId="065EB1B2" w14:textId="77777777" w:rsidR="00A45898" w:rsidRPr="00E72880" w:rsidRDefault="00A45898" w:rsidP="00B17A6D">
      <w:pPr>
        <w:numPr>
          <w:ilvl w:val="0"/>
          <w:numId w:val="41"/>
        </w:numPr>
        <w:spacing w:before="0" w:after="0" w:afterAutospacing="1" w:line="276" w:lineRule="auto"/>
        <w:rPr>
          <w:rFonts w:cs="Arial"/>
          <w:color w:val="24292E"/>
        </w:rPr>
      </w:pPr>
      <w:r w:rsidRPr="00E72880">
        <w:rPr>
          <w:rFonts w:cs="Arial"/>
          <w:color w:val="24292E"/>
        </w:rPr>
        <w:t>In the dropdown select `Import`. A dialog will appear.</w:t>
      </w:r>
    </w:p>
    <w:p w14:paraId="266812BE" w14:textId="77777777" w:rsidR="00755B1A" w:rsidRPr="00E72880" w:rsidRDefault="001578F7" w:rsidP="001578F7">
      <w:pPr>
        <w:numPr>
          <w:ilvl w:val="0"/>
          <w:numId w:val="41"/>
        </w:numPr>
        <w:spacing w:before="0" w:after="0" w:afterAutospacing="1" w:line="276" w:lineRule="auto"/>
        <w:rPr>
          <w:rFonts w:cs="Arial"/>
          <w:color w:val="24292E"/>
        </w:rPr>
      </w:pPr>
      <w:ins w:id="1265" w:author="Microsoft Office User" w:date="2019-06-01T09:39:00Z">
        <w:r w:rsidRPr="00E72880">
          <w:rPr>
            <w:rFonts w:cs="Arial"/>
            <w:color w:val="24292E"/>
          </w:rPr>
          <w:t xml:space="preserve">Fill the form: </w:t>
        </w:r>
      </w:ins>
    </w:p>
    <w:p w14:paraId="6D592917" w14:textId="77777777" w:rsidR="00755B1A" w:rsidRPr="00E72880" w:rsidRDefault="00A45898" w:rsidP="00755B1A">
      <w:pPr>
        <w:pStyle w:val="ListParagraph"/>
        <w:numPr>
          <w:ilvl w:val="1"/>
          <w:numId w:val="41"/>
        </w:numPr>
        <w:rPr>
          <w:rFonts w:cs="Arial"/>
          <w:color w:val="24292E"/>
        </w:rPr>
      </w:pPr>
      <w:r w:rsidRPr="00E72880">
        <w:rPr>
          <w:rFonts w:cs="Arial"/>
          <w:color w:val="24292E"/>
        </w:rPr>
        <w:t>Enter the name of the source that will appear in the Source Explorer</w:t>
      </w:r>
      <w:r w:rsidR="00755B1A" w:rsidRPr="00E72880">
        <w:rPr>
          <w:rFonts w:cs="Arial"/>
          <w:color w:val="24292E"/>
        </w:rPr>
        <w:t>.</w:t>
      </w:r>
    </w:p>
    <w:p w14:paraId="6C87DF3C" w14:textId="13FE5AEA" w:rsidR="00755B1A" w:rsidRPr="00E72880" w:rsidRDefault="00755B1A" w:rsidP="00755B1A">
      <w:pPr>
        <w:pStyle w:val="ListParagraph"/>
        <w:numPr>
          <w:ilvl w:val="1"/>
          <w:numId w:val="41"/>
        </w:numPr>
        <w:rPr>
          <w:rFonts w:cs="Arial"/>
          <w:color w:val="24292E"/>
        </w:rPr>
      </w:pPr>
      <w:r w:rsidRPr="00E72880">
        <w:rPr>
          <w:rFonts w:cs="Arial"/>
          <w:color w:val="24292E"/>
        </w:rPr>
        <w:t>S</w:t>
      </w:r>
      <w:r w:rsidR="00A45898" w:rsidRPr="00E72880">
        <w:rPr>
          <w:rFonts w:cs="Arial"/>
          <w:color w:val="24292E"/>
        </w:rPr>
        <w:t>elect the file type</w:t>
      </w:r>
      <w:r w:rsidRPr="00E72880">
        <w:rPr>
          <w:rFonts w:cs="Arial"/>
          <w:color w:val="24292E"/>
        </w:rPr>
        <w:t>, options are: CSV, Epoch and PEF.</w:t>
      </w:r>
    </w:p>
    <w:p w14:paraId="5CF566CC" w14:textId="40CFE574" w:rsidR="00755B1A" w:rsidRPr="00E72880" w:rsidDel="001578F7" w:rsidRDefault="00755B1A" w:rsidP="00755B1A">
      <w:pPr>
        <w:pStyle w:val="ListParagraph"/>
        <w:numPr>
          <w:ilvl w:val="1"/>
          <w:numId w:val="41"/>
        </w:numPr>
        <w:spacing w:before="0" w:after="0" w:afterAutospacing="1" w:line="276" w:lineRule="auto"/>
        <w:rPr>
          <w:del w:id="1266" w:author="Microsoft Office User" w:date="2019-06-01T09:38:00Z"/>
          <w:rFonts w:cs="Arial"/>
          <w:color w:val="24292E"/>
        </w:rPr>
      </w:pPr>
      <w:r w:rsidRPr="00E72880">
        <w:rPr>
          <w:rFonts w:cs="Arial"/>
          <w:color w:val="24292E"/>
        </w:rPr>
        <w:t>Select the f</w:t>
      </w:r>
      <w:ins w:id="1267" w:author="Microsoft Office User" w:date="2019-06-01T09:39:00Z">
        <w:r w:rsidR="001578F7" w:rsidRPr="00E72880">
          <w:rPr>
            <w:rFonts w:cs="Arial"/>
            <w:color w:val="24292E"/>
          </w:rPr>
          <w:t>ile</w:t>
        </w:r>
      </w:ins>
      <w:r w:rsidR="00A45898" w:rsidRPr="00E72880">
        <w:rPr>
          <w:rFonts w:cs="Arial"/>
          <w:color w:val="24292E"/>
        </w:rPr>
        <w:t xml:space="preserve"> that will be imported</w:t>
      </w:r>
      <w:r w:rsidRPr="00E72880">
        <w:rPr>
          <w:rFonts w:cs="Arial"/>
          <w:color w:val="24292E"/>
        </w:rPr>
        <w:t xml:space="preserve"> from your computer. </w:t>
      </w:r>
    </w:p>
    <w:p w14:paraId="4B665011" w14:textId="48830A20" w:rsidR="00A45898" w:rsidRPr="00E72880" w:rsidRDefault="00A45898" w:rsidP="00755B1A">
      <w:pPr>
        <w:pStyle w:val="ListParagraph"/>
        <w:numPr>
          <w:ilvl w:val="1"/>
          <w:numId w:val="41"/>
        </w:numPr>
        <w:rPr>
          <w:rFonts w:cs="Arial"/>
        </w:rPr>
      </w:pPr>
      <w:del w:id="1268" w:author="Microsoft Office User" w:date="2019-06-01T09:39:00Z">
        <w:r w:rsidRPr="00E72880" w:rsidDel="001578F7">
          <w:rPr>
            <w:rFonts w:cs="Arial"/>
          </w:rPr>
          <w:delText xml:space="preserve">Select the file to be imported. </w:delText>
        </w:r>
      </w:del>
      <w:r w:rsidRPr="00E72880">
        <w:rPr>
          <w:rFonts w:cs="Arial"/>
        </w:rPr>
        <w:t xml:space="preserve">Please note </w:t>
      </w:r>
      <w:del w:id="1269" w:author="Microsoft Office User" w:date="2019-06-01T09:39:00Z">
        <w:r w:rsidRPr="00E72880" w:rsidDel="001578F7">
          <w:rPr>
            <w:rFonts w:cs="Arial"/>
          </w:rPr>
          <w:delText xml:space="preserve">when </w:delText>
        </w:r>
      </w:del>
      <w:r w:rsidRPr="00E72880">
        <w:rPr>
          <w:rFonts w:cs="Arial"/>
        </w:rPr>
        <w:t>that when importing a CSV, you will need a mapping file as well.</w:t>
      </w:r>
    </w:p>
    <w:p w14:paraId="2F1A696E" w14:textId="77777777" w:rsidR="00A45898" w:rsidRPr="00E72880" w:rsidRDefault="00A45898" w:rsidP="00B17A6D">
      <w:pPr>
        <w:numPr>
          <w:ilvl w:val="0"/>
          <w:numId w:val="41"/>
        </w:numPr>
        <w:spacing w:before="0" w:after="0" w:afterAutospacing="1" w:line="276" w:lineRule="auto"/>
        <w:rPr>
          <w:rFonts w:cs="Arial"/>
          <w:color w:val="24292E"/>
        </w:rPr>
      </w:pPr>
      <w:r w:rsidRPr="00E72880">
        <w:rPr>
          <w:rFonts w:cs="Arial"/>
          <w:color w:val="24292E"/>
        </w:rPr>
        <w:t>Click Import.</w:t>
      </w:r>
    </w:p>
    <w:p w14:paraId="234B5EDB" w14:textId="5BF7E17A" w:rsidR="00A45898" w:rsidRPr="00E72880" w:rsidDel="001578F7" w:rsidRDefault="00A45898" w:rsidP="00B17A6D">
      <w:pPr>
        <w:numPr>
          <w:ilvl w:val="0"/>
          <w:numId w:val="41"/>
        </w:numPr>
        <w:spacing w:before="0" w:after="0" w:afterAutospacing="1" w:line="276" w:lineRule="auto"/>
        <w:rPr>
          <w:del w:id="1270" w:author="Microsoft Office User" w:date="2019-06-01T09:40:00Z"/>
          <w:rFonts w:cs="Arial"/>
          <w:color w:val="24292E"/>
        </w:rPr>
      </w:pPr>
      <w:r w:rsidRPr="00E72880">
        <w:rPr>
          <w:rFonts w:cs="Arial"/>
          <w:color w:val="24292E"/>
        </w:rPr>
        <w:t xml:space="preserve">The </w:t>
      </w:r>
      <w:del w:id="1271" w:author="Microsoft Office User" w:date="2019-06-01T09:39:00Z">
        <w:r w:rsidRPr="00E72880" w:rsidDel="001578F7">
          <w:rPr>
            <w:rFonts w:cs="Arial"/>
            <w:color w:val="24292E"/>
          </w:rPr>
          <w:delText xml:space="preserve">added </w:delText>
        </w:r>
      </w:del>
      <w:ins w:id="1272" w:author="Microsoft Office User" w:date="2019-06-01T09:39:00Z">
        <w:r w:rsidR="001578F7" w:rsidRPr="00E72880">
          <w:rPr>
            <w:rFonts w:cs="Arial"/>
            <w:color w:val="24292E"/>
          </w:rPr>
          <w:t xml:space="preserve"> </w:t>
        </w:r>
      </w:ins>
      <w:r w:rsidRPr="00E72880">
        <w:rPr>
          <w:rFonts w:cs="Arial"/>
          <w:color w:val="24292E"/>
        </w:rPr>
        <w:t xml:space="preserve">file </w:t>
      </w:r>
      <w:del w:id="1273" w:author="Microsoft Office User" w:date="2019-06-01T09:39:00Z">
        <w:r w:rsidRPr="00E72880" w:rsidDel="001578F7">
          <w:rPr>
            <w:rFonts w:cs="Arial"/>
            <w:color w:val="24292E"/>
          </w:rPr>
          <w:delText xml:space="preserve">will </w:delText>
        </w:r>
      </w:del>
      <w:ins w:id="1274" w:author="Microsoft Office User" w:date="2019-06-01T09:39:00Z">
        <w:r w:rsidR="001578F7" w:rsidRPr="00E72880">
          <w:rPr>
            <w:rFonts w:cs="Arial"/>
            <w:color w:val="24292E"/>
          </w:rPr>
          <w:t xml:space="preserve">will be imported and </w:t>
        </w:r>
      </w:ins>
      <w:r w:rsidRPr="00E72880">
        <w:rPr>
          <w:rFonts w:cs="Arial"/>
          <w:color w:val="24292E"/>
        </w:rPr>
        <w:t xml:space="preserve">appear in the </w:t>
      </w:r>
      <w:del w:id="1275" w:author="Microsoft Office User" w:date="2019-06-01T09:39:00Z">
        <w:r w:rsidRPr="00E72880" w:rsidDel="001578F7">
          <w:rPr>
            <w:rFonts w:cs="Arial"/>
            <w:color w:val="24292E"/>
          </w:rPr>
          <w:delText xml:space="preserve">selected </w:delText>
        </w:r>
      </w:del>
      <w:ins w:id="1276" w:author="Microsoft Office User" w:date="2019-06-01T09:39:00Z">
        <w:r w:rsidR="001578F7" w:rsidRPr="00E72880">
          <w:rPr>
            <w:rFonts w:cs="Arial"/>
            <w:color w:val="24292E"/>
          </w:rPr>
          <w:t xml:space="preserve">desired </w:t>
        </w:r>
      </w:ins>
      <w:r w:rsidRPr="00E72880">
        <w:rPr>
          <w:rFonts w:cs="Arial"/>
          <w:color w:val="24292E"/>
        </w:rPr>
        <w:t>location</w:t>
      </w:r>
      <w:ins w:id="1277" w:author="Microsoft Office User" w:date="2019-06-01T09:39:00Z">
        <w:r w:rsidR="001578F7" w:rsidRPr="00E72880">
          <w:rPr>
            <w:rFonts w:cs="Arial"/>
            <w:color w:val="24292E"/>
          </w:rPr>
          <w:t>. P</w:t>
        </w:r>
      </w:ins>
      <w:del w:id="1278" w:author="Microsoft Office User" w:date="2019-06-01T09:39:00Z">
        <w:r w:rsidRPr="00E72880" w:rsidDel="001578F7">
          <w:rPr>
            <w:rFonts w:cs="Arial"/>
            <w:color w:val="24292E"/>
          </w:rPr>
          <w:delText>, p</w:delText>
        </w:r>
      </w:del>
      <w:r w:rsidRPr="00E72880">
        <w:rPr>
          <w:rFonts w:cs="Arial"/>
          <w:color w:val="24292E"/>
        </w:rPr>
        <w:t>lease note that sometimes the source does not appear immediately, if so, please refresh the page. This is a known issue that might be addressed in a future.</w:t>
      </w:r>
    </w:p>
    <w:p w14:paraId="1BFF028C" w14:textId="77777777" w:rsidR="00A45898" w:rsidRPr="00E72880" w:rsidRDefault="00A45898">
      <w:pPr>
        <w:numPr>
          <w:ilvl w:val="0"/>
          <w:numId w:val="41"/>
        </w:numPr>
        <w:spacing w:before="0" w:after="0" w:afterAutospacing="1" w:line="276" w:lineRule="auto"/>
        <w:rPr>
          <w:rFonts w:cs="Arial"/>
          <w:color w:val="24292E"/>
        </w:rPr>
        <w:pPrChange w:id="1279" w:author="Microsoft Office User" w:date="2019-06-01T09:40:00Z">
          <w:pPr>
            <w:spacing w:before="60" w:after="100" w:afterAutospacing="1" w:line="276" w:lineRule="auto"/>
            <w:jc w:val="left"/>
          </w:pPr>
        </w:pPrChange>
      </w:pPr>
    </w:p>
    <w:p w14:paraId="356F24CE" w14:textId="203A9543" w:rsidR="00AE638A" w:rsidRPr="00E72880" w:rsidRDefault="00F96C88" w:rsidP="00771579">
      <w:pPr>
        <w:pStyle w:val="Heading5"/>
        <w:rPr>
          <w:rFonts w:cs="Arial"/>
        </w:rPr>
      </w:pPr>
      <w:bookmarkStart w:id="1280" w:name="_Toc13570721"/>
      <w:r w:rsidRPr="00E72880">
        <w:rPr>
          <w:rFonts w:cs="Arial"/>
        </w:rPr>
        <w:t>Bands</w:t>
      </w:r>
      <w:bookmarkEnd w:id="1280"/>
    </w:p>
    <w:p w14:paraId="5A22BDD8" w14:textId="77777777" w:rsidR="00F96C88" w:rsidRPr="00E72880" w:rsidRDefault="00F96C88" w:rsidP="00672D76">
      <w:pPr>
        <w:pStyle w:val="BodyText"/>
        <w:keepNext/>
        <w:spacing w:line="276" w:lineRule="auto"/>
        <w:jc w:val="center"/>
        <w:rPr>
          <w:rFonts w:cs="Arial"/>
        </w:rPr>
      </w:pPr>
      <w:r w:rsidRPr="00E72880">
        <w:rPr>
          <w:rFonts w:cs="Arial"/>
          <w:noProof/>
        </w:rPr>
        <w:drawing>
          <wp:inline distT="0" distB="0" distL="0" distR="0" wp14:anchorId="21A4E2D8" wp14:editId="7A4C90B9">
            <wp:extent cx="3682314" cy="2720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2"/>
                    <a:stretch>
                      <a:fillRect/>
                    </a:stretch>
                  </pic:blipFill>
                  <pic:spPr bwMode="auto">
                    <a:xfrm>
                      <a:off x="0" y="0"/>
                      <a:ext cx="3811549" cy="2816175"/>
                    </a:xfrm>
                    <a:prstGeom prst="rect">
                      <a:avLst/>
                    </a:prstGeom>
                    <a:ln>
                      <a:noFill/>
                    </a:ln>
                    <a:extLst>
                      <a:ext uri="{53640926-AAD7-44D8-BBD7-CCE9431645EC}">
                        <a14:shadowObscured xmlns:a14="http://schemas.microsoft.com/office/drawing/2010/main"/>
                      </a:ext>
                    </a:extLst>
                  </pic:spPr>
                </pic:pic>
              </a:graphicData>
            </a:graphic>
          </wp:inline>
        </w:drawing>
      </w:r>
    </w:p>
    <w:p w14:paraId="35BD91DD" w14:textId="0EC3100D" w:rsidR="00F96C88" w:rsidRPr="00E72880" w:rsidRDefault="00F96C88" w:rsidP="00CE7210">
      <w:pPr>
        <w:pStyle w:val="Caption"/>
        <w:spacing w:line="276" w:lineRule="auto"/>
        <w:ind w:left="720" w:right="720"/>
        <w:jc w:val="center"/>
        <w:rPr>
          <w:rFonts w:cs="Arial"/>
          <w:i/>
        </w:rPr>
      </w:pPr>
      <w:r w:rsidRPr="00E72880">
        <w:rPr>
          <w:rFonts w:cs="Arial"/>
          <w:b/>
          <w:i/>
        </w:rPr>
        <w:t xml:space="preserve">Figure </w:t>
      </w:r>
      <w:ins w:id="1281" w:author="Microsoft Office User" w:date="2019-06-01T09:41:00Z">
        <w:r w:rsidR="001A3575" w:rsidRPr="00E72880">
          <w:rPr>
            <w:rFonts w:cs="Arial"/>
            <w:b/>
            <w:i/>
          </w:rPr>
          <w:t>7</w:t>
        </w:r>
      </w:ins>
      <w:del w:id="1282" w:author="Microsoft Office User" w:date="2019-06-01T09:41:00Z">
        <w:r w:rsidR="00A808C3" w:rsidRPr="00E72880" w:rsidDel="001A3575">
          <w:rPr>
            <w:rFonts w:cs="Arial"/>
            <w:b/>
            <w:i/>
          </w:rPr>
          <w:delText>6</w:delText>
        </w:r>
      </w:del>
      <w:r w:rsidRPr="00E72880">
        <w:rPr>
          <w:rFonts w:cs="Arial"/>
          <w:i/>
        </w:rPr>
        <w:t xml:space="preserve">. Bands represent the selected sources in the Source Explorer, displaying one or more data sources per band. There are two panels: (1) the Main Bands Panel and the (2) the South Bands Panel. </w:t>
      </w:r>
      <w:r w:rsidR="00AE65B6" w:rsidRPr="00E72880">
        <w:rPr>
          <w:rFonts w:cs="Arial"/>
          <w:i/>
        </w:rPr>
        <w:t xml:space="preserve">There is also a Manage Graphs Menu. </w:t>
      </w:r>
      <w:r w:rsidRPr="00E72880">
        <w:rPr>
          <w:rFonts w:cs="Arial"/>
          <w:i/>
        </w:rPr>
        <w:t>The user can move the bands between both panels and arrange their order if desired.</w:t>
      </w:r>
    </w:p>
    <w:p w14:paraId="635F009D" w14:textId="77777777" w:rsidR="00CE7210" w:rsidRPr="00E72880" w:rsidRDefault="00CE7210" w:rsidP="00CE7210">
      <w:pPr>
        <w:pStyle w:val="BodyText"/>
        <w:rPr>
          <w:rFonts w:cs="Arial"/>
        </w:rPr>
      </w:pPr>
    </w:p>
    <w:p w14:paraId="4AD62B0C" w14:textId="00DA5520" w:rsidR="00CE7210" w:rsidRPr="00E72880" w:rsidRDefault="00F96C88" w:rsidP="00CE7210">
      <w:pPr>
        <w:rPr>
          <w:rFonts w:cs="Arial"/>
        </w:rPr>
      </w:pPr>
      <w:r w:rsidRPr="00E72880">
        <w:rPr>
          <w:rFonts w:cs="Arial"/>
        </w:rPr>
        <w:t>A band is how the timeline data is presented within RAVEN. When a data source is selected a band is added to the Main Bands Panel and its data is displayed. There are three different band types that the user can add: Activity, Resource and State Bands</w:t>
      </w:r>
      <w:r w:rsidR="00D10389" w:rsidRPr="00E72880">
        <w:rPr>
          <w:rFonts w:cs="Arial"/>
        </w:rPr>
        <w:t xml:space="preserve"> which are shown at </w:t>
      </w:r>
      <w:r w:rsidR="00D10389" w:rsidRPr="00E72880">
        <w:rPr>
          <w:rFonts w:cs="Arial"/>
          <w:b/>
        </w:rPr>
        <w:t xml:space="preserve">Figure </w:t>
      </w:r>
      <w:ins w:id="1283" w:author="Microsoft Office User" w:date="2019-06-01T09:41:00Z">
        <w:r w:rsidR="001A3575" w:rsidRPr="00E72880">
          <w:rPr>
            <w:rFonts w:cs="Arial"/>
            <w:b/>
          </w:rPr>
          <w:t>8</w:t>
        </w:r>
      </w:ins>
      <w:del w:id="1284" w:author="Microsoft Office User" w:date="2019-06-01T09:41:00Z">
        <w:r w:rsidR="00A808C3" w:rsidRPr="00E72880" w:rsidDel="001A3575">
          <w:rPr>
            <w:rFonts w:cs="Arial"/>
            <w:b/>
          </w:rPr>
          <w:delText>7</w:delText>
        </w:r>
      </w:del>
      <w:r w:rsidR="00D10389" w:rsidRPr="00E72880">
        <w:rPr>
          <w:rFonts w:cs="Arial"/>
        </w:rPr>
        <w:t>.</w:t>
      </w:r>
    </w:p>
    <w:p w14:paraId="2528A517" w14:textId="77777777" w:rsidR="00F96C88" w:rsidRPr="00E72880" w:rsidRDefault="00F96C88" w:rsidP="00672D76">
      <w:pPr>
        <w:pStyle w:val="BodyText"/>
        <w:keepNext/>
        <w:spacing w:line="276" w:lineRule="auto"/>
        <w:jc w:val="center"/>
        <w:rPr>
          <w:rFonts w:cs="Arial"/>
        </w:rPr>
      </w:pPr>
      <w:r w:rsidRPr="00E72880">
        <w:rPr>
          <w:rFonts w:cs="Arial"/>
          <w:noProof/>
        </w:rPr>
        <w:lastRenderedPageBreak/>
        <w:drawing>
          <wp:inline distT="0" distB="0" distL="0" distR="0" wp14:anchorId="24DA3AA6" wp14:editId="4E0DF471">
            <wp:extent cx="2902226" cy="20114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3"/>
                    <a:stretch>
                      <a:fillRect/>
                    </a:stretch>
                  </pic:blipFill>
                  <pic:spPr bwMode="auto">
                    <a:xfrm>
                      <a:off x="0" y="0"/>
                      <a:ext cx="3041758" cy="2108146"/>
                    </a:xfrm>
                    <a:prstGeom prst="rect">
                      <a:avLst/>
                    </a:prstGeom>
                    <a:ln>
                      <a:noFill/>
                    </a:ln>
                    <a:extLst>
                      <a:ext uri="{53640926-AAD7-44D8-BBD7-CCE9431645EC}">
                        <a14:shadowObscured xmlns:a14="http://schemas.microsoft.com/office/drawing/2010/main"/>
                      </a:ext>
                    </a:extLst>
                  </pic:spPr>
                </pic:pic>
              </a:graphicData>
            </a:graphic>
          </wp:inline>
        </w:drawing>
      </w:r>
    </w:p>
    <w:p w14:paraId="1FC2C2B8" w14:textId="224AE7D0" w:rsidR="00CE7210" w:rsidRPr="00E72880" w:rsidDel="001A3575" w:rsidRDefault="00F96C88" w:rsidP="00CB2A81">
      <w:pPr>
        <w:pStyle w:val="Caption"/>
        <w:spacing w:line="276" w:lineRule="auto"/>
        <w:ind w:left="720" w:right="720"/>
        <w:jc w:val="center"/>
        <w:rPr>
          <w:del w:id="1285" w:author="Microsoft Office User" w:date="2019-06-01T09:42:00Z"/>
          <w:rFonts w:cs="Arial"/>
          <w:i/>
        </w:rPr>
      </w:pPr>
      <w:r w:rsidRPr="00E72880">
        <w:rPr>
          <w:rFonts w:cs="Arial"/>
          <w:b/>
          <w:i/>
        </w:rPr>
        <w:t xml:space="preserve">Figure </w:t>
      </w:r>
      <w:ins w:id="1286" w:author="Microsoft Office User" w:date="2019-06-01T09:41:00Z">
        <w:r w:rsidR="001A3575" w:rsidRPr="00E72880">
          <w:rPr>
            <w:rFonts w:cs="Arial"/>
            <w:b/>
            <w:i/>
          </w:rPr>
          <w:t>8</w:t>
        </w:r>
      </w:ins>
      <w:del w:id="1287" w:author="Microsoft Office User" w:date="2019-06-01T09:41:00Z">
        <w:r w:rsidR="00A808C3" w:rsidRPr="00E72880" w:rsidDel="001A3575">
          <w:rPr>
            <w:rFonts w:cs="Arial"/>
            <w:b/>
            <w:i/>
          </w:rPr>
          <w:delText>7</w:delText>
        </w:r>
      </w:del>
      <w:r w:rsidRPr="00E72880">
        <w:rPr>
          <w:rFonts w:cs="Arial"/>
          <w:i/>
        </w:rPr>
        <w:t>. Bands represent the selected sources in the Source Explorer, displaying one or more data sources per band. There are two panels: (1) the Main Bands Panel and the (2) the South Bands Panel. The user can move the bands between both panels and arrange their order if desired.</w:t>
      </w:r>
    </w:p>
    <w:p w14:paraId="29178CD6" w14:textId="77777777" w:rsidR="00CB2A81" w:rsidRPr="00E72880" w:rsidRDefault="00CB2A81">
      <w:pPr>
        <w:pStyle w:val="Caption"/>
        <w:spacing w:line="276" w:lineRule="auto"/>
        <w:ind w:left="720" w:right="720"/>
        <w:jc w:val="center"/>
        <w:rPr>
          <w:rFonts w:cs="Arial"/>
        </w:rPr>
        <w:pPrChange w:id="1288" w:author="Microsoft Office User" w:date="2019-06-01T09:42:00Z">
          <w:pPr>
            <w:pStyle w:val="BodyText"/>
          </w:pPr>
        </w:pPrChange>
      </w:pPr>
    </w:p>
    <w:p w14:paraId="4D8E54B8" w14:textId="77E81B5A" w:rsidR="001A3575" w:rsidRPr="00E72880" w:rsidRDefault="00F96C88" w:rsidP="00CE7210">
      <w:pPr>
        <w:rPr>
          <w:rFonts w:cs="Arial"/>
        </w:rPr>
      </w:pPr>
      <w:r w:rsidRPr="00E72880">
        <w:rPr>
          <w:rFonts w:cs="Arial"/>
        </w:rPr>
        <w:t>Each band type has its own settings that can be modified. In order to perform this action, you need to select a band and the right panel will show the available configuration options.</w:t>
      </w:r>
    </w:p>
    <w:p w14:paraId="105FDCC8" w14:textId="487CE1B9" w:rsidR="00AE638A" w:rsidRPr="00E72880" w:rsidRDefault="00F96C88" w:rsidP="00771579">
      <w:pPr>
        <w:pStyle w:val="Heading6"/>
        <w:rPr>
          <w:rFonts w:cs="Arial"/>
        </w:rPr>
      </w:pPr>
      <w:bookmarkStart w:id="1289" w:name="_Toc13570722"/>
      <w:r w:rsidRPr="00E72880">
        <w:rPr>
          <w:rFonts w:cs="Arial"/>
        </w:rPr>
        <w:t>How to: Select a Band</w:t>
      </w:r>
      <w:bookmarkEnd w:id="1289"/>
    </w:p>
    <w:p w14:paraId="5A0ADBC0" w14:textId="1117F241" w:rsidR="00AE65B6" w:rsidRPr="00E72880" w:rsidRDefault="00CE7210" w:rsidP="00CE7210">
      <w:pPr>
        <w:rPr>
          <w:rFonts w:cs="Arial"/>
        </w:rPr>
      </w:pPr>
      <w:r w:rsidRPr="00E72880">
        <w:rPr>
          <w:rFonts w:cs="Arial"/>
        </w:rPr>
        <w:t xml:space="preserve">Given a band exists in the Bands Panel, click the band in the label area. Selecting a band will trigger the following actions: </w:t>
      </w:r>
      <w:r w:rsidR="00AE65B6" w:rsidRPr="00E72880">
        <w:rPr>
          <w:rFonts w:cs="Arial"/>
        </w:rPr>
        <w:t>a dark line will appear at the left side of the band</w:t>
      </w:r>
      <w:r w:rsidRPr="00E72880">
        <w:rPr>
          <w:rFonts w:cs="Arial"/>
        </w:rPr>
        <w:t xml:space="preserve">; The Details </w:t>
      </w:r>
      <w:r w:rsidR="00824CBE">
        <w:rPr>
          <w:rFonts w:cs="Arial"/>
        </w:rPr>
        <w:t>P</w:t>
      </w:r>
      <w:r w:rsidRPr="00E72880">
        <w:rPr>
          <w:rFonts w:cs="Arial"/>
        </w:rPr>
        <w:t xml:space="preserve">anel will populate a table with the source's data points; and </w:t>
      </w:r>
      <w:r w:rsidR="00AE65B6" w:rsidRPr="00E72880">
        <w:rPr>
          <w:rFonts w:cs="Arial"/>
        </w:rPr>
        <w:t>icons to manage the band will appear.</w:t>
      </w:r>
    </w:p>
    <w:p w14:paraId="6E84C446" w14:textId="12C1BBA3" w:rsidR="003C077D" w:rsidRPr="00E72880" w:rsidRDefault="00AE65B6" w:rsidP="00AE65B6">
      <w:pPr>
        <w:pStyle w:val="Heading7"/>
        <w:rPr>
          <w:ins w:id="1290" w:author="Microsoft Office User" w:date="2019-06-01T09:58:00Z"/>
          <w:rFonts w:cs="Arial"/>
        </w:rPr>
      </w:pPr>
      <w:bookmarkStart w:id="1291" w:name="_Toc13570723"/>
      <w:r w:rsidRPr="00E72880">
        <w:rPr>
          <w:rFonts w:cs="Arial"/>
        </w:rPr>
        <w:t>Band Menu Icons</w:t>
      </w:r>
      <w:bookmarkEnd w:id="1291"/>
      <w:r w:rsidRPr="00E72880">
        <w:rPr>
          <w:rFonts w:cs="Arial"/>
        </w:rPr>
        <w:tab/>
      </w:r>
    </w:p>
    <w:p w14:paraId="4070C6F5" w14:textId="1CA75DB3" w:rsidR="00AD66F8" w:rsidRPr="00E72880" w:rsidRDefault="00820380" w:rsidP="008565D3">
      <w:pPr>
        <w:jc w:val="center"/>
        <w:rPr>
          <w:rFonts w:cs="Arial"/>
        </w:rPr>
      </w:pPr>
      <w:r w:rsidRPr="00E72880">
        <w:rPr>
          <w:rFonts w:cs="Arial"/>
          <w:noProof/>
        </w:rPr>
        <mc:AlternateContent>
          <mc:Choice Requires="wps">
            <w:drawing>
              <wp:anchor distT="0" distB="0" distL="114300" distR="114300" simplePos="0" relativeHeight="251663360" behindDoc="0" locked="0" layoutInCell="1" allowOverlap="1" wp14:anchorId="5BC25C50" wp14:editId="43053FBB">
                <wp:simplePos x="0" y="0"/>
                <wp:positionH relativeFrom="column">
                  <wp:posOffset>654148</wp:posOffset>
                </wp:positionH>
                <wp:positionV relativeFrom="paragraph">
                  <wp:posOffset>1001297</wp:posOffset>
                </wp:positionV>
                <wp:extent cx="225083" cy="429065"/>
                <wp:effectExtent l="12700" t="12700" r="29210" b="28575"/>
                <wp:wrapNone/>
                <wp:docPr id="25" name="Rectangle 25"/>
                <wp:cNvGraphicFramePr/>
                <a:graphic xmlns:a="http://schemas.openxmlformats.org/drawingml/2006/main">
                  <a:graphicData uri="http://schemas.microsoft.com/office/word/2010/wordprocessingShape">
                    <wps:wsp>
                      <wps:cNvSpPr/>
                      <wps:spPr>
                        <a:xfrm>
                          <a:off x="0" y="0"/>
                          <a:ext cx="225083" cy="429065"/>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FD55F" id="Rectangle 25" o:spid="_x0000_s1026" style="position:absolute;margin-left:51.5pt;margin-top:78.85pt;width:17.7pt;height:3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" filled="f" strokecolor="#0070c0" strokeweight="2.5pt"/>
            </w:pict>
          </mc:Fallback>
        </mc:AlternateContent>
      </w:r>
      <w:r w:rsidR="008565D3" w:rsidRPr="00E72880">
        <w:rPr>
          <w:rFonts w:cs="Arial"/>
          <w:noProof/>
        </w:rPr>
        <w:drawing>
          <wp:inline distT="0" distB="0" distL="0" distR="0" wp14:anchorId="03DFFF04" wp14:editId="470EC4F9">
            <wp:extent cx="5226148" cy="147292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0372" cy="1476934"/>
                    </a:xfrm>
                    <a:prstGeom prst="rect">
                      <a:avLst/>
                    </a:prstGeom>
                  </pic:spPr>
                </pic:pic>
              </a:graphicData>
            </a:graphic>
          </wp:inline>
        </w:drawing>
      </w:r>
    </w:p>
    <w:p w14:paraId="53FF4877" w14:textId="0895DD30" w:rsidR="00AD66F8" w:rsidRPr="00E72880" w:rsidRDefault="00AD66F8" w:rsidP="00AD66F8">
      <w:pPr>
        <w:ind w:left="851"/>
        <w:jc w:val="center"/>
        <w:rPr>
          <w:rFonts w:cs="Arial"/>
          <w:i/>
          <w:sz w:val="16"/>
        </w:rPr>
      </w:pPr>
      <w:r w:rsidRPr="00E72880">
        <w:rPr>
          <w:rFonts w:cs="Arial"/>
          <w:b/>
          <w:i/>
          <w:sz w:val="16"/>
        </w:rPr>
        <w:t xml:space="preserve">Figure </w:t>
      </w:r>
      <w:r w:rsidR="00755B1A" w:rsidRPr="00E72880">
        <w:rPr>
          <w:rFonts w:cs="Arial"/>
          <w:b/>
          <w:i/>
          <w:sz w:val="16"/>
        </w:rPr>
        <w:t>9</w:t>
      </w:r>
      <w:r w:rsidRPr="00E72880">
        <w:rPr>
          <w:rFonts w:cs="Arial"/>
          <w:i/>
          <w:sz w:val="16"/>
        </w:rPr>
        <w:t xml:space="preserve">. </w:t>
      </w:r>
      <w:r w:rsidR="00D22A30" w:rsidRPr="00E72880">
        <w:rPr>
          <w:rFonts w:cs="Arial"/>
          <w:i/>
          <w:sz w:val="16"/>
        </w:rPr>
        <w:t>When a band is in the Bands Panel and the user</w:t>
      </w:r>
      <w:r w:rsidRPr="00E72880">
        <w:rPr>
          <w:rFonts w:cs="Arial"/>
          <w:i/>
          <w:sz w:val="16"/>
        </w:rPr>
        <w:t xml:space="preserve"> hovers/selects a band, the </w:t>
      </w:r>
      <w:r w:rsidR="00D22A30" w:rsidRPr="00E72880">
        <w:rPr>
          <w:rFonts w:cs="Arial"/>
          <w:i/>
          <w:sz w:val="16"/>
        </w:rPr>
        <w:t>Manage Band I</w:t>
      </w:r>
      <w:r w:rsidRPr="00E72880">
        <w:rPr>
          <w:rFonts w:cs="Arial"/>
          <w:i/>
          <w:sz w:val="16"/>
        </w:rPr>
        <w:t xml:space="preserve">cons </w:t>
      </w:r>
      <w:r w:rsidR="00D22A30" w:rsidRPr="00E72880">
        <w:rPr>
          <w:rFonts w:cs="Arial"/>
          <w:i/>
          <w:sz w:val="16"/>
        </w:rPr>
        <w:t xml:space="preserve">are </w:t>
      </w:r>
      <w:r w:rsidRPr="00E72880">
        <w:rPr>
          <w:rFonts w:cs="Arial"/>
          <w:i/>
          <w:sz w:val="16"/>
        </w:rPr>
        <w:t xml:space="preserve">shown at the left side of the band appear. These icons provide access to the Band’s settings, Overlay/Add-to, Add </w:t>
      </w:r>
      <w:r w:rsidR="008565D3" w:rsidRPr="00E72880">
        <w:rPr>
          <w:rFonts w:cs="Arial"/>
          <w:i/>
          <w:sz w:val="16"/>
        </w:rPr>
        <w:t>D</w:t>
      </w:r>
      <w:r w:rsidRPr="00E72880">
        <w:rPr>
          <w:rFonts w:cs="Arial"/>
          <w:i/>
          <w:sz w:val="16"/>
        </w:rPr>
        <w:t>ivider</w:t>
      </w:r>
      <w:r w:rsidR="008565D3" w:rsidRPr="00E72880">
        <w:rPr>
          <w:rFonts w:cs="Arial"/>
          <w:i/>
          <w:sz w:val="16"/>
        </w:rPr>
        <w:t>s</w:t>
      </w:r>
      <w:r w:rsidRPr="00E72880">
        <w:rPr>
          <w:rFonts w:cs="Arial"/>
          <w:i/>
          <w:sz w:val="16"/>
        </w:rPr>
        <w:t xml:space="preserve"> and Delete Band.</w:t>
      </w:r>
    </w:p>
    <w:p w14:paraId="5085AF0C" w14:textId="615062E2" w:rsidR="00AD66F8" w:rsidRPr="00E72880" w:rsidRDefault="00AD66F8" w:rsidP="00D22A30">
      <w:pPr>
        <w:pStyle w:val="Heading8"/>
        <w:rPr>
          <w:rFonts w:cs="Arial"/>
        </w:rPr>
      </w:pPr>
      <w:r w:rsidRPr="00E72880">
        <w:rPr>
          <w:rFonts w:cs="Arial"/>
        </w:rPr>
        <w:t>How To: Open Band Settings</w:t>
      </w:r>
    </w:p>
    <w:p w14:paraId="1BE5E0A7" w14:textId="6DF8E5A4" w:rsidR="00AD66F8" w:rsidRPr="00E72880" w:rsidRDefault="00AD66F8" w:rsidP="00777AED">
      <w:pPr>
        <w:pStyle w:val="ListParagraph"/>
        <w:numPr>
          <w:ilvl w:val="0"/>
          <w:numId w:val="46"/>
        </w:numPr>
        <w:rPr>
          <w:rFonts w:cs="Arial"/>
        </w:rPr>
      </w:pPr>
      <w:r w:rsidRPr="00E72880">
        <w:rPr>
          <w:rFonts w:cs="Arial"/>
        </w:rPr>
        <w:t xml:space="preserve">Select/Hover </w:t>
      </w:r>
      <w:r w:rsidR="001C0A71" w:rsidRPr="00E72880">
        <w:rPr>
          <w:rFonts w:cs="Arial"/>
        </w:rPr>
        <w:t>a</w:t>
      </w:r>
      <w:r w:rsidRPr="00E72880">
        <w:rPr>
          <w:rFonts w:cs="Arial"/>
        </w:rPr>
        <w:t xml:space="preserve"> band, t</w:t>
      </w:r>
      <w:r w:rsidR="00D22A30" w:rsidRPr="00E72880">
        <w:rPr>
          <w:rFonts w:cs="Arial"/>
        </w:rPr>
        <w:t xml:space="preserve">he Manage Band Icons will appear. </w:t>
      </w:r>
    </w:p>
    <w:p w14:paraId="5CE832F2" w14:textId="1E7A9977" w:rsidR="00AD66F8" w:rsidRPr="00E72880" w:rsidRDefault="00AD66F8" w:rsidP="00777AED">
      <w:pPr>
        <w:pStyle w:val="ListParagraph"/>
        <w:numPr>
          <w:ilvl w:val="0"/>
          <w:numId w:val="46"/>
        </w:numPr>
        <w:rPr>
          <w:rFonts w:cs="Arial"/>
        </w:rPr>
      </w:pPr>
      <w:r w:rsidRPr="00E72880">
        <w:rPr>
          <w:rFonts w:cs="Arial"/>
        </w:rPr>
        <w:t xml:space="preserve">Click the </w:t>
      </w:r>
      <w:r w:rsidR="00D22A30" w:rsidRPr="00E72880">
        <w:rPr>
          <w:rFonts w:cs="Arial"/>
        </w:rPr>
        <w:t>P</w:t>
      </w:r>
      <w:r w:rsidRPr="00E72880">
        <w:rPr>
          <w:rFonts w:cs="Arial"/>
        </w:rPr>
        <w:t xml:space="preserve">encil icon. </w:t>
      </w:r>
    </w:p>
    <w:p w14:paraId="3AADBE53" w14:textId="2CA09057" w:rsidR="00AD66F8" w:rsidRPr="00E72880" w:rsidRDefault="00AD66F8" w:rsidP="00777AED">
      <w:pPr>
        <w:pStyle w:val="ListParagraph"/>
        <w:numPr>
          <w:ilvl w:val="0"/>
          <w:numId w:val="46"/>
        </w:numPr>
        <w:rPr>
          <w:rFonts w:cs="Arial"/>
        </w:rPr>
      </w:pPr>
      <w:r w:rsidRPr="00E72880">
        <w:rPr>
          <w:rFonts w:cs="Arial"/>
        </w:rPr>
        <w:t>A dialog will open showing all the Bands Settings Options.</w:t>
      </w:r>
      <w:r w:rsidR="00D22A30" w:rsidRPr="00E72880">
        <w:rPr>
          <w:rFonts w:cs="Arial"/>
        </w:rPr>
        <w:t xml:space="preserve"> </w:t>
      </w:r>
    </w:p>
    <w:p w14:paraId="26CE22D0" w14:textId="3E4EE23D" w:rsidR="00D22A30" w:rsidRPr="00E72880" w:rsidRDefault="00D22A30" w:rsidP="00D22A30">
      <w:pPr>
        <w:rPr>
          <w:rFonts w:cs="Arial"/>
          <w:i/>
          <w:lang w:val="en-US"/>
        </w:rPr>
      </w:pPr>
      <w:r w:rsidRPr="00E72880">
        <w:rPr>
          <w:rFonts w:cs="Arial"/>
        </w:rPr>
        <w:t xml:space="preserve">For more information about the available options, reefer to the </w:t>
      </w:r>
      <w:r w:rsidRPr="00E72880">
        <w:rPr>
          <w:rFonts w:cs="Arial"/>
          <w:i/>
        </w:rPr>
        <w:t>Band Configuration Options by Type</w:t>
      </w:r>
      <w:r w:rsidRPr="00E72880">
        <w:rPr>
          <w:rFonts w:cs="Arial"/>
        </w:rPr>
        <w:t xml:space="preserve"> section.</w:t>
      </w:r>
    </w:p>
    <w:p w14:paraId="5E092E24" w14:textId="77777777" w:rsidR="00AD66F8" w:rsidRPr="00E72880" w:rsidRDefault="00AD66F8" w:rsidP="00D22A30">
      <w:pPr>
        <w:pStyle w:val="Heading8"/>
        <w:rPr>
          <w:rFonts w:cs="Arial"/>
        </w:rPr>
      </w:pPr>
      <w:r w:rsidRPr="00E72880">
        <w:rPr>
          <w:rFonts w:cs="Arial"/>
        </w:rPr>
        <w:lastRenderedPageBreak/>
        <w:t>How To: Overlay Bands</w:t>
      </w:r>
    </w:p>
    <w:p w14:paraId="213BF3B8" w14:textId="77777777" w:rsidR="00AD66F8" w:rsidRPr="00E72880" w:rsidRDefault="00AD66F8" w:rsidP="00AD66F8">
      <w:pPr>
        <w:rPr>
          <w:rFonts w:cs="Arial"/>
        </w:rPr>
      </w:pPr>
      <w:r w:rsidRPr="00E72880">
        <w:rPr>
          <w:rFonts w:cs="Arial"/>
        </w:rPr>
        <w:t>Overlaying bands allows for multiple data sources of any type to be overlaid within the same timeline band. To overlay multiple bands:</w:t>
      </w:r>
    </w:p>
    <w:p w14:paraId="7E1D7579" w14:textId="78D5ED11" w:rsidR="001C0A71" w:rsidRPr="00E72880" w:rsidRDefault="001C0A71" w:rsidP="001C0A71">
      <w:pPr>
        <w:pStyle w:val="ListParagraph"/>
        <w:numPr>
          <w:ilvl w:val="0"/>
          <w:numId w:val="47"/>
        </w:numPr>
        <w:rPr>
          <w:rFonts w:cs="Arial"/>
        </w:rPr>
      </w:pPr>
      <w:r w:rsidRPr="00E72880">
        <w:rPr>
          <w:rFonts w:cs="Arial"/>
        </w:rPr>
        <w:t xml:space="preserve">Select/Hover a band, the Manage Band Icons will appear. </w:t>
      </w:r>
    </w:p>
    <w:p w14:paraId="009C98F3" w14:textId="4A42E978" w:rsidR="00AD66F8" w:rsidRPr="00E72880" w:rsidRDefault="00AD66F8" w:rsidP="00777AED">
      <w:pPr>
        <w:pStyle w:val="ListParagraph"/>
        <w:numPr>
          <w:ilvl w:val="0"/>
          <w:numId w:val="47"/>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and this icon </w:t>
      </w:r>
      <w:r w:rsidR="001C0A71" w:rsidRPr="00E72880">
        <w:rPr>
          <w:rFonts w:cs="Arial"/>
        </w:rPr>
        <w:t>will</w:t>
      </w:r>
      <w:r w:rsidRPr="00E72880">
        <w:rPr>
          <w:rFonts w:cs="Arial"/>
        </w:rPr>
        <w:t xml:space="preserve"> change </w:t>
      </w:r>
      <w:r w:rsidR="001C0A71" w:rsidRPr="00E72880">
        <w:rPr>
          <w:rFonts w:cs="Arial"/>
        </w:rPr>
        <w:t xml:space="preserve">from </w:t>
      </w:r>
      <w:r w:rsidR="002B3772" w:rsidRPr="00E72880">
        <w:rPr>
          <w:rFonts w:cs="Arial"/>
        </w:rPr>
        <w:t>grey</w:t>
      </w:r>
      <w:r w:rsidR="001C0A71" w:rsidRPr="00E72880">
        <w:rPr>
          <w:rFonts w:cs="Arial"/>
        </w:rPr>
        <w:t xml:space="preserve"> </w:t>
      </w:r>
      <w:r w:rsidRPr="00E72880">
        <w:rPr>
          <w:rFonts w:cs="Arial"/>
        </w:rPr>
        <w:t>to blue</w:t>
      </w:r>
      <w:r w:rsidR="001C0A71" w:rsidRPr="00E72880">
        <w:rPr>
          <w:rFonts w:cs="Arial"/>
        </w:rPr>
        <w:t>.</w:t>
      </w:r>
    </w:p>
    <w:p w14:paraId="46101810" w14:textId="462147BA" w:rsidR="00AD66F8" w:rsidRPr="00E72880" w:rsidRDefault="00AD66F8" w:rsidP="00777AED">
      <w:pPr>
        <w:pStyle w:val="ListParagraph"/>
        <w:numPr>
          <w:ilvl w:val="0"/>
          <w:numId w:val="47"/>
        </w:numPr>
        <w:rPr>
          <w:rFonts w:cs="Arial"/>
        </w:rPr>
      </w:pPr>
      <w:r w:rsidRPr="00E72880">
        <w:rPr>
          <w:rFonts w:cs="Arial"/>
        </w:rPr>
        <w:t xml:space="preserve">Select </w:t>
      </w:r>
      <w:r w:rsidR="001C0A71" w:rsidRPr="00E72880">
        <w:rPr>
          <w:rFonts w:cs="Arial"/>
        </w:rPr>
        <w:t>a</w:t>
      </w:r>
      <w:r w:rsidRPr="00E72880">
        <w:rPr>
          <w:rFonts w:cs="Arial"/>
        </w:rPr>
        <w:t xml:space="preserve"> source </w:t>
      </w:r>
      <w:r w:rsidR="001C0A71" w:rsidRPr="00E72880">
        <w:rPr>
          <w:rFonts w:cs="Arial"/>
        </w:rPr>
        <w:t>from the Source Explorer</w:t>
      </w:r>
      <w:r w:rsidRPr="00E72880">
        <w:rPr>
          <w:rFonts w:cs="Arial"/>
        </w:rPr>
        <w:t>. The selected source will be added in the same band from step one.</w:t>
      </w:r>
    </w:p>
    <w:p w14:paraId="7DAE3719" w14:textId="0EDC1596" w:rsidR="00AD66F8" w:rsidRPr="00E72880" w:rsidDel="00D06B33" w:rsidRDefault="00AD66F8" w:rsidP="00AD66F8">
      <w:pPr>
        <w:rPr>
          <w:del w:id="1292" w:author="Microsoft Office User" w:date="2019-07-09T13:20:00Z"/>
          <w:rFonts w:cs="Arial"/>
        </w:rPr>
      </w:pPr>
      <w:r w:rsidRPr="00E72880">
        <w:rPr>
          <w:rFonts w:cs="Arial"/>
          <w:b/>
        </w:rPr>
        <w:t>Note:</w:t>
      </w:r>
      <w:r w:rsidRPr="00E72880">
        <w:rPr>
          <w:rFonts w:cs="Arial"/>
        </w:rPr>
        <w:t xml:space="preserve"> When a band is overlaid, the </w:t>
      </w:r>
      <w:r w:rsidR="001C0A71" w:rsidRPr="00E72880">
        <w:rPr>
          <w:rFonts w:cs="Arial"/>
        </w:rPr>
        <w:t>Band Configuration Options for that band</w:t>
      </w:r>
      <w:r w:rsidRPr="00E72880">
        <w:rPr>
          <w:rFonts w:cs="Arial"/>
        </w:rPr>
        <w:t xml:space="preserve"> will add a Selected Sub-Band option. This will allow the user to change the properties of both overlaid sources. In the case that the user uses 'Add To' instead of 'Overlay' this option will not be provided, since the data points for both sources will exist in the same band.</w:t>
      </w:r>
    </w:p>
    <w:p w14:paraId="2C34E1DA" w14:textId="77777777" w:rsidR="002B3772" w:rsidRPr="00E72880" w:rsidRDefault="002B3772" w:rsidP="00AD66F8">
      <w:pPr>
        <w:rPr>
          <w:rFonts w:cs="Arial"/>
        </w:rPr>
      </w:pPr>
    </w:p>
    <w:p w14:paraId="1F84A59B" w14:textId="77777777" w:rsidR="00AD66F8" w:rsidRPr="00E72880" w:rsidRDefault="00AD66F8" w:rsidP="00D22A30">
      <w:pPr>
        <w:pStyle w:val="Heading8"/>
        <w:rPr>
          <w:rFonts w:cs="Arial"/>
        </w:rPr>
      </w:pPr>
      <w:r w:rsidRPr="00E72880">
        <w:rPr>
          <w:rFonts w:cs="Arial"/>
        </w:rPr>
        <w:t>How To: ‘Add To’ Bands</w:t>
      </w:r>
    </w:p>
    <w:p w14:paraId="3ED1F7F6" w14:textId="77777777" w:rsidR="00AD66F8" w:rsidRPr="00E72880" w:rsidRDefault="00AD66F8" w:rsidP="00AD66F8">
      <w:pPr>
        <w:rPr>
          <w:rFonts w:cs="Arial"/>
        </w:rPr>
      </w:pPr>
      <w:r w:rsidRPr="00E72880">
        <w:rPr>
          <w:rFonts w:cs="Arial"/>
        </w:rPr>
        <w:t>'Add To' is similar to overlaying bands, however is specific for Activity Bands. The activities will be added in line with different activity sources within the same band. The activities will not overlap each other and be arranged as if the activities were drawn from a single data source.</w:t>
      </w:r>
    </w:p>
    <w:p w14:paraId="7B78D8F3" w14:textId="29DAF732" w:rsidR="00AD66F8" w:rsidRPr="00E72880" w:rsidRDefault="001C0A71" w:rsidP="001C0A71">
      <w:pPr>
        <w:pStyle w:val="ListParagraph"/>
        <w:numPr>
          <w:ilvl w:val="0"/>
          <w:numId w:val="48"/>
        </w:numPr>
        <w:rPr>
          <w:rFonts w:cs="Arial"/>
        </w:rPr>
      </w:pPr>
      <w:r w:rsidRPr="00E72880">
        <w:rPr>
          <w:rFonts w:cs="Arial"/>
        </w:rPr>
        <w:t>Select/Hover a band, the Manage Band Icons will appear</w:t>
      </w:r>
      <w:r w:rsidR="00AD66F8" w:rsidRPr="00E72880">
        <w:rPr>
          <w:rFonts w:cs="Arial"/>
        </w:rPr>
        <w:t>.</w:t>
      </w:r>
    </w:p>
    <w:p w14:paraId="6627E1A7" w14:textId="0D4C553B" w:rsidR="00AD66F8" w:rsidRPr="00E72880" w:rsidRDefault="00AD66F8" w:rsidP="00777AED">
      <w:pPr>
        <w:pStyle w:val="ListParagraph"/>
        <w:numPr>
          <w:ilvl w:val="0"/>
          <w:numId w:val="48"/>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twice, and this icon </w:t>
      </w:r>
      <w:r w:rsidR="001C0A71" w:rsidRPr="00E72880">
        <w:rPr>
          <w:rFonts w:cs="Arial"/>
        </w:rPr>
        <w:t xml:space="preserve">will change from </w:t>
      </w:r>
      <w:r w:rsidR="002B3772" w:rsidRPr="00E72880">
        <w:rPr>
          <w:rFonts w:cs="Arial"/>
        </w:rPr>
        <w:t>grey</w:t>
      </w:r>
      <w:r w:rsidR="001C0A71" w:rsidRPr="00E72880">
        <w:rPr>
          <w:rFonts w:cs="Arial"/>
        </w:rPr>
        <w:t xml:space="preserve"> to blue and from blue to yellow showing a plus icon.</w:t>
      </w:r>
    </w:p>
    <w:p w14:paraId="2308BBC8" w14:textId="3452BB68" w:rsidR="00AD66F8" w:rsidRPr="00E72880" w:rsidRDefault="00AD66F8" w:rsidP="00777AED">
      <w:pPr>
        <w:pStyle w:val="ListParagraph"/>
        <w:numPr>
          <w:ilvl w:val="0"/>
          <w:numId w:val="48"/>
        </w:numPr>
        <w:rPr>
          <w:rFonts w:cs="Arial"/>
        </w:rPr>
      </w:pPr>
      <w:r w:rsidRPr="00E72880">
        <w:rPr>
          <w:rFonts w:cs="Arial"/>
        </w:rPr>
        <w:t>Select another source of your preference. The data points of this last selected source will be added in the same band from step one.</w:t>
      </w:r>
    </w:p>
    <w:p w14:paraId="5EFA710E" w14:textId="77777777" w:rsidR="00AD66F8" w:rsidRPr="00E72880" w:rsidRDefault="00AD66F8" w:rsidP="00D22A30">
      <w:pPr>
        <w:pStyle w:val="Heading8"/>
        <w:rPr>
          <w:rFonts w:cs="Arial"/>
        </w:rPr>
      </w:pPr>
      <w:r w:rsidRPr="00E72880">
        <w:rPr>
          <w:rFonts w:cs="Arial"/>
        </w:rPr>
        <w:t>How To: Add Divider Bands</w:t>
      </w:r>
    </w:p>
    <w:p w14:paraId="48D014E8" w14:textId="77777777" w:rsidR="00AD66F8" w:rsidRPr="00E72880" w:rsidRDefault="00AD66F8" w:rsidP="00AD66F8">
      <w:pPr>
        <w:rPr>
          <w:rFonts w:cs="Arial"/>
        </w:rPr>
      </w:pPr>
      <w:r w:rsidRPr="00E72880">
        <w:rPr>
          <w:rFonts w:cs="Arial"/>
        </w:rPr>
        <w:t>Divider bands are use as separators of different band groupings. If the user wants to add a band in a specific location, a band can be selected and when the user adds a band it will be added after the selected band.</w:t>
      </w:r>
    </w:p>
    <w:p w14:paraId="6AFE49E4" w14:textId="77777777" w:rsidR="001C0A71" w:rsidRPr="00E72880" w:rsidRDefault="001C0A71" w:rsidP="001C0A71">
      <w:pPr>
        <w:pStyle w:val="ListParagraph"/>
        <w:numPr>
          <w:ilvl w:val="0"/>
          <w:numId w:val="49"/>
        </w:numPr>
        <w:rPr>
          <w:rFonts w:cs="Arial"/>
        </w:rPr>
      </w:pPr>
      <w:r w:rsidRPr="00E72880">
        <w:rPr>
          <w:rFonts w:cs="Arial"/>
        </w:rPr>
        <w:t>Select/Hover a band, the Manage Band Icons will appear.</w:t>
      </w:r>
    </w:p>
    <w:p w14:paraId="69FD1C14" w14:textId="71360338" w:rsidR="00AD66F8" w:rsidRPr="00E72880" w:rsidRDefault="00AD66F8" w:rsidP="00777AED">
      <w:pPr>
        <w:pStyle w:val="ListParagraph"/>
        <w:numPr>
          <w:ilvl w:val="0"/>
          <w:numId w:val="49"/>
        </w:numPr>
        <w:rPr>
          <w:rFonts w:cs="Arial"/>
        </w:rPr>
      </w:pPr>
      <w:r w:rsidRPr="00E72880">
        <w:rPr>
          <w:rFonts w:cs="Arial"/>
        </w:rPr>
        <w:t xml:space="preserve">Click the </w:t>
      </w:r>
      <w:r w:rsidR="002B3772" w:rsidRPr="00E72880">
        <w:rPr>
          <w:rFonts w:cs="Arial"/>
        </w:rPr>
        <w:t>D</w:t>
      </w:r>
      <w:r w:rsidRPr="00E72880">
        <w:rPr>
          <w:rFonts w:cs="Arial"/>
        </w:rPr>
        <w:t xml:space="preserve">ivider </w:t>
      </w:r>
      <w:r w:rsidR="002B3772" w:rsidRPr="00E72880">
        <w:rPr>
          <w:rFonts w:cs="Arial"/>
        </w:rPr>
        <w:t>I</w:t>
      </w:r>
      <w:r w:rsidRPr="00E72880">
        <w:rPr>
          <w:rFonts w:cs="Arial"/>
        </w:rPr>
        <w:t>con (the third icon from the top)</w:t>
      </w:r>
    </w:p>
    <w:p w14:paraId="4413871C" w14:textId="09D3B058" w:rsidR="00AD66F8" w:rsidRPr="00E72880" w:rsidRDefault="00AD66F8" w:rsidP="00AD66F8">
      <w:pPr>
        <w:pStyle w:val="ListParagraph"/>
        <w:numPr>
          <w:ilvl w:val="0"/>
          <w:numId w:val="49"/>
        </w:numPr>
        <w:rPr>
          <w:rFonts w:cs="Arial"/>
        </w:rPr>
      </w:pPr>
      <w:r w:rsidRPr="00E72880">
        <w:rPr>
          <w:rFonts w:cs="Arial"/>
        </w:rPr>
        <w:t>A divider band will be added in the bands panel.</w:t>
      </w:r>
    </w:p>
    <w:p w14:paraId="3C3311D7" w14:textId="77777777" w:rsidR="00AD66F8" w:rsidRPr="00E72880" w:rsidRDefault="00AD66F8" w:rsidP="001C0A71">
      <w:pPr>
        <w:pStyle w:val="Heading8"/>
        <w:rPr>
          <w:rFonts w:cs="Arial"/>
        </w:rPr>
      </w:pPr>
      <w:r w:rsidRPr="00E72880">
        <w:rPr>
          <w:rFonts w:cs="Arial"/>
        </w:rPr>
        <w:t>How To: Delete a Band from the Bands panel</w:t>
      </w:r>
    </w:p>
    <w:p w14:paraId="0E4048B0" w14:textId="57087FDC" w:rsidR="00AD66F8" w:rsidRPr="00E72880" w:rsidRDefault="00AD66F8" w:rsidP="00AD66F8">
      <w:pPr>
        <w:rPr>
          <w:rFonts w:cs="Arial"/>
        </w:rPr>
      </w:pPr>
      <w:r w:rsidRPr="00E72880">
        <w:rPr>
          <w:rFonts w:cs="Arial"/>
        </w:rPr>
        <w:t xml:space="preserve">The user can perform a band deletion in two different ways. This procedure is specific to the </w:t>
      </w:r>
      <w:r w:rsidR="002B3772" w:rsidRPr="00E72880">
        <w:rPr>
          <w:rFonts w:cs="Arial"/>
        </w:rPr>
        <w:t>Manage Band Icons option.</w:t>
      </w:r>
      <w:r w:rsidRPr="00E72880">
        <w:rPr>
          <w:rFonts w:cs="Arial"/>
        </w:rPr>
        <w:t xml:space="preserve"> </w:t>
      </w:r>
    </w:p>
    <w:p w14:paraId="2D75F235" w14:textId="77777777" w:rsidR="002B3772" w:rsidRPr="00E72880" w:rsidRDefault="002B3772" w:rsidP="002B3772">
      <w:pPr>
        <w:pStyle w:val="ListParagraph"/>
        <w:numPr>
          <w:ilvl w:val="0"/>
          <w:numId w:val="50"/>
        </w:numPr>
        <w:rPr>
          <w:rFonts w:cs="Arial"/>
        </w:rPr>
      </w:pPr>
      <w:r w:rsidRPr="00E72880">
        <w:rPr>
          <w:rFonts w:cs="Arial"/>
        </w:rPr>
        <w:t>Select/Hover a band, the Manage Band Icons will appear.</w:t>
      </w:r>
    </w:p>
    <w:p w14:paraId="34D240B0" w14:textId="52084772" w:rsidR="00AD66F8" w:rsidRPr="00E72880" w:rsidRDefault="00AD66F8" w:rsidP="00777AED">
      <w:pPr>
        <w:pStyle w:val="ListParagraph"/>
        <w:numPr>
          <w:ilvl w:val="0"/>
          <w:numId w:val="50"/>
        </w:numPr>
        <w:rPr>
          <w:rFonts w:cs="Arial"/>
        </w:rPr>
      </w:pPr>
      <w:r w:rsidRPr="00E72880">
        <w:rPr>
          <w:rFonts w:cs="Arial"/>
        </w:rPr>
        <w:t xml:space="preserve">Click the </w:t>
      </w:r>
      <w:r w:rsidR="002B3772" w:rsidRPr="00E72880">
        <w:rPr>
          <w:rFonts w:cs="Arial"/>
        </w:rPr>
        <w:t>Trash Can icon.</w:t>
      </w:r>
    </w:p>
    <w:p w14:paraId="095F4827" w14:textId="3ECE5C90" w:rsidR="00AE65B6" w:rsidRPr="00E72880" w:rsidDel="00D06B33" w:rsidRDefault="00AD66F8" w:rsidP="00777AED">
      <w:pPr>
        <w:pStyle w:val="ListParagraph"/>
        <w:numPr>
          <w:ilvl w:val="0"/>
          <w:numId w:val="50"/>
        </w:numPr>
        <w:rPr>
          <w:del w:id="1293" w:author="Microsoft Office User" w:date="2019-07-09T13:20:00Z"/>
          <w:rFonts w:cs="Arial"/>
        </w:rPr>
      </w:pPr>
      <w:r w:rsidRPr="00E72880">
        <w:rPr>
          <w:rFonts w:cs="Arial"/>
        </w:rPr>
        <w:t>A dialog will appear to confirm the action.</w:t>
      </w:r>
    </w:p>
    <w:p w14:paraId="1E118424" w14:textId="1E6E3F9D" w:rsidR="003C077D" w:rsidRPr="00D06B33" w:rsidDel="00D06B33" w:rsidRDefault="003C077D" w:rsidP="003C077D">
      <w:pPr>
        <w:pStyle w:val="ListParagraph"/>
        <w:numPr>
          <w:ilvl w:val="0"/>
          <w:numId w:val="50"/>
        </w:numPr>
        <w:rPr>
          <w:del w:id="1294" w:author="Microsoft Office User" w:date="2019-07-09T13:20:00Z"/>
          <w:rFonts w:cs="Arial"/>
          <w:i/>
          <w:sz w:val="16"/>
          <w:rPrChange w:id="1295" w:author="Microsoft Office User" w:date="2019-07-09T13:20:00Z">
            <w:rPr>
              <w:del w:id="1296" w:author="Microsoft Office User" w:date="2019-07-09T13:20:00Z"/>
            </w:rPr>
          </w:rPrChange>
        </w:rPr>
        <w:pPrChange w:id="1297" w:author="Microsoft Office User" w:date="2019-07-09T13:20:00Z">
          <w:pPr/>
        </w:pPrChange>
      </w:pPr>
    </w:p>
    <w:p w14:paraId="17C1405D" w14:textId="068B1D84" w:rsidR="002B3772" w:rsidRPr="00E72880" w:rsidDel="00D06B33" w:rsidRDefault="002B3772" w:rsidP="00D06B33">
      <w:pPr>
        <w:pStyle w:val="ListParagraph"/>
        <w:rPr>
          <w:del w:id="1298" w:author="Microsoft Office User" w:date="2019-07-09T13:20:00Z"/>
        </w:rPr>
        <w:pPrChange w:id="1299" w:author="Microsoft Office User" w:date="2019-07-09T13:20:00Z">
          <w:pPr/>
        </w:pPrChange>
      </w:pPr>
    </w:p>
    <w:p w14:paraId="7F2182C5" w14:textId="21F7FC44" w:rsidR="002B3772" w:rsidRPr="00E72880" w:rsidDel="00D06B33" w:rsidRDefault="002B3772" w:rsidP="00D06B33">
      <w:pPr>
        <w:pStyle w:val="ListParagraph"/>
        <w:rPr>
          <w:del w:id="1300" w:author="Microsoft Office User" w:date="2019-07-09T13:20:00Z"/>
        </w:rPr>
        <w:pPrChange w:id="1301" w:author="Microsoft Office User" w:date="2019-07-09T13:20:00Z">
          <w:pPr/>
        </w:pPrChange>
      </w:pPr>
    </w:p>
    <w:p w14:paraId="03E5C43B" w14:textId="41956FBB" w:rsidR="002B3772" w:rsidRPr="00E72880" w:rsidDel="00D06B33" w:rsidRDefault="002B3772" w:rsidP="00D06B33">
      <w:pPr>
        <w:pStyle w:val="ListParagraph"/>
        <w:rPr>
          <w:del w:id="1302" w:author="Microsoft Office User" w:date="2019-07-09T13:20:00Z"/>
        </w:rPr>
        <w:pPrChange w:id="1303" w:author="Microsoft Office User" w:date="2019-07-09T13:20:00Z">
          <w:pPr/>
        </w:pPrChange>
      </w:pPr>
    </w:p>
    <w:p w14:paraId="4F996ECC" w14:textId="1CEC2729" w:rsidR="002B3772" w:rsidRPr="00E72880" w:rsidDel="00D06B33" w:rsidRDefault="002B3772" w:rsidP="00D06B33">
      <w:pPr>
        <w:pStyle w:val="ListParagraph"/>
        <w:rPr>
          <w:del w:id="1304" w:author="Microsoft Office User" w:date="2019-07-09T13:20:00Z"/>
        </w:rPr>
        <w:pPrChange w:id="1305" w:author="Microsoft Office User" w:date="2019-07-09T13:20:00Z">
          <w:pPr/>
        </w:pPrChange>
      </w:pPr>
    </w:p>
    <w:p w14:paraId="27CE7E24" w14:textId="2AA71BA6" w:rsidR="002B3772" w:rsidRPr="00E72880" w:rsidDel="00D06B33" w:rsidRDefault="002B3772" w:rsidP="00D06B33">
      <w:pPr>
        <w:pStyle w:val="ListParagraph"/>
        <w:rPr>
          <w:del w:id="1306" w:author="Microsoft Office User" w:date="2019-07-09T13:20:00Z"/>
        </w:rPr>
        <w:pPrChange w:id="1307" w:author="Microsoft Office User" w:date="2019-07-09T13:20:00Z">
          <w:pPr/>
        </w:pPrChange>
      </w:pPr>
    </w:p>
    <w:p w14:paraId="24068A1C" w14:textId="67DC7B48" w:rsidR="002B3772" w:rsidRPr="00E72880" w:rsidDel="00D06B33" w:rsidRDefault="002B3772" w:rsidP="00D06B33">
      <w:pPr>
        <w:pStyle w:val="ListParagraph"/>
        <w:rPr>
          <w:del w:id="1308" w:author="Microsoft Office User" w:date="2019-07-09T13:20:00Z"/>
        </w:rPr>
        <w:pPrChange w:id="1309" w:author="Microsoft Office User" w:date="2019-07-09T13:20:00Z">
          <w:pPr/>
        </w:pPrChange>
      </w:pPr>
    </w:p>
    <w:p w14:paraId="716741AD" w14:textId="10725A0B" w:rsidR="002B3772" w:rsidRPr="00E72880" w:rsidDel="00D06B33" w:rsidRDefault="002B3772" w:rsidP="00D06B33">
      <w:pPr>
        <w:pStyle w:val="ListParagraph"/>
        <w:rPr>
          <w:del w:id="1310" w:author="Microsoft Office User" w:date="2019-07-09T13:20:00Z"/>
        </w:rPr>
        <w:pPrChange w:id="1311" w:author="Microsoft Office User" w:date="2019-07-09T13:20:00Z">
          <w:pPr/>
        </w:pPrChange>
      </w:pPr>
    </w:p>
    <w:p w14:paraId="615B1519" w14:textId="0DF50628" w:rsidR="002B3772" w:rsidRPr="00E72880" w:rsidDel="00D06B33" w:rsidRDefault="002B3772" w:rsidP="00D06B33">
      <w:pPr>
        <w:pStyle w:val="ListParagraph"/>
        <w:rPr>
          <w:del w:id="1312" w:author="Microsoft Office User" w:date="2019-07-09T13:20:00Z"/>
        </w:rPr>
        <w:pPrChange w:id="1313" w:author="Microsoft Office User" w:date="2019-07-09T13:20:00Z">
          <w:pPr/>
        </w:pPrChange>
      </w:pPr>
    </w:p>
    <w:p w14:paraId="4C668DC3" w14:textId="77777777" w:rsidR="002B3772" w:rsidRPr="00E72880" w:rsidRDefault="002B3772" w:rsidP="00D06B33">
      <w:pPr>
        <w:pStyle w:val="ListParagraph"/>
        <w:numPr>
          <w:ilvl w:val="0"/>
          <w:numId w:val="50"/>
        </w:numPr>
        <w:pPrChange w:id="1314" w:author="Microsoft Office User" w:date="2019-07-09T13:20:00Z">
          <w:pPr/>
        </w:pPrChange>
      </w:pPr>
    </w:p>
    <w:p w14:paraId="036A3271" w14:textId="3935D725" w:rsidR="00CB2A81" w:rsidRPr="00E72880" w:rsidRDefault="00F96C88" w:rsidP="00CB2A81">
      <w:pPr>
        <w:pStyle w:val="Heading6"/>
        <w:rPr>
          <w:rFonts w:cs="Arial"/>
        </w:rPr>
      </w:pPr>
      <w:bookmarkStart w:id="1315" w:name="_Toc13570724"/>
      <w:r w:rsidRPr="00E72880">
        <w:rPr>
          <w:rFonts w:cs="Arial"/>
        </w:rPr>
        <w:lastRenderedPageBreak/>
        <w:t>Global Settings</w:t>
      </w:r>
      <w:bookmarkEnd w:id="1315"/>
    </w:p>
    <w:p w14:paraId="7525C329" w14:textId="7F6045F9" w:rsidR="005B15A9" w:rsidRPr="00E72880" w:rsidRDefault="00F96C88" w:rsidP="00CB2A81">
      <w:pPr>
        <w:pStyle w:val="BodyText"/>
        <w:spacing w:line="276" w:lineRule="auto"/>
        <w:rPr>
          <w:rFonts w:cs="Arial"/>
        </w:rPr>
      </w:pPr>
      <w:r w:rsidRPr="00E72880">
        <w:rPr>
          <w:rFonts w:cs="Arial"/>
        </w:rPr>
        <w:t>The global settings will apply to all the bands once the options are changed.</w:t>
      </w:r>
    </w:p>
    <w:tbl>
      <w:tblPr>
        <w:tblStyle w:val="TableGridLight"/>
        <w:tblW w:w="0" w:type="auto"/>
        <w:tblInd w:w="648" w:type="dxa"/>
        <w:tblLook w:val="0420" w:firstRow="1" w:lastRow="0" w:firstColumn="0" w:lastColumn="0" w:noHBand="0" w:noVBand="1"/>
      </w:tblPr>
      <w:tblGrid>
        <w:gridCol w:w="2160"/>
        <w:gridCol w:w="5940"/>
      </w:tblGrid>
      <w:tr w:rsidR="00F96C88" w:rsidRPr="00E72880" w14:paraId="0D589E67" w14:textId="77777777" w:rsidTr="00970C06">
        <w:tc>
          <w:tcPr>
            <w:tcW w:w="2160" w:type="dxa"/>
          </w:tcPr>
          <w:p w14:paraId="5776ADAB" w14:textId="77777777" w:rsidR="00F96C88" w:rsidRPr="00E72880" w:rsidRDefault="00F96C88" w:rsidP="00672D76">
            <w:pPr>
              <w:pStyle w:val="BodyText"/>
              <w:spacing w:line="276" w:lineRule="auto"/>
              <w:rPr>
                <w:rFonts w:cs="Arial"/>
                <w:b/>
                <w:sz w:val="18"/>
              </w:rPr>
            </w:pPr>
            <w:r w:rsidRPr="00E72880">
              <w:rPr>
                <w:rFonts w:cs="Arial"/>
                <w:b/>
                <w:sz w:val="18"/>
              </w:rPr>
              <w:t>Option</w:t>
            </w:r>
          </w:p>
        </w:tc>
        <w:tc>
          <w:tcPr>
            <w:tcW w:w="5940" w:type="dxa"/>
          </w:tcPr>
          <w:p w14:paraId="7EF16264" w14:textId="77777777" w:rsidR="00F96C88" w:rsidRPr="00E72880" w:rsidRDefault="00F96C88" w:rsidP="00672D76">
            <w:pPr>
              <w:pStyle w:val="BodyText"/>
              <w:spacing w:line="276" w:lineRule="auto"/>
              <w:rPr>
                <w:rFonts w:cs="Arial"/>
                <w:b/>
                <w:sz w:val="18"/>
              </w:rPr>
            </w:pPr>
            <w:r w:rsidRPr="00E72880">
              <w:rPr>
                <w:rFonts w:cs="Arial"/>
                <w:b/>
                <w:sz w:val="18"/>
              </w:rPr>
              <w:t>Description</w:t>
            </w:r>
          </w:p>
        </w:tc>
      </w:tr>
      <w:tr w:rsidR="00F96C88" w:rsidRPr="00E72880" w14:paraId="1AE7518D" w14:textId="77777777" w:rsidTr="00970C06">
        <w:tc>
          <w:tcPr>
            <w:tcW w:w="2160" w:type="dxa"/>
          </w:tcPr>
          <w:p w14:paraId="1BC18380" w14:textId="77777777" w:rsidR="00F96C88" w:rsidRPr="00E72880" w:rsidRDefault="00F96C88" w:rsidP="00672D76">
            <w:pPr>
              <w:pStyle w:val="BodyText"/>
              <w:spacing w:line="276" w:lineRule="auto"/>
              <w:rPr>
                <w:rFonts w:cs="Arial"/>
                <w:b/>
                <w:sz w:val="18"/>
              </w:rPr>
            </w:pPr>
            <w:r w:rsidRPr="00E72880">
              <w:rPr>
                <w:rFonts w:cs="Arial"/>
                <w:b/>
                <w:sz w:val="18"/>
              </w:rPr>
              <w:t>Label Width</w:t>
            </w:r>
          </w:p>
        </w:tc>
        <w:tc>
          <w:tcPr>
            <w:tcW w:w="5940" w:type="dxa"/>
          </w:tcPr>
          <w:p w14:paraId="69DE942C" w14:textId="77777777" w:rsidR="00F96C88" w:rsidRPr="00E72880" w:rsidRDefault="00F96C88" w:rsidP="00672D76">
            <w:pPr>
              <w:pStyle w:val="BodyText"/>
              <w:spacing w:line="276" w:lineRule="auto"/>
              <w:rPr>
                <w:rFonts w:cs="Arial"/>
                <w:sz w:val="18"/>
              </w:rPr>
            </w:pPr>
            <w:r w:rsidRPr="00E72880">
              <w:rPr>
                <w:rFonts w:cs="Arial"/>
                <w:sz w:val="18"/>
              </w:rPr>
              <w:t>Defines the width of the label area for each band.</w:t>
            </w:r>
          </w:p>
        </w:tc>
      </w:tr>
      <w:tr w:rsidR="00F96C88" w:rsidRPr="00E72880" w14:paraId="03F30BC0" w14:textId="77777777" w:rsidTr="00970C06">
        <w:tc>
          <w:tcPr>
            <w:tcW w:w="2160" w:type="dxa"/>
          </w:tcPr>
          <w:p w14:paraId="37304179" w14:textId="77777777" w:rsidR="00F96C88" w:rsidRPr="00E72880" w:rsidRDefault="00F96C88" w:rsidP="00672D76">
            <w:pPr>
              <w:pStyle w:val="BodyText"/>
              <w:spacing w:line="276" w:lineRule="auto"/>
              <w:rPr>
                <w:rFonts w:cs="Arial"/>
                <w:b/>
                <w:sz w:val="18"/>
              </w:rPr>
            </w:pPr>
            <w:r w:rsidRPr="00E72880">
              <w:rPr>
                <w:rFonts w:cs="Arial"/>
                <w:b/>
                <w:sz w:val="18"/>
              </w:rPr>
              <w:t>Show Tooltip</w:t>
            </w:r>
          </w:p>
        </w:tc>
        <w:tc>
          <w:tcPr>
            <w:tcW w:w="5940" w:type="dxa"/>
          </w:tcPr>
          <w:p w14:paraId="514CA216" w14:textId="77777777" w:rsidR="00F96C88" w:rsidRPr="00E72880" w:rsidRDefault="00F96C88" w:rsidP="00672D76">
            <w:pPr>
              <w:pStyle w:val="BodyText"/>
              <w:spacing w:line="276" w:lineRule="auto"/>
              <w:rPr>
                <w:rFonts w:cs="Arial"/>
                <w:sz w:val="18"/>
              </w:rPr>
            </w:pPr>
            <w:r w:rsidRPr="00E72880">
              <w:rPr>
                <w:rFonts w:cs="Arial"/>
                <w:sz w:val="18"/>
              </w:rPr>
              <w:t>If On, the tooltip will be displayed. The tooltip appears in three areas: the band's label area, timeline band and for each the data point when hovering the band.</w:t>
            </w:r>
          </w:p>
        </w:tc>
      </w:tr>
      <w:tr w:rsidR="00F96C88" w:rsidRPr="00E72880" w14:paraId="26BF7301" w14:textId="77777777" w:rsidTr="00970C06">
        <w:tc>
          <w:tcPr>
            <w:tcW w:w="2160" w:type="dxa"/>
          </w:tcPr>
          <w:p w14:paraId="1E166B7E" w14:textId="77777777" w:rsidR="00F96C88" w:rsidRPr="00E72880" w:rsidRDefault="00F96C88" w:rsidP="00672D76">
            <w:pPr>
              <w:pStyle w:val="BodyText"/>
              <w:spacing w:line="276" w:lineRule="auto"/>
              <w:rPr>
                <w:rFonts w:cs="Arial"/>
                <w:b/>
                <w:sz w:val="18"/>
              </w:rPr>
            </w:pPr>
            <w:r w:rsidRPr="00E72880">
              <w:rPr>
                <w:rFonts w:cs="Arial"/>
                <w:b/>
                <w:sz w:val="18"/>
              </w:rPr>
              <w:t>Show Last Click</w:t>
            </w:r>
          </w:p>
        </w:tc>
        <w:tc>
          <w:tcPr>
            <w:tcW w:w="5940" w:type="dxa"/>
          </w:tcPr>
          <w:p w14:paraId="5D2670BA" w14:textId="77777777" w:rsidR="00F96C88" w:rsidRPr="00E72880" w:rsidRDefault="00F96C88" w:rsidP="00672D76">
            <w:pPr>
              <w:pStyle w:val="BodyText"/>
              <w:spacing w:line="276" w:lineRule="auto"/>
              <w:rPr>
                <w:rFonts w:cs="Arial"/>
                <w:sz w:val="18"/>
              </w:rPr>
            </w:pPr>
            <w:r w:rsidRPr="00E72880">
              <w:rPr>
                <w:rFonts w:cs="Arial"/>
                <w:sz w:val="18"/>
              </w:rPr>
              <w:t>If On, when the user clicks any band at any point in the timeline, it will add a light blue 'ghost' line marking the selected time.</w:t>
            </w:r>
          </w:p>
        </w:tc>
      </w:tr>
      <w:tr w:rsidR="00F96C88" w:rsidRPr="00E72880" w14:paraId="15F76C9C" w14:textId="77777777" w:rsidTr="00970C06">
        <w:tc>
          <w:tcPr>
            <w:tcW w:w="2160" w:type="dxa"/>
          </w:tcPr>
          <w:p w14:paraId="19ABA244" w14:textId="77777777" w:rsidR="00F96C88" w:rsidRPr="00E72880" w:rsidRDefault="00F96C88" w:rsidP="00672D76">
            <w:pPr>
              <w:pStyle w:val="BodyText"/>
              <w:spacing w:line="276" w:lineRule="auto"/>
              <w:rPr>
                <w:rFonts w:cs="Arial"/>
                <w:b/>
                <w:sz w:val="18"/>
              </w:rPr>
            </w:pPr>
            <w:r w:rsidRPr="00E72880">
              <w:rPr>
                <w:rFonts w:cs="Arial"/>
                <w:b/>
                <w:sz w:val="18"/>
              </w:rPr>
              <w:t>Default Activity Layout</w:t>
            </w:r>
          </w:p>
        </w:tc>
        <w:tc>
          <w:tcPr>
            <w:tcW w:w="5940" w:type="dxa"/>
          </w:tcPr>
          <w:p w14:paraId="687CC751"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activity layout when activities are added in the future.</w:t>
            </w:r>
          </w:p>
        </w:tc>
      </w:tr>
      <w:tr w:rsidR="002B3772" w:rsidRPr="00E72880" w14:paraId="43228757" w14:textId="77777777" w:rsidTr="00970C06">
        <w:tc>
          <w:tcPr>
            <w:tcW w:w="2160" w:type="dxa"/>
          </w:tcPr>
          <w:p w14:paraId="2F489BF7" w14:textId="11126C13" w:rsidR="002B3772" w:rsidRPr="00E72880" w:rsidRDefault="002B3772" w:rsidP="00672D76">
            <w:pPr>
              <w:pStyle w:val="BodyText"/>
              <w:spacing w:line="276" w:lineRule="auto"/>
              <w:rPr>
                <w:rFonts w:cs="Arial"/>
                <w:b/>
                <w:sz w:val="18"/>
              </w:rPr>
            </w:pPr>
            <w:r w:rsidRPr="00E72880">
              <w:rPr>
                <w:rFonts w:cs="Arial"/>
                <w:b/>
                <w:sz w:val="18"/>
              </w:rPr>
              <w:t>Label Font Size</w:t>
            </w:r>
          </w:p>
        </w:tc>
        <w:tc>
          <w:tcPr>
            <w:tcW w:w="5940" w:type="dxa"/>
          </w:tcPr>
          <w:p w14:paraId="0F9430D8" w14:textId="5A45596E" w:rsidR="002B3772" w:rsidRPr="00E72880" w:rsidRDefault="002B3772" w:rsidP="00672D76">
            <w:pPr>
              <w:pStyle w:val="BodyText"/>
              <w:spacing w:line="276" w:lineRule="auto"/>
              <w:rPr>
                <w:rFonts w:cs="Arial"/>
                <w:sz w:val="18"/>
              </w:rPr>
            </w:pPr>
            <w:r w:rsidRPr="00E72880">
              <w:rPr>
                <w:rFonts w:cs="Arial"/>
                <w:sz w:val="18"/>
              </w:rPr>
              <w:t xml:space="preserve">Defines the Font Size for the label of each band. </w:t>
            </w:r>
          </w:p>
        </w:tc>
      </w:tr>
      <w:tr w:rsidR="00F96C88" w:rsidRPr="00E72880" w14:paraId="7416B744" w14:textId="77777777" w:rsidTr="00970C06">
        <w:tc>
          <w:tcPr>
            <w:tcW w:w="2160" w:type="dxa"/>
          </w:tcPr>
          <w:p w14:paraId="500E4BA7" w14:textId="77777777" w:rsidR="00F96C88" w:rsidRPr="00E72880" w:rsidRDefault="00F96C88" w:rsidP="00672D76">
            <w:pPr>
              <w:pStyle w:val="BodyText"/>
              <w:spacing w:line="276" w:lineRule="auto"/>
              <w:rPr>
                <w:rFonts w:cs="Arial"/>
                <w:b/>
                <w:sz w:val="18"/>
              </w:rPr>
            </w:pPr>
            <w:r w:rsidRPr="00E72880">
              <w:rPr>
                <w:rFonts w:cs="Arial"/>
                <w:b/>
                <w:sz w:val="18"/>
              </w:rPr>
              <w:t>Default Label Font</w:t>
            </w:r>
          </w:p>
        </w:tc>
        <w:tc>
          <w:tcPr>
            <w:tcW w:w="5940" w:type="dxa"/>
          </w:tcPr>
          <w:p w14:paraId="4F791B3C" w14:textId="77777777" w:rsidR="00F96C88" w:rsidRPr="00E72880" w:rsidRDefault="00F96C88" w:rsidP="00672D76">
            <w:pPr>
              <w:pStyle w:val="BodyText"/>
              <w:spacing w:line="276" w:lineRule="auto"/>
              <w:rPr>
                <w:rFonts w:cs="Arial"/>
                <w:sz w:val="18"/>
              </w:rPr>
            </w:pPr>
            <w:r w:rsidRPr="00E72880">
              <w:rPr>
                <w:rFonts w:cs="Arial"/>
                <w:sz w:val="18"/>
              </w:rPr>
              <w:t>Defines the font of the label for each band.</w:t>
            </w:r>
          </w:p>
        </w:tc>
      </w:tr>
      <w:tr w:rsidR="00F96C88" w:rsidRPr="00E72880" w14:paraId="255461CD" w14:textId="77777777" w:rsidTr="00970C06">
        <w:tc>
          <w:tcPr>
            <w:tcW w:w="2160" w:type="dxa"/>
          </w:tcPr>
          <w:p w14:paraId="2681B02E" w14:textId="77777777" w:rsidR="00F96C88" w:rsidRPr="00E72880" w:rsidRDefault="00F96C88" w:rsidP="00672D76">
            <w:pPr>
              <w:pStyle w:val="BodyText"/>
              <w:spacing w:line="276" w:lineRule="auto"/>
              <w:rPr>
                <w:rFonts w:cs="Arial"/>
                <w:b/>
                <w:sz w:val="18"/>
              </w:rPr>
            </w:pPr>
            <w:r w:rsidRPr="00E72880">
              <w:rPr>
                <w:rFonts w:cs="Arial"/>
                <w:b/>
                <w:sz w:val="18"/>
              </w:rPr>
              <w:t>Default Resource Color</w:t>
            </w:r>
          </w:p>
        </w:tc>
        <w:tc>
          <w:tcPr>
            <w:tcW w:w="5940" w:type="dxa"/>
          </w:tcPr>
          <w:p w14:paraId="58508D95"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line color when resources are added in the future.</w:t>
            </w:r>
          </w:p>
        </w:tc>
      </w:tr>
      <w:tr w:rsidR="00F96C88" w:rsidRPr="00E72880" w14:paraId="1C1B6075" w14:textId="77777777" w:rsidTr="00970C06">
        <w:tc>
          <w:tcPr>
            <w:tcW w:w="2160" w:type="dxa"/>
          </w:tcPr>
          <w:p w14:paraId="3138B2B1" w14:textId="77777777" w:rsidR="00F96C88" w:rsidRPr="00E72880" w:rsidRDefault="00F96C88" w:rsidP="00672D76">
            <w:pPr>
              <w:pStyle w:val="BodyText"/>
              <w:spacing w:line="276" w:lineRule="auto"/>
              <w:rPr>
                <w:rFonts w:cs="Arial"/>
                <w:b/>
                <w:sz w:val="18"/>
              </w:rPr>
            </w:pPr>
            <w:r w:rsidRPr="00E72880">
              <w:rPr>
                <w:rFonts w:cs="Arial"/>
                <w:b/>
                <w:sz w:val="18"/>
              </w:rPr>
              <w:t>Default Resource Fill Color</w:t>
            </w:r>
          </w:p>
        </w:tc>
        <w:tc>
          <w:tcPr>
            <w:tcW w:w="5940" w:type="dxa"/>
          </w:tcPr>
          <w:p w14:paraId="672BF322"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fill color when resources are added in the future.</w:t>
            </w:r>
          </w:p>
        </w:tc>
      </w:tr>
      <w:tr w:rsidR="00F96C88" w:rsidRPr="00E72880" w14:paraId="56FACBCE" w14:textId="77777777" w:rsidTr="00970C06">
        <w:tc>
          <w:tcPr>
            <w:tcW w:w="2160" w:type="dxa"/>
          </w:tcPr>
          <w:p w14:paraId="61501AB4" w14:textId="77777777" w:rsidR="00F96C88" w:rsidRPr="00E72880" w:rsidRDefault="00F96C88" w:rsidP="00672D76">
            <w:pPr>
              <w:pStyle w:val="BodyText"/>
              <w:spacing w:line="276" w:lineRule="auto"/>
              <w:rPr>
                <w:rFonts w:cs="Arial"/>
                <w:b/>
                <w:sz w:val="18"/>
              </w:rPr>
            </w:pPr>
            <w:r w:rsidRPr="00E72880">
              <w:rPr>
                <w:rFonts w:cs="Arial"/>
                <w:b/>
                <w:sz w:val="18"/>
              </w:rPr>
              <w:t>Default Icon</w:t>
            </w:r>
          </w:p>
        </w:tc>
        <w:tc>
          <w:tcPr>
            <w:tcW w:w="5940" w:type="dxa"/>
          </w:tcPr>
          <w:p w14:paraId="591D600E" w14:textId="77777777" w:rsidR="00F96C88" w:rsidRPr="00E72880" w:rsidRDefault="00F96C88" w:rsidP="00672D76">
            <w:pPr>
              <w:pStyle w:val="BodyText"/>
              <w:spacing w:line="276" w:lineRule="auto"/>
              <w:rPr>
                <w:rFonts w:cs="Arial"/>
                <w:sz w:val="18"/>
              </w:rPr>
            </w:pPr>
            <w:r w:rsidRPr="00E72880">
              <w:rPr>
                <w:rFonts w:cs="Arial"/>
                <w:sz w:val="18"/>
              </w:rPr>
              <w:t>Sets the default icon for when activities and resources are added in the future.</w:t>
            </w:r>
          </w:p>
        </w:tc>
      </w:tr>
    </w:tbl>
    <w:p w14:paraId="01172271" w14:textId="4324E18F" w:rsidR="005B15A9" w:rsidRPr="00E72880" w:rsidRDefault="005B15A9" w:rsidP="005B15A9">
      <w:pPr>
        <w:jc w:val="center"/>
        <w:rPr>
          <w:rFonts w:cs="Arial"/>
          <w:sz w:val="16"/>
          <w:lang w:val="en-US"/>
        </w:rPr>
      </w:pPr>
      <w:bookmarkStart w:id="1316" w:name="_Toc10286151"/>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9E66C7">
        <w:rPr>
          <w:rFonts w:cs="Arial"/>
          <w:b/>
          <w:noProof/>
          <w:sz w:val="16"/>
        </w:rPr>
        <w:t>5</w:t>
      </w:r>
      <w:r w:rsidRPr="00E72880">
        <w:rPr>
          <w:rFonts w:cs="Arial"/>
          <w:b/>
          <w:sz w:val="16"/>
        </w:rPr>
        <w:fldChar w:fldCharType="end"/>
      </w:r>
      <w:r w:rsidRPr="00E72880">
        <w:rPr>
          <w:rFonts w:cs="Arial"/>
          <w:sz w:val="16"/>
        </w:rPr>
        <w:t>. Global Settings Options.</w:t>
      </w:r>
      <w:bookmarkEnd w:id="1316"/>
    </w:p>
    <w:p w14:paraId="7F8E2A15" w14:textId="2B79F776" w:rsidR="00970C06" w:rsidRPr="00E72880" w:rsidRDefault="00970C06" w:rsidP="00771579">
      <w:pPr>
        <w:pStyle w:val="Heading6"/>
        <w:rPr>
          <w:rFonts w:cs="Arial"/>
          <w:lang w:val="en-US"/>
        </w:rPr>
      </w:pPr>
      <w:bookmarkStart w:id="1317" w:name="_Toc13570725"/>
      <w:r w:rsidRPr="00E72880">
        <w:rPr>
          <w:rFonts w:cs="Arial"/>
        </w:rPr>
        <w:t>Band Configuration Options by Type</w:t>
      </w:r>
      <w:bookmarkEnd w:id="1317"/>
    </w:p>
    <w:p w14:paraId="7215F7BF" w14:textId="208E7D11" w:rsidR="00970C06" w:rsidRPr="00E72880" w:rsidRDefault="00970C06" w:rsidP="00771579">
      <w:pPr>
        <w:pStyle w:val="Heading7"/>
        <w:rPr>
          <w:rFonts w:cs="Arial"/>
        </w:rPr>
      </w:pPr>
      <w:bookmarkStart w:id="1318" w:name="_Toc13570726"/>
      <w:r w:rsidRPr="00E72880">
        <w:rPr>
          <w:rFonts w:cs="Arial"/>
        </w:rPr>
        <w:t>Common Options</w:t>
      </w:r>
      <w:bookmarkEnd w:id="1318"/>
    </w:p>
    <w:tbl>
      <w:tblPr>
        <w:tblStyle w:val="TableGridLight"/>
        <w:tblW w:w="0" w:type="auto"/>
        <w:jc w:val="center"/>
        <w:tblLook w:val="04A0" w:firstRow="1" w:lastRow="0" w:firstColumn="1" w:lastColumn="0" w:noHBand="0" w:noVBand="1"/>
      </w:tblPr>
      <w:tblGrid>
        <w:gridCol w:w="1710"/>
        <w:gridCol w:w="6390"/>
      </w:tblGrid>
      <w:tr w:rsidR="00970C06" w:rsidRPr="00E72880" w14:paraId="0B0D6D0B" w14:textId="77777777" w:rsidTr="00970C06">
        <w:trPr>
          <w:jc w:val="center"/>
        </w:trPr>
        <w:tc>
          <w:tcPr>
            <w:tcW w:w="1710" w:type="dxa"/>
          </w:tcPr>
          <w:p w14:paraId="0904C3A2" w14:textId="77777777" w:rsidR="00970C06" w:rsidRPr="00E72880" w:rsidRDefault="00970C06" w:rsidP="00672D76">
            <w:pPr>
              <w:pStyle w:val="BodyText"/>
              <w:spacing w:line="276" w:lineRule="auto"/>
              <w:jc w:val="left"/>
              <w:rPr>
                <w:rFonts w:cs="Arial"/>
                <w:b/>
                <w:sz w:val="18"/>
              </w:rPr>
            </w:pPr>
            <w:r w:rsidRPr="00E72880">
              <w:rPr>
                <w:rFonts w:cs="Arial"/>
                <w:b/>
                <w:sz w:val="18"/>
              </w:rPr>
              <w:t>Option</w:t>
            </w:r>
          </w:p>
        </w:tc>
        <w:tc>
          <w:tcPr>
            <w:tcW w:w="6390" w:type="dxa"/>
          </w:tcPr>
          <w:p w14:paraId="16D1D60D" w14:textId="77777777" w:rsidR="00970C06" w:rsidRPr="00E72880" w:rsidRDefault="00970C06" w:rsidP="00672D76">
            <w:pPr>
              <w:pStyle w:val="BodyText"/>
              <w:spacing w:line="276" w:lineRule="auto"/>
              <w:jc w:val="left"/>
              <w:rPr>
                <w:rFonts w:cs="Arial"/>
                <w:b/>
                <w:sz w:val="18"/>
              </w:rPr>
            </w:pPr>
            <w:r w:rsidRPr="00E72880">
              <w:rPr>
                <w:rFonts w:cs="Arial"/>
                <w:b/>
                <w:sz w:val="18"/>
              </w:rPr>
              <w:t>Description</w:t>
            </w:r>
          </w:p>
        </w:tc>
      </w:tr>
      <w:tr w:rsidR="002B3772" w:rsidRPr="00E72880" w14:paraId="70E22600" w14:textId="77777777" w:rsidTr="00970C06">
        <w:trPr>
          <w:jc w:val="center"/>
        </w:trPr>
        <w:tc>
          <w:tcPr>
            <w:tcW w:w="1710" w:type="dxa"/>
          </w:tcPr>
          <w:p w14:paraId="35B9A722" w14:textId="3DB81220" w:rsidR="002B3772" w:rsidRPr="00E72880" w:rsidRDefault="002B3772" w:rsidP="00672D76">
            <w:pPr>
              <w:pStyle w:val="BodyText"/>
              <w:spacing w:line="276" w:lineRule="auto"/>
              <w:jc w:val="left"/>
              <w:rPr>
                <w:rFonts w:cs="Arial"/>
                <w:b/>
                <w:sz w:val="18"/>
              </w:rPr>
            </w:pPr>
            <w:r w:rsidRPr="00E72880">
              <w:rPr>
                <w:rFonts w:cs="Arial"/>
                <w:b/>
                <w:sz w:val="18"/>
              </w:rPr>
              <w:t>Source</w:t>
            </w:r>
          </w:p>
        </w:tc>
        <w:tc>
          <w:tcPr>
            <w:tcW w:w="6390" w:type="dxa"/>
          </w:tcPr>
          <w:p w14:paraId="2E4D91E1" w14:textId="1BFAC0A7" w:rsidR="002B3772" w:rsidRPr="00E72880" w:rsidRDefault="002B3772" w:rsidP="00672D76">
            <w:pPr>
              <w:pStyle w:val="BodyText"/>
              <w:spacing w:line="276" w:lineRule="auto"/>
              <w:jc w:val="left"/>
              <w:rPr>
                <w:rFonts w:cs="Arial"/>
                <w:sz w:val="18"/>
              </w:rPr>
            </w:pPr>
            <w:r w:rsidRPr="00E72880">
              <w:rPr>
                <w:rFonts w:cs="Arial"/>
                <w:sz w:val="18"/>
              </w:rPr>
              <w:t xml:space="preserve">Provides the path reference from the source. </w:t>
            </w:r>
          </w:p>
        </w:tc>
      </w:tr>
      <w:tr w:rsidR="00970C06" w:rsidRPr="00E72880" w14:paraId="02EE0087" w14:textId="77777777" w:rsidTr="00970C06">
        <w:trPr>
          <w:jc w:val="center"/>
        </w:trPr>
        <w:tc>
          <w:tcPr>
            <w:tcW w:w="1710" w:type="dxa"/>
          </w:tcPr>
          <w:p w14:paraId="1D1CFAF1" w14:textId="77777777" w:rsidR="00970C06" w:rsidRPr="00E72880" w:rsidRDefault="00970C06" w:rsidP="00672D76">
            <w:pPr>
              <w:pStyle w:val="BodyText"/>
              <w:spacing w:line="276" w:lineRule="auto"/>
              <w:jc w:val="left"/>
              <w:rPr>
                <w:rFonts w:cs="Arial"/>
                <w:b/>
                <w:sz w:val="18"/>
              </w:rPr>
            </w:pPr>
            <w:r w:rsidRPr="00E72880">
              <w:rPr>
                <w:rFonts w:cs="Arial"/>
                <w:b/>
                <w:sz w:val="18"/>
              </w:rPr>
              <w:t>Label</w:t>
            </w:r>
          </w:p>
        </w:tc>
        <w:tc>
          <w:tcPr>
            <w:tcW w:w="6390" w:type="dxa"/>
          </w:tcPr>
          <w:p w14:paraId="7BD3AF03" w14:textId="77777777" w:rsidR="00970C06" w:rsidRPr="00E72880" w:rsidRDefault="00970C06" w:rsidP="00672D76">
            <w:pPr>
              <w:pStyle w:val="BodyText"/>
              <w:spacing w:line="276" w:lineRule="auto"/>
              <w:jc w:val="left"/>
              <w:rPr>
                <w:rFonts w:cs="Arial"/>
                <w:sz w:val="18"/>
              </w:rPr>
            </w:pPr>
            <w:r w:rsidRPr="00E72880">
              <w:rPr>
                <w:rFonts w:cs="Arial"/>
                <w:sz w:val="18"/>
              </w:rPr>
              <w:t>Defines the label displayed in the Band</w:t>
            </w:r>
          </w:p>
        </w:tc>
      </w:tr>
      <w:tr w:rsidR="00970C06" w:rsidRPr="00E72880" w14:paraId="6C27BE4F" w14:textId="77777777" w:rsidTr="00970C06">
        <w:trPr>
          <w:jc w:val="center"/>
        </w:trPr>
        <w:tc>
          <w:tcPr>
            <w:tcW w:w="1710" w:type="dxa"/>
          </w:tcPr>
          <w:p w14:paraId="7F96E706" w14:textId="77777777" w:rsidR="00970C06" w:rsidRPr="00E72880" w:rsidRDefault="00970C06" w:rsidP="00672D76">
            <w:pPr>
              <w:pStyle w:val="BodyText"/>
              <w:spacing w:line="276" w:lineRule="auto"/>
              <w:jc w:val="left"/>
              <w:rPr>
                <w:rFonts w:cs="Arial"/>
                <w:b/>
                <w:sz w:val="18"/>
              </w:rPr>
            </w:pPr>
            <w:r w:rsidRPr="00E72880">
              <w:rPr>
                <w:rFonts w:cs="Arial"/>
                <w:b/>
                <w:sz w:val="18"/>
              </w:rPr>
              <w:t>Height</w:t>
            </w:r>
          </w:p>
        </w:tc>
        <w:tc>
          <w:tcPr>
            <w:tcW w:w="6390" w:type="dxa"/>
          </w:tcPr>
          <w:p w14:paraId="5B29C2EC" w14:textId="77777777" w:rsidR="00970C06" w:rsidRPr="00E72880" w:rsidRDefault="00970C06" w:rsidP="00672D76">
            <w:pPr>
              <w:pStyle w:val="BodyText"/>
              <w:spacing w:line="276" w:lineRule="auto"/>
              <w:jc w:val="left"/>
              <w:rPr>
                <w:rFonts w:cs="Arial"/>
                <w:sz w:val="18"/>
              </w:rPr>
            </w:pPr>
            <w:r w:rsidRPr="00E72880">
              <w:rPr>
                <w:rFonts w:cs="Arial"/>
                <w:sz w:val="18"/>
              </w:rPr>
              <w:t>Defines the height of the band.</w:t>
            </w:r>
          </w:p>
        </w:tc>
      </w:tr>
      <w:tr w:rsidR="00970C06" w:rsidRPr="00E72880" w14:paraId="6684CDF1" w14:textId="77777777" w:rsidTr="00970C06">
        <w:trPr>
          <w:jc w:val="center"/>
        </w:trPr>
        <w:tc>
          <w:tcPr>
            <w:tcW w:w="1710" w:type="dxa"/>
          </w:tcPr>
          <w:p w14:paraId="4BBCD017" w14:textId="77777777" w:rsidR="00970C06" w:rsidRPr="00E72880" w:rsidRDefault="00970C06" w:rsidP="00672D76">
            <w:pPr>
              <w:pStyle w:val="BodyText"/>
              <w:spacing w:line="276" w:lineRule="auto"/>
              <w:jc w:val="left"/>
              <w:rPr>
                <w:rFonts w:cs="Arial"/>
                <w:b/>
                <w:sz w:val="18"/>
              </w:rPr>
            </w:pPr>
            <w:r w:rsidRPr="00E72880">
              <w:rPr>
                <w:rFonts w:cs="Arial"/>
                <w:b/>
                <w:sz w:val="18"/>
              </w:rPr>
              <w:t>Delete Band</w:t>
            </w:r>
          </w:p>
        </w:tc>
        <w:tc>
          <w:tcPr>
            <w:tcW w:w="6390" w:type="dxa"/>
          </w:tcPr>
          <w:p w14:paraId="2587D1B5" w14:textId="633DE799" w:rsidR="00970C06" w:rsidRPr="00E72880" w:rsidRDefault="002B3772" w:rsidP="00672D76">
            <w:pPr>
              <w:pStyle w:val="BodyText"/>
              <w:spacing w:line="276" w:lineRule="auto"/>
              <w:jc w:val="left"/>
              <w:rPr>
                <w:rFonts w:cs="Arial"/>
                <w:sz w:val="18"/>
              </w:rPr>
            </w:pPr>
            <w:r w:rsidRPr="00E72880">
              <w:rPr>
                <w:rFonts w:cs="Arial"/>
                <w:sz w:val="18"/>
              </w:rPr>
              <w:t>To delete a band, the user</w:t>
            </w:r>
            <w:r w:rsidR="007116B4" w:rsidRPr="00E72880">
              <w:rPr>
                <w:rFonts w:cs="Arial"/>
                <w:sz w:val="18"/>
              </w:rPr>
              <w:t xml:space="preserve"> should click the Trash Can Icon. </w:t>
            </w:r>
          </w:p>
        </w:tc>
      </w:tr>
      <w:tr w:rsidR="00970C06" w:rsidRPr="00E72880" w14:paraId="69761A45" w14:textId="77777777" w:rsidTr="00970C06">
        <w:trPr>
          <w:jc w:val="center"/>
        </w:trPr>
        <w:tc>
          <w:tcPr>
            <w:tcW w:w="1710" w:type="dxa"/>
          </w:tcPr>
          <w:p w14:paraId="25E6F065" w14:textId="77777777" w:rsidR="00970C06" w:rsidRPr="00E72880" w:rsidRDefault="00970C06" w:rsidP="00672D76">
            <w:pPr>
              <w:pStyle w:val="BodyText"/>
              <w:spacing w:line="276" w:lineRule="auto"/>
              <w:jc w:val="left"/>
              <w:rPr>
                <w:rFonts w:cs="Arial"/>
                <w:b/>
                <w:sz w:val="18"/>
              </w:rPr>
            </w:pPr>
            <w:r w:rsidRPr="00E72880">
              <w:rPr>
                <w:rFonts w:cs="Arial"/>
                <w:b/>
                <w:sz w:val="18"/>
              </w:rPr>
              <w:t>Show Pin Label</w:t>
            </w:r>
          </w:p>
        </w:tc>
        <w:tc>
          <w:tcPr>
            <w:tcW w:w="6390" w:type="dxa"/>
          </w:tcPr>
          <w:p w14:paraId="27A11382" w14:textId="77777777" w:rsidR="00970C06" w:rsidRPr="00E72880" w:rsidRDefault="00970C06" w:rsidP="00672D76">
            <w:pPr>
              <w:pStyle w:val="BodyText"/>
              <w:spacing w:line="276" w:lineRule="auto"/>
              <w:jc w:val="left"/>
              <w:rPr>
                <w:rFonts w:cs="Arial"/>
                <w:sz w:val="18"/>
              </w:rPr>
            </w:pPr>
            <w:r w:rsidRPr="00E72880">
              <w:rPr>
                <w:rFonts w:cs="Arial"/>
                <w:sz w:val="18"/>
              </w:rPr>
              <w:t>If this option is Turned On and the selected source is the child of a pin, it will append the pin name to the band's label.</w:t>
            </w:r>
          </w:p>
        </w:tc>
      </w:tr>
    </w:tbl>
    <w:p w14:paraId="59D35A91" w14:textId="69B231B2" w:rsidR="00B72087" w:rsidRPr="00E72880" w:rsidRDefault="005B15A9" w:rsidP="00B72087">
      <w:pPr>
        <w:pStyle w:val="Caption"/>
        <w:jc w:val="center"/>
        <w:rPr>
          <w:rFonts w:cs="Arial"/>
        </w:rPr>
      </w:pPr>
      <w:bookmarkStart w:id="1319" w:name="_Toc10286152"/>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6</w:t>
      </w:r>
      <w:r w:rsidRPr="00E72880">
        <w:rPr>
          <w:rFonts w:cs="Arial"/>
          <w:b/>
        </w:rPr>
        <w:fldChar w:fldCharType="end"/>
      </w:r>
      <w:r w:rsidRPr="00E72880">
        <w:rPr>
          <w:rFonts w:cs="Arial"/>
          <w:b/>
        </w:rPr>
        <w:t>.</w:t>
      </w:r>
      <w:r w:rsidRPr="00E72880">
        <w:rPr>
          <w:rFonts w:cs="Arial"/>
        </w:rPr>
        <w:t xml:space="preserve"> Common Band's Settings</w:t>
      </w:r>
      <w:r w:rsidR="0011503E" w:rsidRPr="00E72880">
        <w:rPr>
          <w:rFonts w:cs="Arial"/>
        </w:rPr>
        <w:t>.</w:t>
      </w:r>
      <w:r w:rsidR="00B72087" w:rsidRPr="00E72880">
        <w:rPr>
          <w:rFonts w:cs="Arial"/>
        </w:rPr>
        <w:t xml:space="preserve"> Divider Band only has the Label and the Height options.</w:t>
      </w:r>
      <w:bookmarkEnd w:id="1319"/>
    </w:p>
    <w:p w14:paraId="637026D3" w14:textId="77777777" w:rsidR="005B15A9" w:rsidRPr="00E72880" w:rsidRDefault="005B15A9" w:rsidP="00672D76">
      <w:pPr>
        <w:pStyle w:val="BodyText"/>
        <w:spacing w:line="276" w:lineRule="auto"/>
        <w:rPr>
          <w:rFonts w:cs="Arial"/>
        </w:rPr>
      </w:pPr>
    </w:p>
    <w:p w14:paraId="01E008A1" w14:textId="77777777" w:rsidR="005B15A9" w:rsidRPr="00E72880" w:rsidRDefault="005B15A9" w:rsidP="00771579">
      <w:pPr>
        <w:pStyle w:val="Heading7"/>
        <w:rPr>
          <w:rFonts w:cs="Arial"/>
        </w:rPr>
      </w:pPr>
      <w:bookmarkStart w:id="1320" w:name="_Toc13570727"/>
      <w:r w:rsidRPr="00E72880">
        <w:rPr>
          <w:rFonts w:cs="Arial"/>
        </w:rPr>
        <w:t>Divider Bands Options</w:t>
      </w:r>
      <w:bookmarkEnd w:id="1320"/>
    </w:p>
    <w:tbl>
      <w:tblPr>
        <w:tblStyle w:val="TableGridLight"/>
        <w:tblW w:w="8100" w:type="dxa"/>
        <w:tblInd w:w="738" w:type="dxa"/>
        <w:tblLook w:val="04A0" w:firstRow="1" w:lastRow="0" w:firstColumn="1" w:lastColumn="0" w:noHBand="0" w:noVBand="1"/>
      </w:tblPr>
      <w:tblGrid>
        <w:gridCol w:w="1980"/>
        <w:gridCol w:w="6120"/>
      </w:tblGrid>
      <w:tr w:rsidR="005B15A9" w:rsidRPr="00E72880" w14:paraId="6246DF6A" w14:textId="77777777" w:rsidTr="00BE6AFB">
        <w:tc>
          <w:tcPr>
            <w:tcW w:w="1980" w:type="dxa"/>
            <w:hideMark/>
          </w:tcPr>
          <w:p w14:paraId="0AB7C316" w14:textId="77777777" w:rsidR="005B15A9" w:rsidRPr="00E72880" w:rsidRDefault="005B15A9" w:rsidP="00BE6AFB">
            <w:pPr>
              <w:spacing w:line="276" w:lineRule="auto"/>
              <w:rPr>
                <w:rFonts w:cs="Arial"/>
                <w:sz w:val="18"/>
                <w:lang w:val="en-US"/>
              </w:rPr>
            </w:pPr>
            <w:r w:rsidRPr="00E72880">
              <w:rPr>
                <w:rFonts w:cs="Arial"/>
                <w:sz w:val="18"/>
                <w:lang w:val="en-US"/>
              </w:rPr>
              <w:t>Option</w:t>
            </w:r>
          </w:p>
        </w:tc>
        <w:tc>
          <w:tcPr>
            <w:tcW w:w="6120" w:type="dxa"/>
            <w:hideMark/>
          </w:tcPr>
          <w:p w14:paraId="46C3D81E" w14:textId="77777777" w:rsidR="005B15A9" w:rsidRPr="00E72880" w:rsidRDefault="005B15A9" w:rsidP="00BE6AFB">
            <w:pPr>
              <w:spacing w:line="276" w:lineRule="auto"/>
              <w:rPr>
                <w:rFonts w:cs="Arial"/>
                <w:sz w:val="18"/>
                <w:lang w:val="en-US"/>
              </w:rPr>
            </w:pPr>
            <w:r w:rsidRPr="00E72880">
              <w:rPr>
                <w:rFonts w:cs="Arial"/>
                <w:sz w:val="18"/>
                <w:lang w:val="en-US"/>
              </w:rPr>
              <w:t>Description</w:t>
            </w:r>
          </w:p>
        </w:tc>
      </w:tr>
      <w:tr w:rsidR="005B15A9" w:rsidRPr="00E72880" w14:paraId="09136D4E" w14:textId="77777777" w:rsidTr="00BE6AFB">
        <w:tc>
          <w:tcPr>
            <w:tcW w:w="1980" w:type="dxa"/>
            <w:hideMark/>
          </w:tcPr>
          <w:p w14:paraId="53F5BEF9" w14:textId="77777777" w:rsidR="005B15A9" w:rsidRPr="00E72880" w:rsidRDefault="005B15A9" w:rsidP="00BE6AFB">
            <w:pPr>
              <w:spacing w:line="276" w:lineRule="auto"/>
              <w:jc w:val="left"/>
              <w:rPr>
                <w:rFonts w:cs="Arial"/>
                <w:b/>
                <w:sz w:val="18"/>
                <w:lang w:val="en-US"/>
              </w:rPr>
            </w:pPr>
            <w:r w:rsidRPr="00E72880">
              <w:rPr>
                <w:rFonts w:cs="Arial"/>
                <w:b/>
                <w:sz w:val="18"/>
                <w:lang w:val="en-US"/>
              </w:rPr>
              <w:t>Background Color</w:t>
            </w:r>
          </w:p>
        </w:tc>
        <w:tc>
          <w:tcPr>
            <w:tcW w:w="6120" w:type="dxa"/>
            <w:hideMark/>
          </w:tcPr>
          <w:p w14:paraId="15AC2BA7" w14:textId="77777777" w:rsidR="005B15A9" w:rsidRPr="00E72880" w:rsidRDefault="005B15A9" w:rsidP="00BE6AFB">
            <w:pPr>
              <w:spacing w:line="276" w:lineRule="auto"/>
              <w:rPr>
                <w:rFonts w:cs="Arial"/>
                <w:sz w:val="18"/>
                <w:lang w:val="en-US"/>
              </w:rPr>
            </w:pPr>
            <w:r w:rsidRPr="00E72880">
              <w:rPr>
                <w:rFonts w:cs="Arial"/>
                <w:sz w:val="18"/>
                <w:lang w:val="en-US"/>
              </w:rPr>
              <w:t>Sets the background color of the divider.</w:t>
            </w:r>
          </w:p>
        </w:tc>
      </w:tr>
    </w:tbl>
    <w:p w14:paraId="078A6FAE" w14:textId="5D28C953" w:rsidR="00857783" w:rsidRPr="00E72880" w:rsidRDefault="005B15A9" w:rsidP="007116B4">
      <w:pPr>
        <w:pStyle w:val="Caption"/>
        <w:jc w:val="center"/>
        <w:rPr>
          <w:rFonts w:cs="Arial"/>
        </w:rPr>
      </w:pPr>
      <w:bookmarkStart w:id="1321" w:name="_Toc10286153"/>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7</w:t>
      </w:r>
      <w:r w:rsidRPr="00E72880">
        <w:rPr>
          <w:rFonts w:cs="Arial"/>
          <w:b/>
        </w:rPr>
        <w:fldChar w:fldCharType="end"/>
      </w:r>
      <w:r w:rsidRPr="00E72880">
        <w:rPr>
          <w:rFonts w:cs="Arial"/>
          <w:b/>
        </w:rPr>
        <w:t>.</w:t>
      </w:r>
      <w:r w:rsidRPr="00E72880">
        <w:rPr>
          <w:rFonts w:cs="Arial"/>
        </w:rPr>
        <w:t xml:space="preserve"> Divider Band Settings.</w:t>
      </w:r>
      <w:bookmarkEnd w:id="1321"/>
    </w:p>
    <w:p w14:paraId="1BF86831" w14:textId="3817FFE8" w:rsidR="00970C06" w:rsidRPr="00E72880" w:rsidRDefault="00970C06" w:rsidP="00771579">
      <w:pPr>
        <w:pStyle w:val="Heading7"/>
        <w:rPr>
          <w:rFonts w:cs="Arial"/>
        </w:rPr>
      </w:pPr>
      <w:bookmarkStart w:id="1322" w:name="_Toc13570728"/>
      <w:r w:rsidRPr="00E72880">
        <w:rPr>
          <w:rFonts w:cs="Arial"/>
        </w:rPr>
        <w:t>Resource Bands Options</w:t>
      </w:r>
      <w:bookmarkEnd w:id="1322"/>
    </w:p>
    <w:tbl>
      <w:tblPr>
        <w:tblStyle w:val="TableGridLight"/>
        <w:tblW w:w="8100" w:type="dxa"/>
        <w:tblInd w:w="738" w:type="dxa"/>
        <w:tblLook w:val="04A0" w:firstRow="1" w:lastRow="0" w:firstColumn="1" w:lastColumn="0" w:noHBand="0" w:noVBand="1"/>
      </w:tblPr>
      <w:tblGrid>
        <w:gridCol w:w="1800"/>
        <w:gridCol w:w="6300"/>
      </w:tblGrid>
      <w:tr w:rsidR="00970C06" w:rsidRPr="00E72880" w14:paraId="00288C19" w14:textId="77777777" w:rsidTr="00970C06">
        <w:tc>
          <w:tcPr>
            <w:tcW w:w="1800" w:type="dxa"/>
            <w:hideMark/>
          </w:tcPr>
          <w:p w14:paraId="57B9C29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300" w:type="dxa"/>
            <w:hideMark/>
          </w:tcPr>
          <w:p w14:paraId="0C6B0196"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F6A73DF" w14:textId="77777777" w:rsidTr="00970C06">
        <w:tc>
          <w:tcPr>
            <w:tcW w:w="1800" w:type="dxa"/>
            <w:hideMark/>
          </w:tcPr>
          <w:p w14:paraId="2E933BD4" w14:textId="77777777" w:rsidR="00970C06" w:rsidRPr="00E72880" w:rsidRDefault="00970C06" w:rsidP="00672D76">
            <w:pPr>
              <w:spacing w:line="276" w:lineRule="auto"/>
              <w:jc w:val="left"/>
              <w:rPr>
                <w:rFonts w:cs="Arial"/>
                <w:b/>
                <w:sz w:val="18"/>
                <w:lang w:val="en-US"/>
              </w:rPr>
            </w:pPr>
            <w:r w:rsidRPr="00E72880">
              <w:rPr>
                <w:rFonts w:cs="Arial"/>
                <w:b/>
                <w:sz w:val="18"/>
                <w:lang w:val="en-US"/>
              </w:rPr>
              <w:t>Unit Label</w:t>
            </w:r>
          </w:p>
        </w:tc>
        <w:tc>
          <w:tcPr>
            <w:tcW w:w="6300" w:type="dxa"/>
            <w:hideMark/>
          </w:tcPr>
          <w:p w14:paraId="616AF5F4" w14:textId="77777777" w:rsidR="00970C06" w:rsidRPr="00E72880" w:rsidRDefault="00970C06" w:rsidP="00672D76">
            <w:pPr>
              <w:spacing w:line="276" w:lineRule="auto"/>
              <w:rPr>
                <w:rFonts w:cs="Arial"/>
                <w:sz w:val="18"/>
                <w:lang w:val="en-US"/>
              </w:rPr>
            </w:pPr>
            <w:r w:rsidRPr="00E72880">
              <w:rPr>
                <w:rFonts w:cs="Arial"/>
                <w:sz w:val="18"/>
                <w:lang w:val="en-US"/>
              </w:rPr>
              <w:t>Defines the unit label that is appended to the band's label.</w:t>
            </w:r>
          </w:p>
        </w:tc>
      </w:tr>
      <w:tr w:rsidR="00970C06" w:rsidRPr="00E72880" w14:paraId="22FD83B7" w14:textId="77777777" w:rsidTr="00970C06">
        <w:tc>
          <w:tcPr>
            <w:tcW w:w="1800" w:type="dxa"/>
            <w:hideMark/>
          </w:tcPr>
          <w:p w14:paraId="11EC10E0"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Unit Label</w:t>
            </w:r>
          </w:p>
        </w:tc>
        <w:tc>
          <w:tcPr>
            <w:tcW w:w="6300" w:type="dxa"/>
            <w:hideMark/>
          </w:tcPr>
          <w:p w14:paraId="28501334"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the Unit label will be appended to the band's label.</w:t>
            </w:r>
          </w:p>
        </w:tc>
      </w:tr>
      <w:tr w:rsidR="00970C06" w:rsidRPr="00E72880" w14:paraId="288688B5" w14:textId="77777777" w:rsidTr="00970C06">
        <w:tc>
          <w:tcPr>
            <w:tcW w:w="1800" w:type="dxa"/>
            <w:hideMark/>
          </w:tcPr>
          <w:p w14:paraId="72B2C471" w14:textId="77777777" w:rsidR="00970C06" w:rsidRPr="00E72880" w:rsidRDefault="00970C06" w:rsidP="00672D76">
            <w:pPr>
              <w:spacing w:line="276" w:lineRule="auto"/>
              <w:jc w:val="left"/>
              <w:rPr>
                <w:rFonts w:cs="Arial"/>
                <w:b/>
                <w:sz w:val="18"/>
                <w:lang w:val="en-US"/>
              </w:rPr>
            </w:pPr>
            <w:r w:rsidRPr="00E72880">
              <w:rPr>
                <w:rFonts w:cs="Arial"/>
                <w:b/>
                <w:sz w:val="18"/>
                <w:lang w:val="en-US"/>
              </w:rPr>
              <w:t>Auto Scale</w:t>
            </w:r>
          </w:p>
        </w:tc>
        <w:tc>
          <w:tcPr>
            <w:tcW w:w="6300" w:type="dxa"/>
            <w:hideMark/>
          </w:tcPr>
          <w:p w14:paraId="4F270F66"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y-Axis ticks based on the current range view.</w:t>
            </w:r>
          </w:p>
        </w:tc>
      </w:tr>
      <w:tr w:rsidR="00970C06" w:rsidRPr="00E72880" w14:paraId="4930ED63" w14:textId="77777777" w:rsidTr="00970C06">
        <w:tc>
          <w:tcPr>
            <w:tcW w:w="1800" w:type="dxa"/>
            <w:hideMark/>
          </w:tcPr>
          <w:p w14:paraId="4C375AA0" w14:textId="77777777" w:rsidR="00970C06" w:rsidRPr="00E72880" w:rsidRDefault="00970C06" w:rsidP="00672D76">
            <w:pPr>
              <w:spacing w:line="276" w:lineRule="auto"/>
              <w:jc w:val="left"/>
              <w:rPr>
                <w:rFonts w:cs="Arial"/>
                <w:b/>
                <w:sz w:val="18"/>
                <w:lang w:val="en-US"/>
              </w:rPr>
            </w:pPr>
            <w:r w:rsidRPr="00E72880">
              <w:rPr>
                <w:rFonts w:cs="Arial"/>
                <w:b/>
                <w:sz w:val="18"/>
                <w:lang w:val="en-US"/>
              </w:rPr>
              <w:t>Line Color</w:t>
            </w:r>
          </w:p>
        </w:tc>
        <w:tc>
          <w:tcPr>
            <w:tcW w:w="6300" w:type="dxa"/>
            <w:hideMark/>
          </w:tcPr>
          <w:p w14:paraId="029C81EC"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line.</w:t>
            </w:r>
          </w:p>
        </w:tc>
      </w:tr>
      <w:tr w:rsidR="00970C06" w:rsidRPr="00E72880" w14:paraId="3BE918CC" w14:textId="77777777" w:rsidTr="00970C06">
        <w:tc>
          <w:tcPr>
            <w:tcW w:w="1800" w:type="dxa"/>
            <w:hideMark/>
          </w:tcPr>
          <w:p w14:paraId="750FC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w:t>
            </w:r>
          </w:p>
        </w:tc>
        <w:tc>
          <w:tcPr>
            <w:tcW w:w="6300" w:type="dxa"/>
            <w:hideMark/>
          </w:tcPr>
          <w:p w14:paraId="7860FD7A" w14:textId="627399B6" w:rsidR="00970C06" w:rsidRPr="00E72880" w:rsidRDefault="00970C06" w:rsidP="00672D76">
            <w:pPr>
              <w:spacing w:line="276" w:lineRule="auto"/>
              <w:rPr>
                <w:rFonts w:cs="Arial"/>
                <w:sz w:val="18"/>
                <w:lang w:val="en-US"/>
              </w:rPr>
            </w:pPr>
            <w:r w:rsidRPr="00E72880">
              <w:rPr>
                <w:rFonts w:cs="Arial"/>
                <w:sz w:val="18"/>
                <w:lang w:val="en-US"/>
              </w:rPr>
              <w:t>If this option is Turned On, it will fill the chart from the line to the bottom.</w:t>
            </w:r>
            <w:r w:rsidR="005112D3" w:rsidRPr="00E72880">
              <w:rPr>
                <w:rFonts w:cs="Arial"/>
                <w:sz w:val="18"/>
                <w:lang w:val="en-US"/>
              </w:rPr>
              <w:t xml:space="preserve"> Turning this option on, will show the Fill Color Option.</w:t>
            </w:r>
          </w:p>
        </w:tc>
      </w:tr>
      <w:tr w:rsidR="00970C06" w:rsidRPr="00E72880" w14:paraId="77C4EA31" w14:textId="77777777" w:rsidTr="00970C06">
        <w:tc>
          <w:tcPr>
            <w:tcW w:w="1800" w:type="dxa"/>
            <w:hideMark/>
          </w:tcPr>
          <w:p w14:paraId="78691E1A"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 Color</w:t>
            </w:r>
          </w:p>
        </w:tc>
        <w:tc>
          <w:tcPr>
            <w:tcW w:w="6300" w:type="dxa"/>
            <w:hideMark/>
          </w:tcPr>
          <w:p w14:paraId="73B4BD09"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fill.</w:t>
            </w:r>
          </w:p>
        </w:tc>
      </w:tr>
      <w:tr w:rsidR="00970C06" w:rsidRPr="00E72880" w14:paraId="0E639808" w14:textId="77777777" w:rsidTr="00970C06">
        <w:tc>
          <w:tcPr>
            <w:tcW w:w="1800" w:type="dxa"/>
            <w:hideMark/>
          </w:tcPr>
          <w:p w14:paraId="5859579B" w14:textId="77777777" w:rsidR="00970C06" w:rsidRPr="00E72880" w:rsidRDefault="00970C06" w:rsidP="00672D76">
            <w:pPr>
              <w:spacing w:line="276" w:lineRule="auto"/>
              <w:jc w:val="left"/>
              <w:rPr>
                <w:rFonts w:cs="Arial"/>
                <w:b/>
                <w:sz w:val="18"/>
                <w:lang w:val="en-US"/>
              </w:rPr>
            </w:pPr>
            <w:r w:rsidRPr="00E72880">
              <w:rPr>
                <w:rFonts w:cs="Arial"/>
                <w:b/>
                <w:sz w:val="18"/>
                <w:lang w:val="en-US"/>
              </w:rPr>
              <w:t>Interpolation</w:t>
            </w:r>
          </w:p>
        </w:tc>
        <w:tc>
          <w:tcPr>
            <w:tcW w:w="6300" w:type="dxa"/>
            <w:hideMark/>
          </w:tcPr>
          <w:p w14:paraId="7682AE3F" w14:textId="77777777" w:rsidR="00970C06" w:rsidRPr="00E72880" w:rsidRDefault="00970C06" w:rsidP="00672D76">
            <w:pPr>
              <w:spacing w:line="276" w:lineRule="auto"/>
              <w:rPr>
                <w:rFonts w:cs="Arial"/>
                <w:sz w:val="18"/>
                <w:lang w:val="en-US"/>
              </w:rPr>
            </w:pPr>
            <w:r w:rsidRPr="00E72880">
              <w:rPr>
                <w:rFonts w:cs="Arial"/>
                <w:sz w:val="18"/>
                <w:lang w:val="en-US"/>
              </w:rPr>
              <w:t>Defines the interpolation of the chart. Options: Constant, Linear and None.</w:t>
            </w:r>
          </w:p>
        </w:tc>
      </w:tr>
      <w:tr w:rsidR="00970C06" w:rsidRPr="00E72880" w14:paraId="0A405214" w14:textId="77777777" w:rsidTr="00970C06">
        <w:tc>
          <w:tcPr>
            <w:tcW w:w="1800" w:type="dxa"/>
            <w:hideMark/>
          </w:tcPr>
          <w:p w14:paraId="1DCC292D" w14:textId="77777777" w:rsidR="00970C06" w:rsidRPr="00E72880" w:rsidRDefault="00970C06" w:rsidP="00672D76">
            <w:pPr>
              <w:spacing w:line="276" w:lineRule="auto"/>
              <w:jc w:val="left"/>
              <w:rPr>
                <w:rFonts w:cs="Arial"/>
                <w:b/>
                <w:sz w:val="18"/>
                <w:lang w:val="en-US"/>
              </w:rPr>
            </w:pPr>
            <w:r w:rsidRPr="00E72880">
              <w:rPr>
                <w:rFonts w:cs="Arial"/>
                <w:b/>
                <w:sz w:val="18"/>
                <w:lang w:val="en-US"/>
              </w:rPr>
              <w:t>Log Scale</w:t>
            </w:r>
          </w:p>
        </w:tc>
        <w:tc>
          <w:tcPr>
            <w:tcW w:w="6300" w:type="dxa"/>
            <w:hideMark/>
          </w:tcPr>
          <w:p w14:paraId="3C5454A7" w14:textId="71A940B4"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log for all the data points and graph them.</w:t>
            </w:r>
            <w:r w:rsidR="00D47F44" w:rsidRPr="00E72880">
              <w:rPr>
                <w:rFonts w:cs="Arial"/>
                <w:sz w:val="18"/>
                <w:lang w:val="en-US"/>
              </w:rPr>
              <w:t xml:space="preserve"> Turning this option on, will hide the Scientific Notation Option.</w:t>
            </w:r>
          </w:p>
        </w:tc>
      </w:tr>
      <w:tr w:rsidR="00970C06" w:rsidRPr="00E72880" w14:paraId="1BC5B043" w14:textId="77777777" w:rsidTr="00970C06">
        <w:tc>
          <w:tcPr>
            <w:tcW w:w="1800" w:type="dxa"/>
            <w:hideMark/>
          </w:tcPr>
          <w:p w14:paraId="60998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Scientific Notation</w:t>
            </w:r>
          </w:p>
        </w:tc>
        <w:tc>
          <w:tcPr>
            <w:tcW w:w="6300" w:type="dxa"/>
            <w:hideMark/>
          </w:tcPr>
          <w:p w14:paraId="7BEBAFD6" w14:textId="21D2C953" w:rsidR="00970C06" w:rsidRPr="00E72880" w:rsidRDefault="00970C06" w:rsidP="00672D76">
            <w:pPr>
              <w:spacing w:line="276" w:lineRule="auto"/>
              <w:rPr>
                <w:rFonts w:cs="Arial"/>
                <w:sz w:val="18"/>
                <w:lang w:val="en-US"/>
              </w:rPr>
            </w:pPr>
            <w:r w:rsidRPr="00E72880">
              <w:rPr>
                <w:rFonts w:cs="Arial"/>
                <w:sz w:val="18"/>
                <w:lang w:val="en-US"/>
              </w:rPr>
              <w:t>If this option is Turned On, the yAxis ticks will be represented with scientific notation.</w:t>
            </w:r>
            <w:r w:rsidR="00D47F44" w:rsidRPr="00E72880">
              <w:rPr>
                <w:rFonts w:cs="Arial"/>
                <w:sz w:val="18"/>
                <w:lang w:val="en-US"/>
              </w:rPr>
              <w:t xml:space="preserve"> Turning this option on, will hide the Log Scale Option.</w:t>
            </w:r>
          </w:p>
        </w:tc>
      </w:tr>
      <w:tr w:rsidR="00970C06" w:rsidRPr="00E72880" w14:paraId="63ECA6B9" w14:textId="77777777" w:rsidTr="00970C06">
        <w:tc>
          <w:tcPr>
            <w:tcW w:w="1800" w:type="dxa"/>
            <w:hideMark/>
          </w:tcPr>
          <w:p w14:paraId="0A07B636"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Icon</w:t>
            </w:r>
          </w:p>
        </w:tc>
        <w:tc>
          <w:tcPr>
            <w:tcW w:w="6300" w:type="dxa"/>
            <w:hideMark/>
          </w:tcPr>
          <w:p w14:paraId="64E5EE1C" w14:textId="481B0319" w:rsidR="00970C06" w:rsidRPr="00E72880" w:rsidRDefault="00970C06" w:rsidP="00672D76">
            <w:pPr>
              <w:spacing w:line="276" w:lineRule="auto"/>
              <w:rPr>
                <w:rFonts w:cs="Arial"/>
                <w:sz w:val="18"/>
                <w:lang w:val="en-US"/>
              </w:rPr>
            </w:pPr>
            <w:r w:rsidRPr="00E72880">
              <w:rPr>
                <w:rFonts w:cs="Arial"/>
                <w:sz w:val="18"/>
                <w:lang w:val="en-US"/>
              </w:rPr>
              <w:t>If this option is Turned On, icons will be show for each data point.</w:t>
            </w:r>
            <w:r w:rsidR="00D47F44" w:rsidRPr="00E72880">
              <w:rPr>
                <w:rFonts w:cs="Arial"/>
                <w:sz w:val="18"/>
                <w:lang w:val="en-US"/>
              </w:rPr>
              <w:t xml:space="preserve"> Turning this option on, will show the Icon Option.</w:t>
            </w:r>
          </w:p>
        </w:tc>
      </w:tr>
      <w:tr w:rsidR="00970C06" w:rsidRPr="00E72880" w14:paraId="2BE8A104" w14:textId="77777777" w:rsidTr="00970C06">
        <w:tc>
          <w:tcPr>
            <w:tcW w:w="1800" w:type="dxa"/>
            <w:hideMark/>
          </w:tcPr>
          <w:p w14:paraId="08C4FF65" w14:textId="77777777" w:rsidR="00970C06" w:rsidRPr="00E72880" w:rsidRDefault="00970C06" w:rsidP="00672D76">
            <w:pPr>
              <w:spacing w:line="276" w:lineRule="auto"/>
              <w:jc w:val="left"/>
              <w:rPr>
                <w:rFonts w:cs="Arial"/>
                <w:b/>
                <w:sz w:val="18"/>
                <w:lang w:val="en-US"/>
              </w:rPr>
            </w:pPr>
            <w:r w:rsidRPr="00E72880">
              <w:rPr>
                <w:rFonts w:cs="Arial"/>
                <w:b/>
                <w:sz w:val="18"/>
                <w:lang w:val="en-US"/>
              </w:rPr>
              <w:t>Icon</w:t>
            </w:r>
          </w:p>
        </w:tc>
        <w:tc>
          <w:tcPr>
            <w:tcW w:w="6300" w:type="dxa"/>
            <w:hideMark/>
          </w:tcPr>
          <w:p w14:paraId="088686A8" w14:textId="77777777" w:rsidR="00970C06" w:rsidRPr="00E72880" w:rsidRDefault="00970C06" w:rsidP="00672D76">
            <w:pPr>
              <w:spacing w:line="276" w:lineRule="auto"/>
              <w:rPr>
                <w:rFonts w:cs="Arial"/>
                <w:sz w:val="18"/>
                <w:lang w:val="en-US"/>
              </w:rPr>
            </w:pPr>
            <w:r w:rsidRPr="00E72880">
              <w:rPr>
                <w:rFonts w:cs="Arial"/>
                <w:sz w:val="18"/>
                <w:lang w:val="en-US"/>
              </w:rPr>
              <w:t>If Show Icon is On, the selected Icon will be the one displayed for each data point. Options: None, Plus, Cross, Circle, Triangle, Square and Diamond.</w:t>
            </w:r>
          </w:p>
        </w:tc>
      </w:tr>
      <w:tr w:rsidR="00970C06" w:rsidRPr="00E72880" w14:paraId="1CD4F63A" w14:textId="77777777" w:rsidTr="00970C06">
        <w:tc>
          <w:tcPr>
            <w:tcW w:w="1800" w:type="dxa"/>
            <w:hideMark/>
          </w:tcPr>
          <w:p w14:paraId="1675E2F5" w14:textId="77777777" w:rsidR="00970C06" w:rsidRPr="00E72880" w:rsidRDefault="00970C06" w:rsidP="00672D76">
            <w:pPr>
              <w:spacing w:line="276" w:lineRule="auto"/>
              <w:jc w:val="left"/>
              <w:rPr>
                <w:rFonts w:cs="Arial"/>
                <w:b/>
                <w:sz w:val="18"/>
                <w:lang w:val="en-US"/>
              </w:rPr>
            </w:pPr>
            <w:r w:rsidRPr="00E72880">
              <w:rPr>
                <w:rFonts w:cs="Arial"/>
                <w:b/>
                <w:sz w:val="18"/>
                <w:lang w:val="en-US"/>
              </w:rPr>
              <w:t>Composite Y-Axis Label</w:t>
            </w:r>
          </w:p>
        </w:tc>
        <w:tc>
          <w:tcPr>
            <w:tcW w:w="6300" w:type="dxa"/>
            <w:hideMark/>
          </w:tcPr>
          <w:p w14:paraId="439095F0" w14:textId="2783E3CF" w:rsidR="00970C06" w:rsidRPr="00E72880" w:rsidRDefault="00970C06" w:rsidP="00672D76">
            <w:pPr>
              <w:spacing w:line="276" w:lineRule="auto"/>
              <w:rPr>
                <w:rFonts w:cs="Arial"/>
                <w:sz w:val="18"/>
                <w:lang w:val="en-US"/>
              </w:rPr>
            </w:pPr>
            <w:r w:rsidRPr="00E72880">
              <w:rPr>
                <w:rFonts w:cs="Arial"/>
                <w:sz w:val="18"/>
                <w:lang w:val="en-US"/>
              </w:rPr>
              <w:t>If this option is Turned On and if there are two or more resource band types overlaid, then the Y-axis will work as a one. In addition, options like Scientific Notation, Log Scale and Auto Scale will be applied to the composite y-axis.</w:t>
            </w:r>
          </w:p>
        </w:tc>
      </w:tr>
    </w:tbl>
    <w:p w14:paraId="1506ADB7" w14:textId="4F8F606A" w:rsidR="00D10389" w:rsidRPr="00E72880" w:rsidRDefault="005B15A9" w:rsidP="005B15A9">
      <w:pPr>
        <w:pStyle w:val="Caption"/>
        <w:jc w:val="center"/>
        <w:rPr>
          <w:rFonts w:cs="Arial"/>
        </w:rPr>
      </w:pPr>
      <w:bookmarkStart w:id="1323" w:name="_Toc10286154"/>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8</w:t>
      </w:r>
      <w:r w:rsidRPr="00E72880">
        <w:rPr>
          <w:rFonts w:cs="Arial"/>
          <w:b/>
        </w:rPr>
        <w:fldChar w:fldCharType="end"/>
      </w:r>
      <w:r w:rsidRPr="00E72880">
        <w:rPr>
          <w:rFonts w:cs="Arial"/>
          <w:b/>
        </w:rPr>
        <w:t>.</w:t>
      </w:r>
      <w:r w:rsidRPr="00E72880">
        <w:rPr>
          <w:rFonts w:cs="Arial"/>
        </w:rPr>
        <w:t xml:space="preserve"> Resource Band Settings.</w:t>
      </w:r>
      <w:bookmarkEnd w:id="1323"/>
    </w:p>
    <w:p w14:paraId="734F5E67" w14:textId="6676C90B" w:rsidR="00D10389" w:rsidRPr="00E72880" w:rsidRDefault="00D10389" w:rsidP="00672D76">
      <w:pPr>
        <w:pStyle w:val="BodyText"/>
        <w:spacing w:line="276" w:lineRule="auto"/>
        <w:rPr>
          <w:rFonts w:cs="Arial"/>
        </w:rPr>
      </w:pPr>
    </w:p>
    <w:p w14:paraId="5EBBD991" w14:textId="46CCD84A" w:rsidR="005B15A9" w:rsidRPr="00E72880" w:rsidRDefault="005B15A9" w:rsidP="00672D76">
      <w:pPr>
        <w:pStyle w:val="BodyText"/>
        <w:spacing w:line="276" w:lineRule="auto"/>
        <w:rPr>
          <w:rFonts w:cs="Arial"/>
        </w:rPr>
      </w:pPr>
    </w:p>
    <w:p w14:paraId="44D9B05E" w14:textId="5AD45BF6" w:rsidR="00970C06" w:rsidRPr="00E72880" w:rsidRDefault="00970C06" w:rsidP="00771579">
      <w:pPr>
        <w:pStyle w:val="Heading7"/>
        <w:rPr>
          <w:rFonts w:cs="Arial"/>
        </w:rPr>
      </w:pPr>
      <w:bookmarkStart w:id="1324" w:name="_Toc13570729"/>
      <w:r w:rsidRPr="00E72880">
        <w:rPr>
          <w:rFonts w:cs="Arial"/>
        </w:rPr>
        <w:lastRenderedPageBreak/>
        <w:t>State Bands Options</w:t>
      </w:r>
      <w:bookmarkEnd w:id="1324"/>
    </w:p>
    <w:tbl>
      <w:tblPr>
        <w:tblStyle w:val="TableGridLight"/>
        <w:tblW w:w="8100" w:type="dxa"/>
        <w:tblInd w:w="738" w:type="dxa"/>
        <w:tblLook w:val="04A0" w:firstRow="1" w:lastRow="0" w:firstColumn="1" w:lastColumn="0" w:noHBand="0" w:noVBand="1"/>
      </w:tblPr>
      <w:tblGrid>
        <w:gridCol w:w="1890"/>
        <w:gridCol w:w="6210"/>
      </w:tblGrid>
      <w:tr w:rsidR="00970C06" w:rsidRPr="00E72880" w14:paraId="057EEA64" w14:textId="77777777" w:rsidTr="00970C06">
        <w:tc>
          <w:tcPr>
            <w:tcW w:w="1890" w:type="dxa"/>
            <w:hideMark/>
          </w:tcPr>
          <w:p w14:paraId="2CD02D3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210" w:type="dxa"/>
            <w:hideMark/>
          </w:tcPr>
          <w:p w14:paraId="4963674E"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765D105A" w14:textId="77777777" w:rsidTr="00970C06">
        <w:tc>
          <w:tcPr>
            <w:tcW w:w="1890" w:type="dxa"/>
            <w:hideMark/>
          </w:tcPr>
          <w:p w14:paraId="70F2A3A4" w14:textId="77777777" w:rsidR="00970C06" w:rsidRPr="00E72880" w:rsidRDefault="00970C06" w:rsidP="00672D76">
            <w:pPr>
              <w:spacing w:line="276" w:lineRule="auto"/>
              <w:jc w:val="left"/>
              <w:rPr>
                <w:rFonts w:cs="Arial"/>
                <w:b/>
                <w:sz w:val="18"/>
                <w:lang w:val="en-US"/>
              </w:rPr>
            </w:pPr>
            <w:r w:rsidRPr="00E72880">
              <w:rPr>
                <w:rFonts w:cs="Arial"/>
                <w:b/>
                <w:sz w:val="18"/>
                <w:lang w:val="en-US"/>
              </w:rPr>
              <w:t>Horizontally Align Label</w:t>
            </w:r>
          </w:p>
        </w:tc>
        <w:tc>
          <w:tcPr>
            <w:tcW w:w="6210" w:type="dxa"/>
            <w:hideMark/>
          </w:tcPr>
          <w:p w14:paraId="277CB5F4"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606EC3AD" w14:textId="77777777" w:rsidTr="00970C06">
        <w:tc>
          <w:tcPr>
            <w:tcW w:w="1890" w:type="dxa"/>
            <w:hideMark/>
          </w:tcPr>
          <w:p w14:paraId="6B494E2B" w14:textId="77777777" w:rsidR="00970C06" w:rsidRPr="00E72880" w:rsidRDefault="00970C06" w:rsidP="00672D76">
            <w:pPr>
              <w:spacing w:line="276" w:lineRule="auto"/>
              <w:jc w:val="left"/>
              <w:rPr>
                <w:rFonts w:cs="Arial"/>
                <w:b/>
                <w:sz w:val="18"/>
                <w:lang w:val="en-US"/>
              </w:rPr>
            </w:pPr>
            <w:r w:rsidRPr="00E72880">
              <w:rPr>
                <w:rFonts w:cs="Arial"/>
                <w:b/>
                <w:sz w:val="18"/>
                <w:lang w:val="en-US"/>
              </w:rPr>
              <w:t>Vertically Align Label</w:t>
            </w:r>
          </w:p>
        </w:tc>
        <w:tc>
          <w:tcPr>
            <w:tcW w:w="6210" w:type="dxa"/>
            <w:hideMark/>
          </w:tcPr>
          <w:p w14:paraId="7648C306"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6F62396F" w14:textId="77777777" w:rsidTr="00970C06">
        <w:tc>
          <w:tcPr>
            <w:tcW w:w="1890" w:type="dxa"/>
            <w:hideMark/>
          </w:tcPr>
          <w:p w14:paraId="14559F7D"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State Change Times</w:t>
            </w:r>
          </w:p>
        </w:tc>
        <w:tc>
          <w:tcPr>
            <w:tcW w:w="6210" w:type="dxa"/>
            <w:hideMark/>
          </w:tcPr>
          <w:p w14:paraId="33D43782" w14:textId="77A70BE3" w:rsidR="00970C06" w:rsidRPr="00E72880" w:rsidRDefault="00970C06" w:rsidP="00672D76">
            <w:pPr>
              <w:spacing w:line="276" w:lineRule="auto"/>
              <w:rPr>
                <w:rFonts w:cs="Arial"/>
                <w:sz w:val="18"/>
                <w:lang w:val="en-US"/>
              </w:rPr>
            </w:pPr>
            <w:r w:rsidRPr="00E72880">
              <w:rPr>
                <w:rFonts w:cs="Arial"/>
                <w:sz w:val="18"/>
                <w:lang w:val="en-US"/>
              </w:rPr>
              <w:t>If this option is Turned On, it will append the state times at the bottom of each state.</w:t>
            </w:r>
          </w:p>
        </w:tc>
      </w:tr>
      <w:tr w:rsidR="00970C06" w:rsidRPr="00E72880" w14:paraId="37A276B3" w14:textId="77777777" w:rsidTr="00970C06">
        <w:tc>
          <w:tcPr>
            <w:tcW w:w="1890" w:type="dxa"/>
            <w:hideMark/>
          </w:tcPr>
          <w:p w14:paraId="264254E8" w14:textId="77777777" w:rsidR="00970C06" w:rsidRPr="00E72880" w:rsidRDefault="00970C06" w:rsidP="00672D76">
            <w:pPr>
              <w:spacing w:line="276" w:lineRule="auto"/>
              <w:jc w:val="left"/>
              <w:rPr>
                <w:rFonts w:cs="Arial"/>
                <w:b/>
                <w:sz w:val="18"/>
                <w:lang w:val="en-US"/>
              </w:rPr>
            </w:pPr>
            <w:r w:rsidRPr="00E72880">
              <w:rPr>
                <w:rFonts w:cs="Arial"/>
                <w:b/>
                <w:sz w:val="18"/>
                <w:lang w:val="en-US"/>
              </w:rPr>
              <w:t>Plot Type</w:t>
            </w:r>
          </w:p>
        </w:tc>
        <w:tc>
          <w:tcPr>
            <w:tcW w:w="6210" w:type="dxa"/>
            <w:hideMark/>
          </w:tcPr>
          <w:p w14:paraId="59C00C3D" w14:textId="77777777" w:rsidR="00970C06" w:rsidRPr="00E72880" w:rsidRDefault="00970C06" w:rsidP="00672D76">
            <w:pPr>
              <w:spacing w:line="276" w:lineRule="auto"/>
              <w:rPr>
                <w:rFonts w:cs="Arial"/>
                <w:sz w:val="18"/>
                <w:lang w:val="en-US"/>
              </w:rPr>
            </w:pPr>
            <w:r w:rsidRPr="00E72880">
              <w:rPr>
                <w:rFonts w:cs="Arial"/>
                <w:sz w:val="18"/>
                <w:lang w:val="en-US"/>
              </w:rPr>
              <w:t>Defined how the states are represented in the band. Options: Bar and Line.</w:t>
            </w:r>
          </w:p>
        </w:tc>
      </w:tr>
    </w:tbl>
    <w:p w14:paraId="15842659" w14:textId="2D77E907" w:rsidR="00970C06" w:rsidRPr="00E72880" w:rsidRDefault="005B15A9" w:rsidP="005B15A9">
      <w:pPr>
        <w:pStyle w:val="Caption"/>
        <w:jc w:val="center"/>
        <w:rPr>
          <w:rFonts w:cs="Arial"/>
        </w:rPr>
      </w:pPr>
      <w:bookmarkStart w:id="1325" w:name="_Toc10286155"/>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9</w:t>
      </w:r>
      <w:r w:rsidRPr="00E72880">
        <w:rPr>
          <w:rFonts w:cs="Arial"/>
          <w:b/>
        </w:rPr>
        <w:fldChar w:fldCharType="end"/>
      </w:r>
      <w:r w:rsidRPr="00E72880">
        <w:rPr>
          <w:rFonts w:cs="Arial"/>
          <w:b/>
        </w:rPr>
        <w:t>.</w:t>
      </w:r>
      <w:r w:rsidRPr="00E72880">
        <w:rPr>
          <w:rFonts w:cs="Arial"/>
        </w:rPr>
        <w:t xml:space="preserve"> State Band Settings.</w:t>
      </w:r>
      <w:bookmarkEnd w:id="1325"/>
    </w:p>
    <w:p w14:paraId="2BD4D4A2" w14:textId="77777777" w:rsidR="00857783" w:rsidRPr="00E72880" w:rsidRDefault="00857783" w:rsidP="00857783">
      <w:pPr>
        <w:pStyle w:val="BodyText"/>
        <w:rPr>
          <w:rFonts w:cs="Arial"/>
        </w:rPr>
      </w:pPr>
    </w:p>
    <w:p w14:paraId="71EC0E6F" w14:textId="42C0B791" w:rsidR="00970C06" w:rsidRPr="00E72880" w:rsidRDefault="00970C06" w:rsidP="00771579">
      <w:pPr>
        <w:pStyle w:val="Heading7"/>
        <w:rPr>
          <w:rFonts w:cs="Arial"/>
        </w:rPr>
      </w:pPr>
      <w:bookmarkStart w:id="1326" w:name="_Toc13570730"/>
      <w:r w:rsidRPr="00E72880">
        <w:rPr>
          <w:rFonts w:cs="Arial"/>
        </w:rPr>
        <w:t>Activity Bands Options</w:t>
      </w:r>
      <w:bookmarkEnd w:id="1326"/>
    </w:p>
    <w:tbl>
      <w:tblPr>
        <w:tblStyle w:val="TableGridLight"/>
        <w:tblW w:w="8100" w:type="dxa"/>
        <w:tblInd w:w="738" w:type="dxa"/>
        <w:tblLook w:val="04A0" w:firstRow="1" w:lastRow="0" w:firstColumn="1" w:lastColumn="0" w:noHBand="0" w:noVBand="1"/>
      </w:tblPr>
      <w:tblGrid>
        <w:gridCol w:w="1980"/>
        <w:gridCol w:w="6120"/>
      </w:tblGrid>
      <w:tr w:rsidR="00970C06" w:rsidRPr="00E72880" w14:paraId="472B44B6" w14:textId="77777777" w:rsidTr="00970C06">
        <w:tc>
          <w:tcPr>
            <w:tcW w:w="1980" w:type="dxa"/>
            <w:hideMark/>
          </w:tcPr>
          <w:p w14:paraId="3A23E1C5"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120" w:type="dxa"/>
            <w:hideMark/>
          </w:tcPr>
          <w:p w14:paraId="0D9924F3"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9316CB2" w14:textId="77777777" w:rsidTr="00970C06">
        <w:tc>
          <w:tcPr>
            <w:tcW w:w="1980" w:type="dxa"/>
            <w:hideMark/>
          </w:tcPr>
          <w:p w14:paraId="61F7CA10" w14:textId="77777777" w:rsidR="00970C06" w:rsidRPr="00E72880" w:rsidRDefault="00970C06" w:rsidP="00672D76">
            <w:pPr>
              <w:spacing w:line="276" w:lineRule="auto"/>
              <w:jc w:val="left"/>
              <w:rPr>
                <w:rFonts w:cs="Arial"/>
                <w:b/>
                <w:sz w:val="18"/>
                <w:lang w:val="en-US"/>
              </w:rPr>
            </w:pPr>
            <w:r w:rsidRPr="00E72880">
              <w:rPr>
                <w:rFonts w:cs="Arial"/>
                <w:b/>
                <w:sz w:val="18"/>
                <w:lang w:val="en-US"/>
              </w:rPr>
              <w:t>Layout</w:t>
            </w:r>
          </w:p>
        </w:tc>
        <w:tc>
          <w:tcPr>
            <w:tcW w:w="6120" w:type="dxa"/>
            <w:hideMark/>
          </w:tcPr>
          <w:p w14:paraId="49623FAB" w14:textId="29210A59" w:rsidR="00970C06" w:rsidRPr="00E72880" w:rsidRDefault="00970C06" w:rsidP="00672D76">
            <w:pPr>
              <w:spacing w:line="276" w:lineRule="auto"/>
              <w:rPr>
                <w:rFonts w:cs="Arial"/>
                <w:sz w:val="18"/>
                <w:lang w:val="en-US"/>
              </w:rPr>
            </w:pPr>
            <w:r w:rsidRPr="00E72880">
              <w:rPr>
                <w:rFonts w:cs="Arial"/>
                <w:sz w:val="18"/>
                <w:lang w:val="en-US"/>
              </w:rPr>
              <w:t>Defines how the activities are displayed in the Band. Options are (1) Autofit (2) Waterfall and (3) Packed.</w:t>
            </w:r>
          </w:p>
        </w:tc>
      </w:tr>
      <w:tr w:rsidR="00970C06" w:rsidRPr="00E72880" w14:paraId="67B8D92C" w14:textId="77777777" w:rsidTr="00970C06">
        <w:tc>
          <w:tcPr>
            <w:tcW w:w="1980" w:type="dxa"/>
            <w:hideMark/>
          </w:tcPr>
          <w:p w14:paraId="5823BFE1" w14:textId="77777777" w:rsidR="00970C06" w:rsidRPr="00E72880" w:rsidRDefault="00970C06" w:rsidP="00672D76">
            <w:pPr>
              <w:spacing w:line="276" w:lineRule="auto"/>
              <w:jc w:val="left"/>
              <w:rPr>
                <w:rFonts w:cs="Arial"/>
                <w:b/>
                <w:sz w:val="18"/>
                <w:lang w:val="en-US"/>
              </w:rPr>
            </w:pPr>
            <w:r w:rsidRPr="00E72880">
              <w:rPr>
                <w:rFonts w:cs="Arial"/>
                <w:b/>
                <w:sz w:val="18"/>
                <w:lang w:val="en-US"/>
              </w:rPr>
              <w:t>Activity Style</w:t>
            </w:r>
          </w:p>
        </w:tc>
        <w:tc>
          <w:tcPr>
            <w:tcW w:w="6120" w:type="dxa"/>
            <w:hideMark/>
          </w:tcPr>
          <w:p w14:paraId="6E85050F" w14:textId="77777777" w:rsidR="00970C06" w:rsidRPr="00E72880" w:rsidRDefault="00970C06" w:rsidP="00672D76">
            <w:pPr>
              <w:spacing w:line="276" w:lineRule="auto"/>
              <w:rPr>
                <w:rFonts w:cs="Arial"/>
                <w:sz w:val="18"/>
                <w:lang w:val="en-US"/>
              </w:rPr>
            </w:pPr>
            <w:r w:rsidRPr="00E72880">
              <w:rPr>
                <w:rFonts w:cs="Arial"/>
                <w:sz w:val="18"/>
                <w:lang w:val="en-US"/>
              </w:rPr>
              <w:t>Defines how the data points will be displayed. Options are (1) Bar, (2) Icon and (3) Line.</w:t>
            </w:r>
          </w:p>
          <w:p w14:paraId="002006FD" w14:textId="7338EC00" w:rsidR="00970C06" w:rsidRPr="00E72880" w:rsidRDefault="00970C06" w:rsidP="00672D76">
            <w:pPr>
              <w:spacing w:line="276" w:lineRule="auto"/>
              <w:rPr>
                <w:rFonts w:cs="Arial"/>
                <w:sz w:val="18"/>
                <w:lang w:val="en-US"/>
              </w:rPr>
            </w:pPr>
          </w:p>
        </w:tc>
      </w:tr>
      <w:tr w:rsidR="00970C06" w:rsidRPr="00E72880" w14:paraId="63491903" w14:textId="77777777" w:rsidTr="00970C06">
        <w:tc>
          <w:tcPr>
            <w:tcW w:w="1980" w:type="dxa"/>
            <w:hideMark/>
          </w:tcPr>
          <w:p w14:paraId="39704ED8" w14:textId="6263BCBA" w:rsidR="00970C06" w:rsidRPr="00E72880" w:rsidRDefault="00970C06" w:rsidP="00672D76">
            <w:pPr>
              <w:spacing w:line="276" w:lineRule="auto"/>
              <w:jc w:val="left"/>
              <w:rPr>
                <w:rFonts w:cs="Arial"/>
                <w:b/>
                <w:sz w:val="18"/>
                <w:lang w:val="en-US"/>
              </w:rPr>
            </w:pPr>
            <w:r w:rsidRPr="00E72880">
              <w:rPr>
                <w:rFonts w:cs="Arial"/>
                <w:b/>
                <w:sz w:val="18"/>
                <w:lang w:val="en-US"/>
              </w:rPr>
              <w:t>Horizontally Align</w:t>
            </w:r>
            <w:r w:rsidR="007116B4" w:rsidRPr="00E72880">
              <w:rPr>
                <w:rFonts w:cs="Arial"/>
                <w:b/>
                <w:sz w:val="18"/>
                <w:lang w:val="en-US"/>
              </w:rPr>
              <w:t xml:space="preserve"> Label</w:t>
            </w:r>
          </w:p>
        </w:tc>
        <w:tc>
          <w:tcPr>
            <w:tcW w:w="6120" w:type="dxa"/>
            <w:hideMark/>
          </w:tcPr>
          <w:p w14:paraId="248D7EE0"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7019F82E" w14:textId="77777777" w:rsidTr="00970C06">
        <w:tc>
          <w:tcPr>
            <w:tcW w:w="1980" w:type="dxa"/>
            <w:hideMark/>
          </w:tcPr>
          <w:p w14:paraId="0651666E" w14:textId="0360AFD0" w:rsidR="00970C06" w:rsidRPr="00E72880" w:rsidRDefault="00970C06" w:rsidP="00672D76">
            <w:pPr>
              <w:spacing w:line="276" w:lineRule="auto"/>
              <w:jc w:val="left"/>
              <w:rPr>
                <w:rFonts w:cs="Arial"/>
                <w:b/>
                <w:sz w:val="18"/>
                <w:lang w:val="en-US"/>
              </w:rPr>
            </w:pPr>
            <w:r w:rsidRPr="00E72880">
              <w:rPr>
                <w:rFonts w:cs="Arial"/>
                <w:b/>
                <w:sz w:val="18"/>
                <w:lang w:val="en-US"/>
              </w:rPr>
              <w:t>Vertically Align</w:t>
            </w:r>
            <w:r w:rsidR="007116B4" w:rsidRPr="00E72880">
              <w:rPr>
                <w:rFonts w:cs="Arial"/>
                <w:b/>
                <w:sz w:val="18"/>
                <w:lang w:val="en-US"/>
              </w:rPr>
              <w:t xml:space="preserve"> Label</w:t>
            </w:r>
          </w:p>
        </w:tc>
        <w:tc>
          <w:tcPr>
            <w:tcW w:w="6120" w:type="dxa"/>
            <w:hideMark/>
          </w:tcPr>
          <w:p w14:paraId="7BD3315F"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3C6CBBD9" w14:textId="77777777" w:rsidTr="00970C06">
        <w:tc>
          <w:tcPr>
            <w:tcW w:w="1980" w:type="dxa"/>
            <w:hideMark/>
          </w:tcPr>
          <w:p w14:paraId="2F52E17E"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Activities Times</w:t>
            </w:r>
          </w:p>
        </w:tc>
        <w:tc>
          <w:tcPr>
            <w:tcW w:w="6120" w:type="dxa"/>
            <w:hideMark/>
          </w:tcPr>
          <w:p w14:paraId="5EA35E7D" w14:textId="128EE1DF" w:rsidR="00970C06" w:rsidRPr="00E72880" w:rsidRDefault="00970C06" w:rsidP="00672D76">
            <w:pPr>
              <w:spacing w:line="276" w:lineRule="auto"/>
              <w:rPr>
                <w:rFonts w:cs="Arial"/>
                <w:sz w:val="18"/>
                <w:lang w:val="en-US"/>
              </w:rPr>
            </w:pPr>
            <w:r w:rsidRPr="00E72880">
              <w:rPr>
                <w:rFonts w:cs="Arial"/>
                <w:sz w:val="18"/>
                <w:lang w:val="en-US"/>
              </w:rPr>
              <w:t>If On, it will show at what time an activity starts and ends in the bottom of the activities.</w:t>
            </w:r>
          </w:p>
        </w:tc>
      </w:tr>
      <w:tr w:rsidR="00970C06" w:rsidRPr="00E72880" w14:paraId="0DE13107" w14:textId="77777777" w:rsidTr="00970C06">
        <w:tc>
          <w:tcPr>
            <w:tcW w:w="1980" w:type="dxa"/>
            <w:hideMark/>
          </w:tcPr>
          <w:p w14:paraId="152770DC"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Labels</w:t>
            </w:r>
          </w:p>
        </w:tc>
        <w:tc>
          <w:tcPr>
            <w:tcW w:w="6120" w:type="dxa"/>
            <w:hideMark/>
          </w:tcPr>
          <w:p w14:paraId="252169B6" w14:textId="77777777" w:rsidR="00970C06" w:rsidRPr="00E72880" w:rsidRDefault="00970C06" w:rsidP="00672D76">
            <w:pPr>
              <w:spacing w:line="276" w:lineRule="auto"/>
              <w:rPr>
                <w:rFonts w:cs="Arial"/>
                <w:sz w:val="18"/>
                <w:lang w:val="en-US"/>
              </w:rPr>
            </w:pPr>
            <w:r w:rsidRPr="00E72880">
              <w:rPr>
                <w:rFonts w:cs="Arial"/>
                <w:sz w:val="18"/>
                <w:lang w:val="en-US"/>
              </w:rPr>
              <w:t>If On, labels will be shown for each data points.</w:t>
            </w:r>
          </w:p>
        </w:tc>
      </w:tr>
      <w:tr w:rsidR="00AE65B6" w:rsidRPr="00E72880" w14:paraId="79AD9E16" w14:textId="77777777" w:rsidTr="00970C06">
        <w:tc>
          <w:tcPr>
            <w:tcW w:w="1980" w:type="dxa"/>
          </w:tcPr>
          <w:p w14:paraId="34E253A0" w14:textId="03EDF319" w:rsidR="00AE65B6" w:rsidRPr="00E72880" w:rsidRDefault="00AE65B6" w:rsidP="00672D76">
            <w:pPr>
              <w:spacing w:line="276" w:lineRule="auto"/>
              <w:jc w:val="left"/>
              <w:rPr>
                <w:rFonts w:cs="Arial"/>
                <w:b/>
                <w:sz w:val="18"/>
                <w:lang w:val="en-US"/>
              </w:rPr>
            </w:pPr>
            <w:r w:rsidRPr="00E72880">
              <w:rPr>
                <w:rFonts w:cs="Arial"/>
                <w:b/>
                <w:color w:val="000000" w:themeColor="text1"/>
                <w:sz w:val="18"/>
                <w:lang w:val="en-US"/>
              </w:rPr>
              <w:t>Activity Label Font</w:t>
            </w:r>
            <w:r w:rsidR="007116B4" w:rsidRPr="00E72880">
              <w:rPr>
                <w:rFonts w:cs="Arial"/>
                <w:b/>
                <w:color w:val="000000" w:themeColor="text1"/>
                <w:sz w:val="18"/>
                <w:lang w:val="en-US"/>
              </w:rPr>
              <w:t xml:space="preserve"> Size</w:t>
            </w:r>
          </w:p>
        </w:tc>
        <w:tc>
          <w:tcPr>
            <w:tcW w:w="6120" w:type="dxa"/>
          </w:tcPr>
          <w:p w14:paraId="69AF005B" w14:textId="71FFA256" w:rsidR="00AE65B6" w:rsidRPr="00E72880" w:rsidRDefault="007116B4" w:rsidP="00672D76">
            <w:pPr>
              <w:spacing w:line="276" w:lineRule="auto"/>
              <w:rPr>
                <w:rFonts w:cs="Arial"/>
                <w:sz w:val="18"/>
                <w:lang w:val="en-US"/>
              </w:rPr>
            </w:pPr>
            <w:r w:rsidRPr="00E72880">
              <w:rPr>
                <w:rFonts w:cs="Arial"/>
                <w:sz w:val="18"/>
                <w:lang w:val="en-US"/>
              </w:rPr>
              <w:t xml:space="preserve">Defines the size of the label of all the activities in the band. </w:t>
            </w:r>
          </w:p>
        </w:tc>
      </w:tr>
    </w:tbl>
    <w:p w14:paraId="2C18A2F5" w14:textId="61E8C8A0" w:rsidR="005B15A9" w:rsidRPr="00E72880" w:rsidRDefault="005B15A9" w:rsidP="005B15A9">
      <w:pPr>
        <w:pStyle w:val="Caption"/>
        <w:jc w:val="center"/>
        <w:rPr>
          <w:rFonts w:cs="Arial"/>
        </w:rPr>
      </w:pPr>
      <w:bookmarkStart w:id="1327" w:name="_Toc10286156"/>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10</w:t>
      </w:r>
      <w:r w:rsidRPr="00E72880">
        <w:rPr>
          <w:rFonts w:cs="Arial"/>
          <w:b/>
        </w:rPr>
        <w:fldChar w:fldCharType="end"/>
      </w:r>
      <w:r w:rsidRPr="00E72880">
        <w:rPr>
          <w:rFonts w:cs="Arial"/>
          <w:b/>
        </w:rPr>
        <w:t>.</w:t>
      </w:r>
      <w:r w:rsidRPr="00E72880">
        <w:rPr>
          <w:rFonts w:cs="Arial"/>
        </w:rPr>
        <w:t xml:space="preserve"> Activity Band Settings.</w:t>
      </w:r>
      <w:bookmarkEnd w:id="1327"/>
    </w:p>
    <w:p w14:paraId="2234C30A" w14:textId="12A93EBD" w:rsidR="005B15A9" w:rsidRPr="00E72880" w:rsidRDefault="005B15A9" w:rsidP="005B15A9">
      <w:pPr>
        <w:pStyle w:val="BodyText"/>
        <w:rPr>
          <w:rFonts w:cs="Arial"/>
        </w:rPr>
      </w:pPr>
    </w:p>
    <w:p w14:paraId="01D89FEC" w14:textId="6E7BCA3E" w:rsidR="00C62427" w:rsidRPr="00E72880" w:rsidRDefault="00C62427" w:rsidP="005B15A9">
      <w:pPr>
        <w:pStyle w:val="BodyText"/>
        <w:rPr>
          <w:rFonts w:cs="Arial"/>
        </w:rPr>
      </w:pPr>
    </w:p>
    <w:p w14:paraId="1E0A9E7E" w14:textId="77777777" w:rsidR="00C62427" w:rsidRPr="00E72880" w:rsidRDefault="00C62427" w:rsidP="005B15A9">
      <w:pPr>
        <w:pStyle w:val="BodyText"/>
        <w:rPr>
          <w:rFonts w:cs="Arial"/>
        </w:rPr>
      </w:pPr>
    </w:p>
    <w:p w14:paraId="5FEE7EC3" w14:textId="77777777" w:rsidR="00C62427" w:rsidRPr="00E72880" w:rsidRDefault="00C62427" w:rsidP="005B15A9">
      <w:pPr>
        <w:pStyle w:val="BodyText"/>
        <w:rPr>
          <w:rFonts w:cs="Arial"/>
        </w:rPr>
      </w:pPr>
    </w:p>
    <w:p w14:paraId="3FEE11EC" w14:textId="50AE53D4" w:rsidR="00820380" w:rsidRPr="00E72880" w:rsidRDefault="00820380" w:rsidP="00820380">
      <w:pPr>
        <w:pStyle w:val="Heading6"/>
        <w:rPr>
          <w:rFonts w:cs="Arial"/>
        </w:rPr>
      </w:pPr>
      <w:bookmarkStart w:id="1328" w:name="_Toc13570731"/>
      <w:r w:rsidRPr="00E72880">
        <w:rPr>
          <w:rFonts w:cs="Arial"/>
        </w:rPr>
        <w:lastRenderedPageBreak/>
        <w:t xml:space="preserve">Manage Graphs Menu: </w:t>
      </w:r>
      <w:ins w:id="1329" w:author="Microsoft Office User" w:date="2019-06-01T09:10:00Z">
        <w:r w:rsidRPr="00E72880">
          <w:rPr>
            <w:rFonts w:cs="Arial"/>
          </w:rPr>
          <w:t>Time</w:t>
        </w:r>
      </w:ins>
      <w:r w:rsidRPr="00E72880">
        <w:rPr>
          <w:rFonts w:cs="Arial"/>
        </w:rPr>
        <w:t xml:space="preserve"> </w:t>
      </w:r>
      <w:ins w:id="1330" w:author="Microsoft Office User" w:date="2019-06-01T09:10:00Z">
        <w:r w:rsidRPr="00E72880">
          <w:rPr>
            <w:rFonts w:cs="Arial"/>
          </w:rPr>
          <w:t>Management Buttons</w:t>
        </w:r>
        <w:bookmarkEnd w:id="1328"/>
        <w:r w:rsidRPr="00E72880">
          <w:rPr>
            <w:rFonts w:cs="Arial"/>
          </w:rPr>
          <w:t xml:space="preserve"> </w:t>
        </w:r>
      </w:ins>
    </w:p>
    <w:p w14:paraId="7EAB31F1" w14:textId="54BF676B" w:rsidR="00820380" w:rsidRPr="00E72880" w:rsidRDefault="00820380" w:rsidP="00820380">
      <w:pPr>
        <w:rPr>
          <w:rFonts w:cs="Arial"/>
        </w:rPr>
      </w:pPr>
      <w:r w:rsidRPr="00E72880">
        <w:rPr>
          <w:rFonts w:cs="Arial"/>
        </w:rPr>
        <w:t xml:space="preserve">When a band exists in the Main Bands Panel, the Time Management Buttons appear above the Time Band, along with the Guides and the State Management buttons, which will be discussed in further sections. </w:t>
      </w:r>
      <w:r w:rsidR="00BD13B4" w:rsidRPr="00E72880">
        <w:rPr>
          <w:rFonts w:cs="Arial"/>
        </w:rPr>
        <w:t>There are different ways to change the view range for your bands. From the Manage Graphs Menu you can execute Pan To, Zoom In/Out, Pan Left/Right, and Reset Time. From the Time Band you can brush and execute pan, and also move the view frame among the entire band's frame.</w:t>
      </w:r>
    </w:p>
    <w:p w14:paraId="1CE99147" w14:textId="2B325391" w:rsidR="00820380" w:rsidRPr="00E72880" w:rsidRDefault="00820380" w:rsidP="00820380">
      <w:pPr>
        <w:jc w:val="center"/>
        <w:rPr>
          <w:rFonts w:cs="Arial"/>
        </w:rPr>
      </w:pPr>
      <w:r w:rsidRPr="00E72880">
        <w:rPr>
          <w:rFonts w:cs="Arial"/>
          <w:noProof/>
        </w:rPr>
        <mc:AlternateContent>
          <mc:Choice Requires="wps">
            <w:drawing>
              <wp:anchor distT="0" distB="0" distL="114300" distR="114300" simplePos="0" relativeHeight="251661312" behindDoc="0" locked="0" layoutInCell="1" allowOverlap="1" wp14:anchorId="3C7B5646" wp14:editId="37405FF5">
                <wp:simplePos x="0" y="0"/>
                <wp:positionH relativeFrom="column">
                  <wp:posOffset>1188720</wp:posOffset>
                </wp:positionH>
                <wp:positionV relativeFrom="paragraph">
                  <wp:posOffset>323101</wp:posOffset>
                </wp:positionV>
                <wp:extent cx="1962443" cy="218049"/>
                <wp:effectExtent l="12700" t="12700" r="31750" b="23495"/>
                <wp:wrapNone/>
                <wp:docPr id="18" name="Rectangle 18"/>
                <wp:cNvGraphicFramePr/>
                <a:graphic xmlns:a="http://schemas.openxmlformats.org/drawingml/2006/main">
                  <a:graphicData uri="http://schemas.microsoft.com/office/word/2010/wordprocessingShape">
                    <wps:wsp>
                      <wps:cNvSpPr/>
                      <wps:spPr>
                        <a:xfrm>
                          <a:off x="0" y="0"/>
                          <a:ext cx="196244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46F11" id="Rectangle 18" o:spid="_x0000_s1026" style="position:absolute;margin-left:93.6pt;margin-top:25.45pt;width:154.5pt;height: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" filled="f" strokecolor="#0070c0" strokeweight="2.5pt"/>
            </w:pict>
          </mc:Fallback>
        </mc:AlternateContent>
      </w:r>
      <w:r w:rsidRPr="00E72880">
        <w:rPr>
          <w:rFonts w:cs="Arial"/>
          <w:noProof/>
        </w:rPr>
        <w:drawing>
          <wp:inline distT="0" distB="0" distL="0" distR="0" wp14:anchorId="1C9CE317" wp14:editId="2B70339D">
            <wp:extent cx="4044462" cy="113988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4612" cy="1148379"/>
                    </a:xfrm>
                    <a:prstGeom prst="rect">
                      <a:avLst/>
                    </a:prstGeom>
                  </pic:spPr>
                </pic:pic>
              </a:graphicData>
            </a:graphic>
          </wp:inline>
        </w:drawing>
      </w:r>
    </w:p>
    <w:p w14:paraId="1B18FD20" w14:textId="19E05C20" w:rsidR="00820380" w:rsidRPr="00E72880" w:rsidRDefault="00820380" w:rsidP="00820380">
      <w:pPr>
        <w:ind w:left="851"/>
        <w:jc w:val="center"/>
        <w:rPr>
          <w:rFonts w:cs="Arial"/>
          <w:i/>
          <w:sz w:val="16"/>
        </w:rPr>
      </w:pPr>
      <w:r w:rsidRPr="00E72880">
        <w:rPr>
          <w:rFonts w:cs="Arial"/>
          <w:b/>
          <w:i/>
          <w:sz w:val="16"/>
        </w:rPr>
        <w:t>Figure 10</w:t>
      </w:r>
      <w:r w:rsidRPr="00E72880">
        <w:rPr>
          <w:rFonts w:cs="Arial"/>
          <w:i/>
          <w:sz w:val="16"/>
        </w:rPr>
        <w:t>.</w:t>
      </w:r>
      <w:r w:rsidR="00BD13B4" w:rsidRPr="00E72880">
        <w:rPr>
          <w:rFonts w:cs="Arial"/>
          <w:i/>
          <w:sz w:val="16"/>
        </w:rPr>
        <w:t xml:space="preserve"> </w:t>
      </w:r>
      <w:r w:rsidR="00BD13B4" w:rsidRPr="00E72880">
        <w:rPr>
          <w:rFonts w:cs="Arial"/>
          <w:i/>
          <w:sz w:val="16"/>
          <w:szCs w:val="16"/>
        </w:rPr>
        <w:t>The Time Management Buttons contains the 'Pan To' Options, Zoom In/Out, Reset Time and Pan Left/Right.</w:t>
      </w:r>
    </w:p>
    <w:p w14:paraId="048223A6" w14:textId="1DAD4DAE" w:rsidR="000143AF" w:rsidRPr="00E72880" w:rsidRDefault="00BD13B4" w:rsidP="00771579">
      <w:pPr>
        <w:pStyle w:val="Heading7"/>
        <w:rPr>
          <w:rFonts w:cs="Arial"/>
          <w:lang w:val="en-US"/>
        </w:rPr>
      </w:pPr>
      <w:bookmarkStart w:id="1331" w:name="_Toc13570732"/>
      <w:r w:rsidRPr="00E72880">
        <w:rPr>
          <w:rFonts w:cs="Arial"/>
        </w:rPr>
        <w:t xml:space="preserve">How to: </w:t>
      </w:r>
      <w:r w:rsidR="000143AF" w:rsidRPr="00E72880">
        <w:rPr>
          <w:rFonts w:cs="Arial"/>
        </w:rPr>
        <w:t>Pan To</w:t>
      </w:r>
      <w:bookmarkEnd w:id="1331"/>
    </w:p>
    <w:p w14:paraId="0F9E5294" w14:textId="77777777" w:rsidR="000143AF" w:rsidRPr="00E72880" w:rsidRDefault="000143AF" w:rsidP="00672D76">
      <w:pPr>
        <w:spacing w:line="276" w:lineRule="auto"/>
        <w:rPr>
          <w:rFonts w:cs="Arial"/>
          <w:sz w:val="24"/>
          <w:szCs w:val="24"/>
        </w:rPr>
      </w:pPr>
      <w:r w:rsidRPr="00E72880">
        <w:rPr>
          <w:rFonts w:cs="Arial"/>
        </w:rPr>
        <w:t>To Pan to a specific location on the timeline,</w:t>
      </w:r>
    </w:p>
    <w:p w14:paraId="47D29EE1" w14:textId="45809648" w:rsidR="000143AF" w:rsidRPr="00E72880" w:rsidRDefault="000143AF" w:rsidP="00B17A6D">
      <w:pPr>
        <w:pStyle w:val="ListParagraph"/>
        <w:numPr>
          <w:ilvl w:val="0"/>
          <w:numId w:val="15"/>
        </w:numPr>
        <w:spacing w:line="276" w:lineRule="auto"/>
        <w:rPr>
          <w:rFonts w:cs="Arial"/>
        </w:rPr>
      </w:pPr>
      <w:r w:rsidRPr="00E72880">
        <w:rPr>
          <w:rFonts w:cs="Arial"/>
        </w:rPr>
        <w:t xml:space="preserve">Enter the start time in the 'Pan To' input field located in the </w:t>
      </w:r>
      <w:r w:rsidR="00B96E52" w:rsidRPr="00E72880">
        <w:rPr>
          <w:rFonts w:cs="Arial"/>
        </w:rPr>
        <w:t>Manage Graphs Menu</w:t>
      </w:r>
      <w:r w:rsidRPr="00E72880">
        <w:rPr>
          <w:rFonts w:cs="Arial"/>
        </w:rPr>
        <w:t>.</w:t>
      </w:r>
    </w:p>
    <w:p w14:paraId="1BEB1992" w14:textId="77777777" w:rsidR="000143AF" w:rsidRPr="00E72880" w:rsidRDefault="000143AF" w:rsidP="00B17A6D">
      <w:pPr>
        <w:pStyle w:val="ListParagraph"/>
        <w:numPr>
          <w:ilvl w:val="0"/>
          <w:numId w:val="15"/>
        </w:numPr>
        <w:spacing w:line="276" w:lineRule="auto"/>
        <w:rPr>
          <w:rFonts w:cs="Arial"/>
        </w:rPr>
      </w:pPr>
      <w:r w:rsidRPr="00E72880">
        <w:rPr>
          <w:rFonts w:cs="Arial"/>
        </w:rPr>
        <w:t>Enter the desired 'Pan Duration' for the view range. As a result, the end time will be equal to the start time + duration.</w:t>
      </w:r>
    </w:p>
    <w:p w14:paraId="21CE6370" w14:textId="23B29D99" w:rsidR="005B15A9" w:rsidRPr="00E72880" w:rsidRDefault="000143AF" w:rsidP="00B17A6D">
      <w:pPr>
        <w:pStyle w:val="ListParagraph"/>
        <w:numPr>
          <w:ilvl w:val="0"/>
          <w:numId w:val="15"/>
        </w:numPr>
        <w:spacing w:line="276" w:lineRule="auto"/>
        <w:rPr>
          <w:rFonts w:cs="Arial"/>
        </w:rPr>
      </w:pPr>
      <w:r w:rsidRPr="00E72880">
        <w:rPr>
          <w:rFonts w:cs="Arial"/>
        </w:rPr>
        <w:t>Click the magnifier icon.</w:t>
      </w:r>
    </w:p>
    <w:p w14:paraId="7F6DAA2B" w14:textId="55EDC50C" w:rsidR="00BD13B4" w:rsidRPr="00E72880" w:rsidRDefault="00BD13B4" w:rsidP="00BD13B4">
      <w:pPr>
        <w:pStyle w:val="Heading7"/>
        <w:rPr>
          <w:rFonts w:cs="Arial"/>
        </w:rPr>
      </w:pPr>
      <w:bookmarkStart w:id="1332" w:name="_Toc13570733"/>
      <w:r w:rsidRPr="00E72880">
        <w:rPr>
          <w:rFonts w:cs="Arial"/>
        </w:rPr>
        <w:t>How to: Zoom In/Out</w:t>
      </w:r>
      <w:bookmarkEnd w:id="1332"/>
    </w:p>
    <w:p w14:paraId="2D264043" w14:textId="77777777"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In', click the Zoom in Icon in the Manage Graphs Menu.</w:t>
      </w:r>
    </w:p>
    <w:p w14:paraId="1654BDEB" w14:textId="33CF6C1B"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Out', click the Zoom out Icon in the Manage Graphs Menu.</w:t>
      </w:r>
    </w:p>
    <w:p w14:paraId="3EFD525B" w14:textId="1AE4C888" w:rsidR="000143AF" w:rsidRPr="00E72880" w:rsidRDefault="00BD13B4" w:rsidP="00771579">
      <w:pPr>
        <w:pStyle w:val="Heading7"/>
        <w:rPr>
          <w:rFonts w:cs="Arial"/>
        </w:rPr>
      </w:pPr>
      <w:bookmarkStart w:id="1333" w:name="_Toc13570734"/>
      <w:r w:rsidRPr="00E72880">
        <w:rPr>
          <w:rFonts w:cs="Arial"/>
        </w:rPr>
        <w:t xml:space="preserve">How to: </w:t>
      </w:r>
      <w:r w:rsidR="000143AF" w:rsidRPr="00E72880">
        <w:rPr>
          <w:rFonts w:cs="Arial"/>
        </w:rPr>
        <w:t>Reset Time</w:t>
      </w:r>
      <w:bookmarkEnd w:id="1333"/>
    </w:p>
    <w:p w14:paraId="38CCC74B" w14:textId="3773137D" w:rsidR="00CB2A81" w:rsidRPr="00E72880" w:rsidRDefault="000143AF" w:rsidP="00672D76">
      <w:pPr>
        <w:spacing w:line="276" w:lineRule="auto"/>
        <w:rPr>
          <w:rFonts w:cs="Arial"/>
        </w:rPr>
      </w:pPr>
      <w:r w:rsidRPr="00E72880">
        <w:rPr>
          <w:rFonts w:cs="Arial"/>
        </w:rPr>
        <w:t xml:space="preserve">To 'Reset Time', click the Reset </w:t>
      </w:r>
      <w:r w:rsidR="00B66EFA" w:rsidRPr="00E72880">
        <w:rPr>
          <w:rFonts w:cs="Arial"/>
        </w:rPr>
        <w:t>Time</w:t>
      </w:r>
      <w:r w:rsidRPr="00E72880">
        <w:rPr>
          <w:rFonts w:cs="Arial"/>
        </w:rPr>
        <w:t xml:space="preserve"> Icon in the </w:t>
      </w:r>
      <w:r w:rsidR="00B96E52" w:rsidRPr="00E72880">
        <w:rPr>
          <w:rFonts w:cs="Arial"/>
        </w:rPr>
        <w:t>Manage Graphs Menu</w:t>
      </w:r>
      <w:r w:rsidRPr="00E72880">
        <w:rPr>
          <w:rFonts w:cs="Arial"/>
        </w:rPr>
        <w:t>.</w:t>
      </w:r>
    </w:p>
    <w:p w14:paraId="30B2A9C7" w14:textId="0D1C89F2" w:rsidR="000143AF" w:rsidRPr="00E72880" w:rsidRDefault="00BD13B4" w:rsidP="00771579">
      <w:pPr>
        <w:pStyle w:val="Heading7"/>
        <w:rPr>
          <w:rFonts w:cs="Arial"/>
        </w:rPr>
      </w:pPr>
      <w:bookmarkStart w:id="1334" w:name="_Toc13570735"/>
      <w:r w:rsidRPr="00E72880">
        <w:rPr>
          <w:rFonts w:cs="Arial"/>
        </w:rPr>
        <w:t xml:space="preserve">How to: </w:t>
      </w:r>
      <w:r w:rsidR="000143AF" w:rsidRPr="00E72880">
        <w:rPr>
          <w:rFonts w:cs="Arial"/>
        </w:rPr>
        <w:t>Pan Left/Right</w:t>
      </w:r>
      <w:bookmarkEnd w:id="1334"/>
    </w:p>
    <w:p w14:paraId="5127F7A8" w14:textId="3FBA2BAE" w:rsidR="000143AF" w:rsidRPr="00E72880" w:rsidRDefault="000143AF" w:rsidP="00B17A6D">
      <w:pPr>
        <w:pStyle w:val="ListParagraph"/>
        <w:numPr>
          <w:ilvl w:val="0"/>
          <w:numId w:val="17"/>
        </w:numPr>
        <w:spacing w:line="276" w:lineRule="auto"/>
        <w:rPr>
          <w:rFonts w:cs="Arial"/>
          <w:sz w:val="24"/>
          <w:szCs w:val="24"/>
        </w:rPr>
      </w:pPr>
      <w:r w:rsidRPr="00E72880">
        <w:rPr>
          <w:rFonts w:cs="Arial"/>
        </w:rPr>
        <w:t xml:space="preserve">To 'Pan Left', click the Left Arrow Icon in the </w:t>
      </w:r>
      <w:r w:rsidR="00B96E52" w:rsidRPr="00E72880">
        <w:rPr>
          <w:rFonts w:cs="Arial"/>
        </w:rPr>
        <w:t>Manage Graphs Menu</w:t>
      </w:r>
      <w:r w:rsidRPr="00E72880">
        <w:rPr>
          <w:rFonts w:cs="Arial"/>
        </w:rPr>
        <w:t>.</w:t>
      </w:r>
    </w:p>
    <w:p w14:paraId="45854E26" w14:textId="371ED1A9" w:rsidR="00BD13B4" w:rsidRPr="00E72880" w:rsidRDefault="000143AF" w:rsidP="00BD13B4">
      <w:pPr>
        <w:pStyle w:val="ListParagraph"/>
        <w:numPr>
          <w:ilvl w:val="0"/>
          <w:numId w:val="17"/>
        </w:numPr>
        <w:spacing w:line="276" w:lineRule="auto"/>
        <w:rPr>
          <w:rFonts w:cs="Arial"/>
        </w:rPr>
      </w:pPr>
      <w:r w:rsidRPr="00E72880">
        <w:rPr>
          <w:rFonts w:cs="Arial"/>
        </w:rPr>
        <w:t xml:space="preserve">To 'Pan Right', click the Right Arrow Icon in the </w:t>
      </w:r>
      <w:r w:rsidR="00B96E52" w:rsidRPr="00E72880">
        <w:rPr>
          <w:rFonts w:cs="Arial"/>
        </w:rPr>
        <w:t>Manage Graphs Menu</w:t>
      </w:r>
      <w:r w:rsidRPr="00E72880">
        <w:rPr>
          <w:rFonts w:cs="Arial"/>
        </w:rPr>
        <w:t>.</w:t>
      </w:r>
    </w:p>
    <w:p w14:paraId="1FC977BF" w14:textId="1C40692B" w:rsidR="000143AF" w:rsidRPr="00E72880" w:rsidRDefault="00BD13B4" w:rsidP="00771579">
      <w:pPr>
        <w:pStyle w:val="Heading7"/>
        <w:rPr>
          <w:rFonts w:cs="Arial"/>
        </w:rPr>
      </w:pPr>
      <w:bookmarkStart w:id="1335" w:name="_Toc13570736"/>
      <w:r w:rsidRPr="00E72880">
        <w:rPr>
          <w:rFonts w:cs="Arial"/>
        </w:rPr>
        <w:t>How to: Execute brush from the timeline</w:t>
      </w:r>
      <w:bookmarkEnd w:id="1335"/>
    </w:p>
    <w:p w14:paraId="0F039C54" w14:textId="5A058F59" w:rsidR="000143AF" w:rsidRPr="00E72880" w:rsidRDefault="00BD13B4" w:rsidP="00672D76">
      <w:pPr>
        <w:spacing w:line="276" w:lineRule="auto"/>
        <w:rPr>
          <w:rFonts w:cs="Arial"/>
          <w:sz w:val="24"/>
          <w:szCs w:val="24"/>
        </w:rPr>
      </w:pPr>
      <w:r w:rsidRPr="00E72880">
        <w:rPr>
          <w:rFonts w:cs="Arial"/>
        </w:rPr>
        <w:t xml:space="preserve">As shown at </w:t>
      </w:r>
      <w:r w:rsidRPr="00E72880">
        <w:rPr>
          <w:rFonts w:cs="Arial"/>
          <w:b/>
        </w:rPr>
        <w:t>Figure 11</w:t>
      </w:r>
      <w:r w:rsidRPr="00E72880">
        <w:rPr>
          <w:rFonts w:cs="Arial"/>
        </w:rPr>
        <w:t>, t</w:t>
      </w:r>
      <w:r w:rsidR="000143AF" w:rsidRPr="00E72880">
        <w:rPr>
          <w:rFonts w:cs="Arial"/>
        </w:rPr>
        <w:t>o zoom your view range from the timeline bar,</w:t>
      </w:r>
    </w:p>
    <w:p w14:paraId="05B7BDD2" w14:textId="77777777" w:rsidR="00B66EFA" w:rsidRPr="00E72880" w:rsidRDefault="000143AF" w:rsidP="00B17A6D">
      <w:pPr>
        <w:pStyle w:val="ListParagraph"/>
        <w:numPr>
          <w:ilvl w:val="0"/>
          <w:numId w:val="18"/>
        </w:numPr>
        <w:spacing w:line="276" w:lineRule="auto"/>
        <w:rPr>
          <w:rFonts w:cs="Arial"/>
        </w:rPr>
      </w:pPr>
      <w:r w:rsidRPr="00E72880">
        <w:rPr>
          <w:rFonts w:cs="Arial"/>
        </w:rPr>
        <w:t>Click and hold in the timeline bar where you want the view range to start.</w:t>
      </w:r>
    </w:p>
    <w:p w14:paraId="442E34E9" w14:textId="77777777" w:rsidR="00B66EFA" w:rsidRPr="00E72880" w:rsidRDefault="000143AF" w:rsidP="00B17A6D">
      <w:pPr>
        <w:pStyle w:val="ListParagraph"/>
        <w:numPr>
          <w:ilvl w:val="0"/>
          <w:numId w:val="18"/>
        </w:numPr>
        <w:spacing w:line="276" w:lineRule="auto"/>
        <w:rPr>
          <w:rFonts w:cs="Arial"/>
        </w:rPr>
      </w:pPr>
      <w:r w:rsidRPr="00E72880">
        <w:rPr>
          <w:rFonts w:cs="Arial"/>
        </w:rPr>
        <w:t>Move the cursor left or right defining the length of the view range that you desire.</w:t>
      </w:r>
    </w:p>
    <w:p w14:paraId="61821243" w14:textId="3EE8B6AF" w:rsidR="00B66EFA" w:rsidRPr="00E72880" w:rsidRDefault="000143AF" w:rsidP="00B17A6D">
      <w:pPr>
        <w:pStyle w:val="ListParagraph"/>
        <w:numPr>
          <w:ilvl w:val="0"/>
          <w:numId w:val="18"/>
        </w:numPr>
        <w:spacing w:line="276" w:lineRule="auto"/>
        <w:rPr>
          <w:rFonts w:cs="Arial"/>
        </w:rPr>
      </w:pPr>
      <w:r w:rsidRPr="00E72880">
        <w:rPr>
          <w:rFonts w:cs="Arial"/>
        </w:rPr>
        <w:t>Release the cursor.</w:t>
      </w:r>
    </w:p>
    <w:p w14:paraId="6A8C8EAC" w14:textId="77777777" w:rsidR="00B66EFA" w:rsidRPr="00E72880" w:rsidRDefault="00B66EFA" w:rsidP="00672D76">
      <w:pPr>
        <w:pStyle w:val="BodyText"/>
        <w:keepNext/>
        <w:spacing w:line="276" w:lineRule="auto"/>
        <w:jc w:val="center"/>
        <w:rPr>
          <w:rFonts w:cs="Arial"/>
        </w:rPr>
      </w:pPr>
      <w:r w:rsidRPr="00E72880">
        <w:rPr>
          <w:rFonts w:cs="Arial"/>
          <w:noProof/>
        </w:rPr>
        <w:lastRenderedPageBreak/>
        <w:drawing>
          <wp:inline distT="0" distB="0" distL="0" distR="0" wp14:anchorId="16181D0A" wp14:editId="462D25E5">
            <wp:extent cx="3303421" cy="179024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5"/>
                    <a:stretch>
                      <a:fillRect/>
                    </a:stretch>
                  </pic:blipFill>
                  <pic:spPr bwMode="auto">
                    <a:xfrm>
                      <a:off x="0" y="0"/>
                      <a:ext cx="3334291" cy="1806971"/>
                    </a:xfrm>
                    <a:prstGeom prst="rect">
                      <a:avLst/>
                    </a:prstGeom>
                    <a:ln>
                      <a:noFill/>
                    </a:ln>
                    <a:extLst>
                      <a:ext uri="{53640926-AAD7-44D8-BBD7-CCE9431645EC}">
                        <a14:shadowObscured xmlns:a14="http://schemas.microsoft.com/office/drawing/2010/main"/>
                      </a:ext>
                    </a:extLst>
                  </pic:spPr>
                </pic:pic>
              </a:graphicData>
            </a:graphic>
          </wp:inline>
        </w:drawing>
      </w:r>
    </w:p>
    <w:p w14:paraId="5FF6A63B" w14:textId="7AA4CAA0" w:rsidR="00B66EFA" w:rsidRPr="00E72880" w:rsidRDefault="00B66EFA" w:rsidP="005B15A9">
      <w:pPr>
        <w:pStyle w:val="Caption"/>
        <w:spacing w:line="276" w:lineRule="auto"/>
        <w:ind w:left="720" w:right="720"/>
        <w:jc w:val="center"/>
        <w:rPr>
          <w:rFonts w:cs="Arial"/>
          <w:i/>
        </w:rPr>
      </w:pPr>
      <w:r w:rsidRPr="00E72880">
        <w:rPr>
          <w:rFonts w:cs="Arial"/>
          <w:b/>
          <w:i/>
        </w:rPr>
        <w:t xml:space="preserve">Figure </w:t>
      </w:r>
      <w:r w:rsidR="00BD13B4" w:rsidRPr="00E72880">
        <w:rPr>
          <w:rFonts w:cs="Arial"/>
          <w:b/>
          <w:i/>
        </w:rPr>
        <w:t>11</w:t>
      </w:r>
      <w:r w:rsidRPr="00E72880">
        <w:rPr>
          <w:rFonts w:cs="Arial"/>
          <w:i/>
        </w:rPr>
        <w:t>. How to: Execute Brush in the Timeline. Top side: Click and hold at any place where you want to start or end your view range. Middle Side: Move your cursor left or right and release the cursor once the desired duration is selected. Bottom side: All the bands in the Bands Panels will update their view based on the user's selection.</w:t>
      </w:r>
    </w:p>
    <w:p w14:paraId="69760392" w14:textId="77777777" w:rsidR="00BD13B4" w:rsidRPr="00E72880" w:rsidRDefault="00BD13B4" w:rsidP="00BD13B4">
      <w:pPr>
        <w:pStyle w:val="Heading6"/>
        <w:rPr>
          <w:rFonts w:cs="Arial"/>
        </w:rPr>
      </w:pPr>
      <w:bookmarkStart w:id="1336" w:name="_Toc13570737"/>
      <w:r w:rsidRPr="00E72880">
        <w:rPr>
          <w:rFonts w:cs="Arial"/>
        </w:rPr>
        <w:t>Other features available in the Bands Panel</w:t>
      </w:r>
      <w:bookmarkEnd w:id="1336"/>
    </w:p>
    <w:p w14:paraId="6D515DF8" w14:textId="4D69A89A" w:rsidR="00B66EFA" w:rsidRPr="00E72880" w:rsidRDefault="00B66EFA" w:rsidP="00BD13B4">
      <w:pPr>
        <w:pStyle w:val="Heading7"/>
        <w:rPr>
          <w:rFonts w:cs="Arial"/>
        </w:rPr>
      </w:pPr>
      <w:bookmarkStart w:id="1337" w:name="_Toc13570738"/>
      <w:r w:rsidRPr="00E72880">
        <w:rPr>
          <w:rFonts w:cs="Arial"/>
        </w:rPr>
        <w:t>How to: Select a Data Point</w:t>
      </w:r>
      <w:bookmarkEnd w:id="1337"/>
    </w:p>
    <w:p w14:paraId="095C947F" w14:textId="52D90FF3" w:rsidR="00D10389" w:rsidRPr="00E72880" w:rsidRDefault="00B66EFA" w:rsidP="00D10389">
      <w:pPr>
        <w:rPr>
          <w:rFonts w:cs="Arial"/>
        </w:rPr>
      </w:pPr>
      <w:r w:rsidRPr="00E72880">
        <w:rPr>
          <w:rFonts w:cs="Arial"/>
        </w:rPr>
        <w:t>To select a Data Point, click on the data point of your preference</w:t>
      </w:r>
      <w:r w:rsidR="00BD13B4" w:rsidRPr="00E72880">
        <w:rPr>
          <w:rFonts w:cs="Arial"/>
        </w:rPr>
        <w:t xml:space="preserve"> from the band</w:t>
      </w:r>
      <w:r w:rsidRPr="00E72880">
        <w:rPr>
          <w:rFonts w:cs="Arial"/>
        </w:rPr>
        <w:t>. When a data point is selected, the 'Selected Point' Tab will display more details about the data point. Provided data will include start time, end time, value of the data point metadata and more.</w:t>
      </w:r>
    </w:p>
    <w:p w14:paraId="0DF45D35" w14:textId="164BBF05" w:rsidR="00B66EFA" w:rsidRPr="00E72880" w:rsidRDefault="00B66EFA" w:rsidP="00672D76">
      <w:pPr>
        <w:pStyle w:val="BodyText"/>
        <w:keepNext/>
        <w:spacing w:line="276" w:lineRule="auto"/>
        <w:jc w:val="center"/>
        <w:rPr>
          <w:rFonts w:cs="Arial"/>
        </w:rPr>
      </w:pPr>
    </w:p>
    <w:p w14:paraId="2BC315CD" w14:textId="1827AD76" w:rsidR="006E5D4D" w:rsidRPr="00E72880" w:rsidRDefault="006E5D4D" w:rsidP="00672D76">
      <w:pPr>
        <w:pStyle w:val="BodyText"/>
        <w:keepNext/>
        <w:spacing w:line="276" w:lineRule="auto"/>
        <w:jc w:val="center"/>
        <w:rPr>
          <w:rFonts w:cs="Arial"/>
        </w:rPr>
      </w:pPr>
      <w:r w:rsidRPr="00E72880">
        <w:rPr>
          <w:rFonts w:cs="Arial"/>
          <w:b/>
          <w:i/>
          <w:noProof/>
        </w:rPr>
        <w:drawing>
          <wp:inline distT="0" distB="0" distL="0" distR="0" wp14:anchorId="45363BA5" wp14:editId="54A9EF3C">
            <wp:extent cx="3867150" cy="16286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3030" cy="1643776"/>
                    </a:xfrm>
                    <a:prstGeom prst="rect">
                      <a:avLst/>
                    </a:prstGeom>
                  </pic:spPr>
                </pic:pic>
              </a:graphicData>
            </a:graphic>
          </wp:inline>
        </w:drawing>
      </w:r>
    </w:p>
    <w:p w14:paraId="487311F3" w14:textId="1F1D54C8" w:rsidR="00D10389" w:rsidRPr="00E72880" w:rsidRDefault="00B66EFA" w:rsidP="00BD13B4">
      <w:pPr>
        <w:pStyle w:val="Caption"/>
        <w:spacing w:line="276" w:lineRule="auto"/>
        <w:ind w:left="720" w:right="720"/>
        <w:jc w:val="center"/>
        <w:rPr>
          <w:rFonts w:cs="Arial"/>
          <w:i/>
        </w:rPr>
      </w:pPr>
      <w:r w:rsidRPr="00E72880">
        <w:rPr>
          <w:rFonts w:cs="Arial"/>
          <w:b/>
          <w:i/>
        </w:rPr>
        <w:t xml:space="preserve">Figure </w:t>
      </w:r>
      <w:r w:rsidR="00A808C3" w:rsidRPr="00E72880">
        <w:rPr>
          <w:rFonts w:cs="Arial"/>
          <w:b/>
          <w:i/>
        </w:rPr>
        <w:t>1</w:t>
      </w:r>
      <w:r w:rsidR="00BD13B4" w:rsidRPr="00E72880">
        <w:rPr>
          <w:rFonts w:cs="Arial"/>
          <w:b/>
          <w:i/>
        </w:rPr>
        <w:t>2</w:t>
      </w:r>
      <w:r w:rsidRPr="00E72880">
        <w:rPr>
          <w:rFonts w:cs="Arial"/>
          <w:b/>
          <w:i/>
        </w:rPr>
        <w:t xml:space="preserve">. </w:t>
      </w:r>
      <w:r w:rsidRPr="00E72880">
        <w:rPr>
          <w:rFonts w:cs="Arial"/>
          <w:i/>
        </w:rPr>
        <w:t>Select a Data Point. Left side: On a band of your preference, click any data point. Right Side: Once a data point is selected, the details panel will scroll and highlight the selected data point. Also, within the 'Selected Point' Tab in the Right Panel, the data point's metadata will be displayed.</w:t>
      </w:r>
    </w:p>
    <w:p w14:paraId="005EB616" w14:textId="77777777" w:rsidR="00BD13B4" w:rsidRPr="00E72880" w:rsidRDefault="00BD13B4" w:rsidP="00BD13B4">
      <w:pPr>
        <w:pStyle w:val="Heading7"/>
        <w:rPr>
          <w:rFonts w:cs="Arial"/>
        </w:rPr>
      </w:pPr>
      <w:bookmarkStart w:id="1338" w:name="_Toc13570739"/>
      <w:r w:rsidRPr="00E72880">
        <w:rPr>
          <w:rFonts w:cs="Arial"/>
        </w:rPr>
        <w:t>How to: Remove all Bands</w:t>
      </w:r>
      <w:bookmarkEnd w:id="1338"/>
    </w:p>
    <w:p w14:paraId="4C7C1AEC" w14:textId="77777777" w:rsidR="00BD13B4" w:rsidRPr="00E72880" w:rsidRDefault="00BD13B4" w:rsidP="00BD13B4">
      <w:pPr>
        <w:spacing w:line="276" w:lineRule="auto"/>
        <w:rPr>
          <w:rFonts w:cs="Arial"/>
        </w:rPr>
      </w:pPr>
      <w:r w:rsidRPr="00E72880">
        <w:rPr>
          <w:rFonts w:cs="Arial"/>
        </w:rPr>
        <w:t>To remove all the drawn bands:</w:t>
      </w:r>
    </w:p>
    <w:p w14:paraId="50219AAA" w14:textId="345515D0" w:rsidR="00BD13B4" w:rsidRPr="00E72880" w:rsidRDefault="00BD13B4" w:rsidP="00BD13B4">
      <w:pPr>
        <w:pStyle w:val="ListParagraph"/>
        <w:numPr>
          <w:ilvl w:val="0"/>
          <w:numId w:val="20"/>
        </w:numPr>
        <w:spacing w:line="276" w:lineRule="auto"/>
        <w:rPr>
          <w:rFonts w:cs="Arial"/>
        </w:rPr>
      </w:pPr>
      <w:r w:rsidRPr="00E72880">
        <w:rPr>
          <w:rFonts w:cs="Arial"/>
        </w:rPr>
        <w:t>From the Manage Graph Menu click the Trash Can icon to Remove All Bands.</w:t>
      </w:r>
    </w:p>
    <w:p w14:paraId="34374633" w14:textId="77777777" w:rsidR="00BD13B4" w:rsidRPr="00E72880" w:rsidRDefault="00BD13B4" w:rsidP="00BD13B4">
      <w:pPr>
        <w:pStyle w:val="ListParagraph"/>
        <w:numPr>
          <w:ilvl w:val="0"/>
          <w:numId w:val="20"/>
        </w:numPr>
        <w:spacing w:line="276" w:lineRule="auto"/>
        <w:rPr>
          <w:rFonts w:cs="Arial"/>
        </w:rPr>
      </w:pPr>
      <w:r w:rsidRPr="00E72880">
        <w:rPr>
          <w:rFonts w:cs="Arial"/>
        </w:rPr>
        <w:t>A confirmation dialog will appear.</w:t>
      </w:r>
    </w:p>
    <w:p w14:paraId="478CCF38" w14:textId="3F328E33" w:rsidR="00BD13B4" w:rsidRPr="00E72880" w:rsidRDefault="00BD13B4" w:rsidP="00BD13B4">
      <w:pPr>
        <w:pStyle w:val="ListParagraph"/>
        <w:numPr>
          <w:ilvl w:val="0"/>
          <w:numId w:val="20"/>
        </w:numPr>
        <w:spacing w:line="276" w:lineRule="auto"/>
        <w:rPr>
          <w:rFonts w:cs="Arial"/>
        </w:rPr>
      </w:pPr>
      <w:r w:rsidRPr="00E72880">
        <w:rPr>
          <w:rFonts w:cs="Arial"/>
        </w:rPr>
        <w:t>Click Yes. All bands should be removed.</w:t>
      </w:r>
    </w:p>
    <w:p w14:paraId="118618DD" w14:textId="282A6ED8" w:rsidR="00BD13B4" w:rsidRPr="00E72880" w:rsidRDefault="00BD13B4" w:rsidP="00BD13B4">
      <w:pPr>
        <w:spacing w:line="276" w:lineRule="auto"/>
        <w:rPr>
          <w:rFonts w:cs="Arial"/>
        </w:rPr>
      </w:pPr>
    </w:p>
    <w:p w14:paraId="7EEB223E" w14:textId="77777777" w:rsidR="00BD13B4" w:rsidRPr="00E72880" w:rsidRDefault="00BD13B4" w:rsidP="00BD13B4">
      <w:pPr>
        <w:spacing w:line="276" w:lineRule="auto"/>
        <w:rPr>
          <w:rFonts w:cs="Arial"/>
        </w:rPr>
      </w:pPr>
    </w:p>
    <w:p w14:paraId="76E05CCC" w14:textId="49701D6D" w:rsidR="00B66EFA" w:rsidRPr="00E72880" w:rsidRDefault="00B66EFA" w:rsidP="00771579">
      <w:pPr>
        <w:pStyle w:val="Heading7"/>
        <w:rPr>
          <w:rFonts w:cs="Arial"/>
        </w:rPr>
      </w:pPr>
      <w:bookmarkStart w:id="1339" w:name="_Toc13570740"/>
      <w:r w:rsidRPr="00E72880">
        <w:rPr>
          <w:rFonts w:cs="Arial"/>
        </w:rPr>
        <w:lastRenderedPageBreak/>
        <w:t>How to: Expand Activity Data Points</w:t>
      </w:r>
      <w:bookmarkEnd w:id="1339"/>
    </w:p>
    <w:p w14:paraId="58FC6B0F" w14:textId="77777777" w:rsidR="00624AB4" w:rsidRPr="00E72880" w:rsidRDefault="00624AB4" w:rsidP="00B17A6D">
      <w:pPr>
        <w:pStyle w:val="ListParagraph"/>
        <w:numPr>
          <w:ilvl w:val="0"/>
          <w:numId w:val="19"/>
        </w:numPr>
        <w:spacing w:line="276" w:lineRule="auto"/>
        <w:rPr>
          <w:rFonts w:cs="Arial"/>
        </w:rPr>
      </w:pPr>
      <w:r w:rsidRPr="00E72880">
        <w:rPr>
          <w:rFonts w:cs="Arial"/>
        </w:rPr>
        <w:t>Make sure that you have an activity band in the band’s panels.</w:t>
      </w:r>
    </w:p>
    <w:p w14:paraId="3E645EEE" w14:textId="1D8D9332" w:rsidR="00624AB4" w:rsidRPr="00E72880" w:rsidRDefault="00624AB4" w:rsidP="00BD13B4">
      <w:pPr>
        <w:pStyle w:val="ListParagraph"/>
        <w:numPr>
          <w:ilvl w:val="0"/>
          <w:numId w:val="19"/>
        </w:numPr>
        <w:spacing w:line="276" w:lineRule="auto"/>
        <w:rPr>
          <w:rFonts w:cs="Arial"/>
        </w:rPr>
      </w:pPr>
      <w:r w:rsidRPr="00E72880">
        <w:rPr>
          <w:rFonts w:cs="Arial"/>
        </w:rPr>
        <w:t>Select an activity data point in the band.</w:t>
      </w:r>
    </w:p>
    <w:p w14:paraId="2B9AAC8D" w14:textId="1EAFB279" w:rsidR="00624AB4" w:rsidRPr="00E72880" w:rsidRDefault="000C45BB" w:rsidP="00B17A6D">
      <w:pPr>
        <w:pStyle w:val="ListParagraph"/>
        <w:numPr>
          <w:ilvl w:val="0"/>
          <w:numId w:val="19"/>
        </w:numPr>
        <w:spacing w:line="276" w:lineRule="auto"/>
        <w:rPr>
          <w:rFonts w:cs="Arial"/>
        </w:rPr>
      </w:pPr>
      <w:r>
        <w:rPr>
          <w:rFonts w:cs="Arial"/>
        </w:rPr>
        <w:t>In the Selected data Point Panel, l</w:t>
      </w:r>
      <w:r w:rsidR="00624AB4" w:rsidRPr="00E72880">
        <w:rPr>
          <w:rFonts w:cs="Arial"/>
        </w:rPr>
        <w:t xml:space="preserve">ook for the Activity Selection Dropdown, </w:t>
      </w:r>
      <w:r w:rsidR="00BD13B4" w:rsidRPr="00E72880">
        <w:rPr>
          <w:rFonts w:cs="Arial"/>
        </w:rPr>
        <w:t>there are</w:t>
      </w:r>
      <w:r w:rsidR="00624AB4" w:rsidRPr="00E72880">
        <w:rPr>
          <w:rFonts w:cs="Arial"/>
        </w:rPr>
        <w:t xml:space="preserve"> three options: No Expansion, Children Expansion and Descendants Expansion</w:t>
      </w:r>
      <w:r w:rsidR="00BD13B4" w:rsidRPr="00E72880">
        <w:rPr>
          <w:rFonts w:cs="Arial"/>
        </w:rPr>
        <w:t xml:space="preserve">, </w:t>
      </w:r>
      <w:r w:rsidR="00BD13B4" w:rsidRPr="00E72880">
        <w:rPr>
          <w:rFonts w:cs="Arial"/>
          <w:b/>
        </w:rPr>
        <w:t>Table 11</w:t>
      </w:r>
      <w:r w:rsidR="00BD13B4" w:rsidRPr="00E72880">
        <w:rPr>
          <w:rFonts w:cs="Arial"/>
        </w:rPr>
        <w:t xml:space="preserve"> shows more details about each option.</w:t>
      </w:r>
    </w:p>
    <w:p w14:paraId="6D25AA1F" w14:textId="6F842C6A" w:rsidR="00624AB4" w:rsidRPr="00E72880" w:rsidRDefault="00624AB4" w:rsidP="00B17A6D">
      <w:pPr>
        <w:pStyle w:val="ListParagraph"/>
        <w:numPr>
          <w:ilvl w:val="0"/>
          <w:numId w:val="19"/>
        </w:numPr>
        <w:spacing w:line="276" w:lineRule="auto"/>
        <w:rPr>
          <w:rFonts w:cs="Arial"/>
        </w:rPr>
      </w:pPr>
      <w:r w:rsidRPr="00E72880">
        <w:rPr>
          <w:rFonts w:cs="Arial"/>
        </w:rPr>
        <w:t>Select the desired expansion.</w:t>
      </w:r>
    </w:p>
    <w:tbl>
      <w:tblPr>
        <w:tblStyle w:val="TableGridLight"/>
        <w:tblW w:w="0" w:type="auto"/>
        <w:tblInd w:w="738" w:type="dxa"/>
        <w:tblLook w:val="04A0" w:firstRow="1" w:lastRow="0" w:firstColumn="1" w:lastColumn="0" w:noHBand="0" w:noVBand="1"/>
      </w:tblPr>
      <w:tblGrid>
        <w:gridCol w:w="2250"/>
        <w:gridCol w:w="5850"/>
      </w:tblGrid>
      <w:tr w:rsidR="00B66EFA" w:rsidRPr="00E72880" w14:paraId="6B2DE720" w14:textId="77777777" w:rsidTr="00B66EFA">
        <w:tc>
          <w:tcPr>
            <w:tcW w:w="2250" w:type="dxa"/>
          </w:tcPr>
          <w:p w14:paraId="10FADCDB" w14:textId="77777777" w:rsidR="00B66EFA" w:rsidRPr="00E72880" w:rsidRDefault="00B66EFA" w:rsidP="00672D76">
            <w:pPr>
              <w:spacing w:line="276" w:lineRule="auto"/>
              <w:rPr>
                <w:rFonts w:cs="Arial"/>
                <w:sz w:val="18"/>
              </w:rPr>
            </w:pPr>
            <w:r w:rsidRPr="00E72880">
              <w:rPr>
                <w:rFonts w:cs="Arial"/>
                <w:sz w:val="18"/>
              </w:rPr>
              <w:t>Option</w:t>
            </w:r>
          </w:p>
        </w:tc>
        <w:tc>
          <w:tcPr>
            <w:tcW w:w="5850" w:type="dxa"/>
          </w:tcPr>
          <w:p w14:paraId="02F77AC7" w14:textId="77777777" w:rsidR="00B66EFA" w:rsidRPr="00E72880" w:rsidRDefault="00B66EFA" w:rsidP="00672D76">
            <w:pPr>
              <w:spacing w:line="276" w:lineRule="auto"/>
              <w:rPr>
                <w:rFonts w:cs="Arial"/>
                <w:sz w:val="18"/>
              </w:rPr>
            </w:pPr>
            <w:r w:rsidRPr="00E72880">
              <w:rPr>
                <w:rFonts w:cs="Arial"/>
                <w:sz w:val="18"/>
              </w:rPr>
              <w:t>Description</w:t>
            </w:r>
          </w:p>
        </w:tc>
      </w:tr>
      <w:tr w:rsidR="00B66EFA" w:rsidRPr="00E72880" w14:paraId="79920C4F" w14:textId="77777777" w:rsidTr="00B66EFA">
        <w:tc>
          <w:tcPr>
            <w:tcW w:w="2250" w:type="dxa"/>
          </w:tcPr>
          <w:p w14:paraId="5B08B7BA" w14:textId="77777777" w:rsidR="00B66EFA" w:rsidRPr="00E72880" w:rsidRDefault="00B66EFA" w:rsidP="00672D76">
            <w:pPr>
              <w:spacing w:line="276" w:lineRule="auto"/>
              <w:rPr>
                <w:rFonts w:cs="Arial"/>
                <w:b/>
                <w:sz w:val="18"/>
              </w:rPr>
            </w:pPr>
            <w:r w:rsidRPr="00E72880">
              <w:rPr>
                <w:rFonts w:cs="Arial"/>
                <w:b/>
                <w:sz w:val="18"/>
              </w:rPr>
              <w:t>No Expansion</w:t>
            </w:r>
          </w:p>
        </w:tc>
        <w:tc>
          <w:tcPr>
            <w:tcW w:w="5850" w:type="dxa"/>
          </w:tcPr>
          <w:p w14:paraId="787D4A23" w14:textId="77777777" w:rsidR="00B66EFA" w:rsidRPr="00E72880" w:rsidRDefault="00B66EFA" w:rsidP="00672D76">
            <w:pPr>
              <w:spacing w:line="276" w:lineRule="auto"/>
              <w:rPr>
                <w:rFonts w:cs="Arial"/>
                <w:sz w:val="18"/>
              </w:rPr>
            </w:pPr>
            <w:r w:rsidRPr="00E72880">
              <w:rPr>
                <w:rFonts w:cs="Arial"/>
                <w:sz w:val="18"/>
              </w:rPr>
              <w:t>Displays only the parent activity.</w:t>
            </w:r>
          </w:p>
        </w:tc>
      </w:tr>
      <w:tr w:rsidR="00B66EFA" w:rsidRPr="00E72880" w14:paraId="7A79305F" w14:textId="77777777" w:rsidTr="00B66EFA">
        <w:tc>
          <w:tcPr>
            <w:tcW w:w="2250" w:type="dxa"/>
          </w:tcPr>
          <w:p w14:paraId="72EF2C9B" w14:textId="77777777" w:rsidR="00B66EFA" w:rsidRPr="00E72880" w:rsidRDefault="00B66EFA" w:rsidP="00672D76">
            <w:pPr>
              <w:spacing w:line="276" w:lineRule="auto"/>
              <w:rPr>
                <w:rFonts w:cs="Arial"/>
                <w:b/>
                <w:sz w:val="18"/>
              </w:rPr>
            </w:pPr>
            <w:r w:rsidRPr="00E72880">
              <w:rPr>
                <w:rFonts w:cs="Arial"/>
                <w:b/>
                <w:sz w:val="18"/>
              </w:rPr>
              <w:t>Children Expansion</w:t>
            </w:r>
          </w:p>
        </w:tc>
        <w:tc>
          <w:tcPr>
            <w:tcW w:w="5850" w:type="dxa"/>
          </w:tcPr>
          <w:p w14:paraId="5C8F2487" w14:textId="77777777" w:rsidR="00B66EFA" w:rsidRPr="00E72880" w:rsidRDefault="00B66EFA" w:rsidP="00672D76">
            <w:pPr>
              <w:spacing w:line="276" w:lineRule="auto"/>
              <w:rPr>
                <w:rFonts w:cs="Arial"/>
                <w:sz w:val="18"/>
              </w:rPr>
            </w:pPr>
            <w:r w:rsidRPr="00E72880">
              <w:rPr>
                <w:rFonts w:cs="Arial"/>
                <w:sz w:val="18"/>
              </w:rPr>
              <w:t>Displays the immediate children of the selected activity.</w:t>
            </w:r>
          </w:p>
        </w:tc>
      </w:tr>
      <w:tr w:rsidR="00B66EFA" w:rsidRPr="00E72880" w14:paraId="7696AC07" w14:textId="77777777" w:rsidTr="00B66EFA">
        <w:tc>
          <w:tcPr>
            <w:tcW w:w="2250" w:type="dxa"/>
          </w:tcPr>
          <w:p w14:paraId="1641AAD8" w14:textId="77777777" w:rsidR="00B66EFA" w:rsidRPr="00E72880" w:rsidRDefault="00B66EFA" w:rsidP="00672D76">
            <w:pPr>
              <w:spacing w:line="276" w:lineRule="auto"/>
              <w:rPr>
                <w:rFonts w:cs="Arial"/>
                <w:b/>
                <w:sz w:val="18"/>
              </w:rPr>
            </w:pPr>
            <w:r w:rsidRPr="00E72880">
              <w:rPr>
                <w:rFonts w:cs="Arial"/>
                <w:b/>
                <w:sz w:val="18"/>
              </w:rPr>
              <w:t>Descendants Expansion</w:t>
            </w:r>
          </w:p>
        </w:tc>
        <w:tc>
          <w:tcPr>
            <w:tcW w:w="5850" w:type="dxa"/>
          </w:tcPr>
          <w:p w14:paraId="7043DD88" w14:textId="158B27CE" w:rsidR="004741AA" w:rsidRPr="00E72880" w:rsidRDefault="00B66EFA" w:rsidP="00672D76">
            <w:pPr>
              <w:spacing w:line="276" w:lineRule="auto"/>
              <w:rPr>
                <w:rFonts w:cs="Arial"/>
                <w:sz w:val="18"/>
              </w:rPr>
            </w:pPr>
            <w:r w:rsidRPr="00E72880">
              <w:rPr>
                <w:rFonts w:cs="Arial"/>
                <w:sz w:val="18"/>
              </w:rPr>
              <w:t>Displays all the descendants of the selected activity (Children of Children).</w:t>
            </w:r>
          </w:p>
        </w:tc>
      </w:tr>
    </w:tbl>
    <w:p w14:paraId="3155C839" w14:textId="40C4FC89" w:rsidR="00857783" w:rsidRPr="00E72880" w:rsidDel="00D06B33" w:rsidRDefault="00857783" w:rsidP="00857783">
      <w:pPr>
        <w:pStyle w:val="Caption"/>
        <w:jc w:val="center"/>
        <w:rPr>
          <w:del w:id="1340" w:author="Microsoft Office User" w:date="2019-07-09T13:20:00Z"/>
          <w:rFonts w:cs="Arial"/>
        </w:rPr>
      </w:pPr>
      <w:bookmarkStart w:id="1341" w:name="_Toc10286157"/>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11</w:t>
      </w:r>
      <w:r w:rsidRPr="00E72880">
        <w:rPr>
          <w:rFonts w:cs="Arial"/>
          <w:b/>
        </w:rPr>
        <w:fldChar w:fldCharType="end"/>
      </w:r>
      <w:r w:rsidRPr="00E72880">
        <w:rPr>
          <w:rFonts w:cs="Arial"/>
          <w:b/>
        </w:rPr>
        <w:t>.</w:t>
      </w:r>
      <w:r w:rsidRPr="00E72880">
        <w:rPr>
          <w:rFonts w:cs="Arial"/>
        </w:rPr>
        <w:t xml:space="preserve"> Activity Expansion Options.</w:t>
      </w:r>
      <w:bookmarkEnd w:id="1341"/>
    </w:p>
    <w:p w14:paraId="30C0EC09" w14:textId="742BE344" w:rsidR="00357B85" w:rsidRPr="00E72880" w:rsidDel="00D06B33" w:rsidRDefault="00357B85" w:rsidP="00357B85">
      <w:pPr>
        <w:pStyle w:val="BodyText"/>
        <w:rPr>
          <w:del w:id="1342" w:author="Microsoft Office User" w:date="2019-07-09T13:20:00Z"/>
          <w:rFonts w:cs="Arial"/>
        </w:rPr>
      </w:pPr>
    </w:p>
    <w:p w14:paraId="52BAAB47" w14:textId="1FA1DC42" w:rsidR="00357B85" w:rsidRPr="00E72880" w:rsidDel="00D06B33" w:rsidRDefault="00357B85" w:rsidP="00357B85">
      <w:pPr>
        <w:pStyle w:val="BodyText"/>
        <w:rPr>
          <w:del w:id="1343" w:author="Microsoft Office User" w:date="2019-07-09T13:20:00Z"/>
          <w:rFonts w:cs="Arial"/>
        </w:rPr>
      </w:pPr>
    </w:p>
    <w:p w14:paraId="1F8B96B6" w14:textId="0AD1F0FB" w:rsidR="00357B85" w:rsidRPr="00E72880" w:rsidDel="00D06B33" w:rsidRDefault="00357B85" w:rsidP="00357B85">
      <w:pPr>
        <w:pStyle w:val="BodyText"/>
        <w:rPr>
          <w:del w:id="1344" w:author="Microsoft Office User" w:date="2019-07-09T13:20:00Z"/>
          <w:rFonts w:cs="Arial"/>
        </w:rPr>
      </w:pPr>
    </w:p>
    <w:p w14:paraId="3316823C" w14:textId="26AF5B29" w:rsidR="00357B85" w:rsidRPr="00E72880" w:rsidDel="00D06B33" w:rsidRDefault="00357B85" w:rsidP="00357B85">
      <w:pPr>
        <w:pStyle w:val="BodyText"/>
        <w:rPr>
          <w:del w:id="1345" w:author="Microsoft Office User" w:date="2019-07-09T13:20:00Z"/>
          <w:rFonts w:cs="Arial"/>
        </w:rPr>
      </w:pPr>
    </w:p>
    <w:p w14:paraId="30490DE2" w14:textId="02E200C2" w:rsidR="00357B85" w:rsidRPr="00E72880" w:rsidDel="00D06B33" w:rsidRDefault="00357B85" w:rsidP="00357B85">
      <w:pPr>
        <w:pStyle w:val="BodyText"/>
        <w:rPr>
          <w:del w:id="1346" w:author="Microsoft Office User" w:date="2019-07-09T13:20:00Z"/>
          <w:rFonts w:cs="Arial"/>
        </w:rPr>
      </w:pPr>
    </w:p>
    <w:p w14:paraId="3343B7DE" w14:textId="78AA4B8A" w:rsidR="00357B85" w:rsidRPr="00E72880" w:rsidDel="00D06B33" w:rsidRDefault="00357B85" w:rsidP="00357B85">
      <w:pPr>
        <w:pStyle w:val="BodyText"/>
        <w:rPr>
          <w:del w:id="1347" w:author="Microsoft Office User" w:date="2019-07-09T13:20:00Z"/>
          <w:rFonts w:cs="Arial"/>
        </w:rPr>
      </w:pPr>
    </w:p>
    <w:p w14:paraId="3820E9F7" w14:textId="1641C8F1" w:rsidR="00357B85" w:rsidRPr="00E72880" w:rsidDel="00D06B33" w:rsidRDefault="00357B85" w:rsidP="00357B85">
      <w:pPr>
        <w:pStyle w:val="BodyText"/>
        <w:rPr>
          <w:del w:id="1348" w:author="Microsoft Office User" w:date="2019-07-09T13:20:00Z"/>
          <w:rFonts w:cs="Arial"/>
        </w:rPr>
      </w:pPr>
    </w:p>
    <w:p w14:paraId="74C670B5" w14:textId="534C2A2D" w:rsidR="00357B85" w:rsidRPr="00E72880" w:rsidDel="00D06B33" w:rsidRDefault="00357B85" w:rsidP="00357B85">
      <w:pPr>
        <w:pStyle w:val="BodyText"/>
        <w:rPr>
          <w:del w:id="1349" w:author="Microsoft Office User" w:date="2019-07-09T13:20:00Z"/>
          <w:rFonts w:cs="Arial"/>
        </w:rPr>
      </w:pPr>
    </w:p>
    <w:p w14:paraId="2BFAD638" w14:textId="134C63CB" w:rsidR="00357B85" w:rsidRPr="00E72880" w:rsidDel="00D06B33" w:rsidRDefault="00357B85" w:rsidP="00357B85">
      <w:pPr>
        <w:pStyle w:val="BodyText"/>
        <w:rPr>
          <w:del w:id="1350" w:author="Microsoft Office User" w:date="2019-07-09T13:20:00Z"/>
          <w:rFonts w:cs="Arial"/>
        </w:rPr>
      </w:pPr>
    </w:p>
    <w:p w14:paraId="749D2967" w14:textId="77777777" w:rsidR="00357B85" w:rsidRPr="00E72880" w:rsidRDefault="00357B85" w:rsidP="00D06B33">
      <w:pPr>
        <w:pStyle w:val="Caption"/>
        <w:jc w:val="center"/>
        <w:pPrChange w:id="1351" w:author="Microsoft Office User" w:date="2019-07-09T13:20:00Z">
          <w:pPr>
            <w:pStyle w:val="BodyText"/>
          </w:pPr>
        </w:pPrChange>
      </w:pPr>
    </w:p>
    <w:p w14:paraId="7CDD98EC" w14:textId="31DA25C0" w:rsidR="004741AA" w:rsidRPr="00E72880" w:rsidRDefault="004741AA" w:rsidP="00771579">
      <w:pPr>
        <w:pStyle w:val="Heading5"/>
        <w:rPr>
          <w:rFonts w:cs="Arial"/>
        </w:rPr>
      </w:pPr>
      <w:bookmarkStart w:id="1352" w:name="_Toc13570741"/>
      <w:r w:rsidRPr="00E72880">
        <w:rPr>
          <w:rFonts w:cs="Arial"/>
        </w:rPr>
        <w:t>Guides</w:t>
      </w:r>
      <w:bookmarkEnd w:id="1352"/>
    </w:p>
    <w:p w14:paraId="32D9B3B3"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0CEC9794" wp14:editId="61DD3160">
            <wp:extent cx="3020518" cy="213536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7"/>
                    <a:stretch>
                      <a:fillRect/>
                    </a:stretch>
                  </pic:blipFill>
                  <pic:spPr bwMode="auto">
                    <a:xfrm>
                      <a:off x="0" y="0"/>
                      <a:ext cx="3033010" cy="2144196"/>
                    </a:xfrm>
                    <a:prstGeom prst="rect">
                      <a:avLst/>
                    </a:prstGeom>
                    <a:ln>
                      <a:noFill/>
                    </a:ln>
                    <a:extLst>
                      <a:ext uri="{53640926-AAD7-44D8-BBD7-CCE9431645EC}">
                        <a14:shadowObscured xmlns:a14="http://schemas.microsoft.com/office/drawing/2010/main"/>
                      </a:ext>
                    </a:extLst>
                  </pic:spPr>
                </pic:pic>
              </a:graphicData>
            </a:graphic>
          </wp:inline>
        </w:drawing>
      </w:r>
    </w:p>
    <w:p w14:paraId="64CFA4A7" w14:textId="1397D253" w:rsidR="004741AA" w:rsidRPr="00E72880" w:rsidRDefault="004741AA" w:rsidP="00672D76">
      <w:pPr>
        <w:pStyle w:val="Caption"/>
        <w:spacing w:line="276" w:lineRule="auto"/>
        <w:ind w:left="720" w:right="720"/>
        <w:jc w:val="center"/>
        <w:rPr>
          <w:rFonts w:cs="Arial"/>
          <w:i/>
        </w:rPr>
      </w:pPr>
      <w:r w:rsidRPr="00E72880">
        <w:rPr>
          <w:rFonts w:cs="Arial"/>
          <w:b/>
          <w:i/>
        </w:rPr>
        <w:t>Figure 1</w:t>
      </w:r>
      <w:r w:rsidR="00BD13B4" w:rsidRPr="00E72880">
        <w:rPr>
          <w:rFonts w:cs="Arial"/>
          <w:b/>
          <w:i/>
        </w:rPr>
        <w:t>3</w:t>
      </w:r>
      <w:r w:rsidRPr="00E72880">
        <w:rPr>
          <w:rFonts w:cs="Arial"/>
          <w:b/>
          <w:i/>
        </w:rPr>
        <w:t xml:space="preserve">. </w:t>
      </w:r>
      <w:r w:rsidRPr="00E72880">
        <w:rPr>
          <w:rFonts w:cs="Arial"/>
          <w:i/>
        </w:rPr>
        <w:t>Guides are green lines across all the data bands in the Bands Panels.</w:t>
      </w:r>
    </w:p>
    <w:p w14:paraId="17BB0999" w14:textId="4A561080" w:rsidR="004741AA" w:rsidRPr="00E72880" w:rsidRDefault="004741AA" w:rsidP="00857783">
      <w:pPr>
        <w:pStyle w:val="BodyText"/>
        <w:rPr>
          <w:rFonts w:cs="Arial"/>
        </w:rPr>
      </w:pPr>
      <w:r w:rsidRPr="00E72880">
        <w:rPr>
          <w:rFonts w:cs="Arial"/>
        </w:rPr>
        <w:t xml:space="preserve">Users can add guides to mark a point in time to all the data bands drawn in the Bands Panels. The user can turn on the Show Last Click option in the Global Band Settings panel. If Show Last Click is on, when the user clicks any band at any point in the timeline, it will add a Ghost Line marking to the selected time as shown in </w:t>
      </w:r>
      <w:r w:rsidRPr="00E72880">
        <w:rPr>
          <w:rFonts w:cs="Arial"/>
          <w:b/>
        </w:rPr>
        <w:t>Figure 1</w:t>
      </w:r>
      <w:r w:rsidR="00357B85" w:rsidRPr="00E72880">
        <w:rPr>
          <w:rFonts w:cs="Arial"/>
          <w:b/>
        </w:rPr>
        <w:t>4</w:t>
      </w:r>
      <w:r w:rsidRPr="00E72880">
        <w:rPr>
          <w:rFonts w:cs="Arial"/>
        </w:rPr>
        <w:t xml:space="preserve">. It is important to note that the Ghost Line is not the guide itself, as guides are </w:t>
      </w:r>
      <w:r w:rsidR="00857783" w:rsidRPr="00E72880">
        <w:rPr>
          <w:rFonts w:cs="Arial"/>
        </w:rPr>
        <w:t>coloured</w:t>
      </w:r>
      <w:r w:rsidRPr="00E72880">
        <w:rPr>
          <w:rFonts w:cs="Arial"/>
        </w:rPr>
        <w:t xml:space="preserve"> green and exhibit permanence. </w:t>
      </w:r>
    </w:p>
    <w:p w14:paraId="7B33C3F4" w14:textId="77777777" w:rsidR="004741AA" w:rsidRPr="00E72880" w:rsidRDefault="004741AA" w:rsidP="00672D76">
      <w:pPr>
        <w:pStyle w:val="BodyText"/>
        <w:keepNext/>
        <w:spacing w:line="276" w:lineRule="auto"/>
        <w:jc w:val="center"/>
        <w:rPr>
          <w:rFonts w:cs="Arial"/>
        </w:rPr>
      </w:pPr>
      <w:r w:rsidRPr="00E72880">
        <w:rPr>
          <w:rFonts w:cs="Arial"/>
          <w:noProof/>
        </w:rPr>
        <w:lastRenderedPageBreak/>
        <w:drawing>
          <wp:inline distT="0" distB="0" distL="0" distR="0" wp14:anchorId="43F38034" wp14:editId="2865394D">
            <wp:extent cx="3751671" cy="149189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8"/>
                    <a:stretch>
                      <a:fillRect/>
                    </a:stretch>
                  </pic:blipFill>
                  <pic:spPr bwMode="auto">
                    <a:xfrm>
                      <a:off x="0" y="0"/>
                      <a:ext cx="3763414" cy="1496562"/>
                    </a:xfrm>
                    <a:prstGeom prst="rect">
                      <a:avLst/>
                    </a:prstGeom>
                    <a:ln>
                      <a:noFill/>
                    </a:ln>
                    <a:extLst>
                      <a:ext uri="{53640926-AAD7-44D8-BBD7-CCE9431645EC}">
                        <a14:shadowObscured xmlns:a14="http://schemas.microsoft.com/office/drawing/2010/main"/>
                      </a:ext>
                    </a:extLst>
                  </pic:spPr>
                </pic:pic>
              </a:graphicData>
            </a:graphic>
          </wp:inline>
        </w:drawing>
      </w:r>
    </w:p>
    <w:p w14:paraId="4BB85F7B" w14:textId="1FEC265E" w:rsidR="004741AA" w:rsidRPr="00E72880" w:rsidRDefault="004741AA" w:rsidP="00672D76">
      <w:pPr>
        <w:pStyle w:val="Caption"/>
        <w:spacing w:line="276" w:lineRule="auto"/>
        <w:ind w:left="720" w:right="720"/>
        <w:jc w:val="center"/>
        <w:rPr>
          <w:rFonts w:cs="Arial"/>
          <w:i/>
        </w:rPr>
      </w:pPr>
      <w:r w:rsidRPr="00E72880">
        <w:rPr>
          <w:rFonts w:cs="Arial"/>
          <w:b/>
          <w:i/>
        </w:rPr>
        <w:t>Figure 1</w:t>
      </w:r>
      <w:r w:rsidR="00357B85" w:rsidRPr="00E72880">
        <w:rPr>
          <w:rFonts w:cs="Arial"/>
          <w:b/>
          <w:i/>
        </w:rPr>
        <w:t>4</w:t>
      </w:r>
      <w:r w:rsidRPr="00E72880">
        <w:rPr>
          <w:rFonts w:cs="Arial"/>
          <w:b/>
          <w:i/>
        </w:rPr>
        <w:t xml:space="preserve">. </w:t>
      </w:r>
      <w:r w:rsidRPr="00E72880">
        <w:rPr>
          <w:rFonts w:cs="Arial"/>
          <w:i/>
        </w:rPr>
        <w:t xml:space="preserve">Guides and Ghost Line. (1) Guides are represented with green lines crossing all drawn bands. (2) The Ghost Line will be displayed if the user clicks at any time and has the Show Last Click </w:t>
      </w:r>
      <w:r w:rsidR="00857783" w:rsidRPr="00E72880">
        <w:rPr>
          <w:rFonts w:cs="Arial"/>
          <w:i/>
        </w:rPr>
        <w:t>Option</w:t>
      </w:r>
      <w:r w:rsidRPr="00E72880">
        <w:rPr>
          <w:rFonts w:cs="Arial"/>
          <w:i/>
        </w:rPr>
        <w:t xml:space="preserve"> On. The Ghost Line is represented with a light blue line across all drawn bands.</w:t>
      </w:r>
    </w:p>
    <w:p w14:paraId="4188947A" w14:textId="2FB4EC3B" w:rsidR="00357B85" w:rsidRPr="00E72880" w:rsidDel="00D06B33" w:rsidRDefault="00357B85" w:rsidP="00357B85">
      <w:pPr>
        <w:pStyle w:val="BodyText"/>
        <w:rPr>
          <w:del w:id="1353" w:author="Microsoft Office User" w:date="2019-07-09T13:20:00Z"/>
          <w:rFonts w:cs="Arial"/>
        </w:rPr>
      </w:pPr>
    </w:p>
    <w:p w14:paraId="4AD75A17" w14:textId="2622DA10" w:rsidR="00357B85" w:rsidRPr="00E72880" w:rsidDel="00D06B33" w:rsidRDefault="00357B85" w:rsidP="00357B85">
      <w:pPr>
        <w:pStyle w:val="BodyText"/>
        <w:rPr>
          <w:del w:id="1354" w:author="Microsoft Office User" w:date="2019-07-09T13:20:00Z"/>
          <w:rFonts w:cs="Arial"/>
        </w:rPr>
      </w:pPr>
    </w:p>
    <w:p w14:paraId="105D1F11" w14:textId="77777777" w:rsidR="00357B85" w:rsidRPr="00E72880" w:rsidRDefault="00357B85" w:rsidP="00357B85">
      <w:pPr>
        <w:pStyle w:val="BodyText"/>
        <w:rPr>
          <w:rFonts w:cs="Arial"/>
        </w:rPr>
      </w:pPr>
    </w:p>
    <w:p w14:paraId="5A8299E7" w14:textId="77777777" w:rsidR="005509F5" w:rsidRPr="00E72880" w:rsidRDefault="005509F5" w:rsidP="005509F5">
      <w:pPr>
        <w:jc w:val="center"/>
        <w:rPr>
          <w:rFonts w:cs="Arial"/>
        </w:rPr>
      </w:pPr>
      <w:r w:rsidRPr="00E72880">
        <w:rPr>
          <w:rFonts w:cs="Arial"/>
          <w:noProof/>
        </w:rPr>
        <w:drawing>
          <wp:inline distT="0" distB="0" distL="0" distR="0" wp14:anchorId="2DF80D74" wp14:editId="29D10891">
            <wp:extent cx="4959383" cy="163068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48" b="10590"/>
                    <a:stretch/>
                  </pic:blipFill>
                  <pic:spPr bwMode="auto">
                    <a:xfrm>
                      <a:off x="0" y="0"/>
                      <a:ext cx="4973908" cy="1635456"/>
                    </a:xfrm>
                    <a:prstGeom prst="rect">
                      <a:avLst/>
                    </a:prstGeom>
                    <a:ln>
                      <a:noFill/>
                    </a:ln>
                    <a:extLst>
                      <a:ext uri="{53640926-AAD7-44D8-BBD7-CCE9431645EC}">
                        <a14:shadowObscured xmlns:a14="http://schemas.microsoft.com/office/drawing/2010/main"/>
                      </a:ext>
                    </a:extLst>
                  </pic:spPr>
                </pic:pic>
              </a:graphicData>
            </a:graphic>
          </wp:inline>
        </w:drawing>
      </w:r>
    </w:p>
    <w:p w14:paraId="6B4F4122" w14:textId="4F6019DE" w:rsidR="005509F5" w:rsidRPr="00E72880" w:rsidRDefault="005509F5" w:rsidP="005509F5">
      <w:pPr>
        <w:pStyle w:val="Caption"/>
        <w:spacing w:line="276" w:lineRule="auto"/>
        <w:ind w:left="720" w:right="720"/>
        <w:jc w:val="center"/>
        <w:rPr>
          <w:rFonts w:cs="Arial"/>
          <w:i/>
        </w:rPr>
      </w:pPr>
      <w:r w:rsidRPr="00E72880">
        <w:rPr>
          <w:rFonts w:cs="Arial"/>
          <w:b/>
          <w:i/>
        </w:rPr>
        <w:t xml:space="preserve">Figure 15. </w:t>
      </w:r>
      <w:r w:rsidRPr="00E72880">
        <w:rPr>
          <w:rFonts w:cs="Arial"/>
          <w:i/>
        </w:rPr>
        <w:t xml:space="preserve">When a band exists in the Bands Panel, the Guides Band (1) is visible as well. The user can click at any point in the Guides Band and a green guide will be added automatically across all the bands. To remove an individual guide, the user can click the ‘x’ icon on top of a guide (2) and it will be removed from the view. If the user wants to remove all the guides, the Graphs Management Menu will show a Remove All Guides (3) button. </w:t>
      </w:r>
    </w:p>
    <w:p w14:paraId="7331E256" w14:textId="59ECC505" w:rsidR="004741AA" w:rsidRPr="00E72880" w:rsidRDefault="004741AA" w:rsidP="00771579">
      <w:pPr>
        <w:pStyle w:val="Heading6"/>
        <w:rPr>
          <w:rFonts w:cs="Arial"/>
        </w:rPr>
      </w:pPr>
      <w:bookmarkStart w:id="1355" w:name="_Toc13570742"/>
      <w:r w:rsidRPr="00E72880">
        <w:rPr>
          <w:rFonts w:cs="Arial"/>
        </w:rPr>
        <w:t>How to: Add a Guide</w:t>
      </w:r>
      <w:bookmarkEnd w:id="1355"/>
    </w:p>
    <w:p w14:paraId="5EE909D9" w14:textId="63CE91A8" w:rsidR="00B64CA7" w:rsidRPr="00E72880" w:rsidRDefault="005509F5" w:rsidP="005509F5">
      <w:pPr>
        <w:pStyle w:val="ListParagraph"/>
        <w:numPr>
          <w:ilvl w:val="0"/>
          <w:numId w:val="62"/>
        </w:numPr>
        <w:rPr>
          <w:rFonts w:cs="Arial"/>
        </w:rPr>
      </w:pPr>
      <w:r w:rsidRPr="00E72880">
        <w:rPr>
          <w:rFonts w:cs="Arial"/>
        </w:rPr>
        <w:t>In the Guides Band, click at any point in time. A green guide will be added to the bands.</w:t>
      </w:r>
    </w:p>
    <w:p w14:paraId="5BA21E89" w14:textId="256EF6AA" w:rsidR="004741AA" w:rsidRPr="00E72880" w:rsidRDefault="004741AA" w:rsidP="005509F5">
      <w:pPr>
        <w:pStyle w:val="Heading6"/>
        <w:rPr>
          <w:rFonts w:cs="Arial"/>
        </w:rPr>
      </w:pPr>
      <w:bookmarkStart w:id="1356" w:name="_Toc13570743"/>
      <w:r w:rsidRPr="00E72880">
        <w:rPr>
          <w:rFonts w:cs="Arial"/>
        </w:rPr>
        <w:t>How to: Delete a Guide</w:t>
      </w:r>
      <w:bookmarkEnd w:id="1356"/>
    </w:p>
    <w:p w14:paraId="657EA6E8" w14:textId="67EF957A" w:rsidR="005509F5" w:rsidRPr="00E72880" w:rsidRDefault="005509F5" w:rsidP="005509F5">
      <w:pPr>
        <w:pStyle w:val="BodyText"/>
        <w:numPr>
          <w:ilvl w:val="0"/>
          <w:numId w:val="22"/>
        </w:numPr>
        <w:spacing w:line="276" w:lineRule="auto"/>
        <w:rPr>
          <w:rFonts w:cs="Arial"/>
        </w:rPr>
      </w:pPr>
      <w:r w:rsidRPr="00E72880">
        <w:rPr>
          <w:rFonts w:cs="Arial"/>
        </w:rPr>
        <w:t xml:space="preserve">Click the ‘x’ icon that is shown at the Guides Band. The guide will be removed. </w:t>
      </w:r>
    </w:p>
    <w:p w14:paraId="701CC3E4" w14:textId="5E7740D5" w:rsidR="004741AA" w:rsidRPr="00E72880" w:rsidRDefault="004741AA" w:rsidP="00771579">
      <w:pPr>
        <w:pStyle w:val="Heading6"/>
        <w:rPr>
          <w:rFonts w:cs="Arial"/>
        </w:rPr>
      </w:pPr>
      <w:bookmarkStart w:id="1357" w:name="_Toc13570744"/>
      <w:r w:rsidRPr="00E72880">
        <w:rPr>
          <w:rFonts w:cs="Arial"/>
        </w:rPr>
        <w:t>How to: Delete All Guides</w:t>
      </w:r>
      <w:bookmarkEnd w:id="1357"/>
    </w:p>
    <w:p w14:paraId="38417FF0" w14:textId="0C93D981" w:rsidR="004741AA" w:rsidRPr="00E72880" w:rsidRDefault="004741AA" w:rsidP="00B17A6D">
      <w:pPr>
        <w:pStyle w:val="BodyText"/>
        <w:numPr>
          <w:ilvl w:val="0"/>
          <w:numId w:val="21"/>
        </w:numPr>
        <w:spacing w:line="276" w:lineRule="auto"/>
        <w:rPr>
          <w:rFonts w:cs="Arial"/>
        </w:rPr>
      </w:pPr>
      <w:r w:rsidRPr="00E72880">
        <w:rPr>
          <w:rFonts w:cs="Arial"/>
        </w:rPr>
        <w:t xml:space="preserve">In the </w:t>
      </w:r>
      <w:r w:rsidR="00B96E52" w:rsidRPr="00E72880">
        <w:rPr>
          <w:rFonts w:cs="Arial"/>
        </w:rPr>
        <w:t>Manage Graphs Menu</w:t>
      </w:r>
      <w:r w:rsidRPr="00E72880">
        <w:rPr>
          <w:rFonts w:cs="Arial"/>
        </w:rPr>
        <w:t>, click the Remove All Guides icon.</w:t>
      </w:r>
    </w:p>
    <w:p w14:paraId="2D4BA6AE" w14:textId="77777777" w:rsidR="004741AA" w:rsidRPr="00E72880" w:rsidRDefault="004741AA" w:rsidP="00B17A6D">
      <w:pPr>
        <w:pStyle w:val="BodyText"/>
        <w:numPr>
          <w:ilvl w:val="0"/>
          <w:numId w:val="21"/>
        </w:numPr>
        <w:spacing w:line="276" w:lineRule="auto"/>
        <w:rPr>
          <w:rFonts w:cs="Arial"/>
        </w:rPr>
      </w:pPr>
      <w:r w:rsidRPr="00E72880">
        <w:rPr>
          <w:rFonts w:cs="Arial"/>
        </w:rPr>
        <w:t>A confirmation dialog will appear.</w:t>
      </w:r>
    </w:p>
    <w:p w14:paraId="16DE33E2" w14:textId="53A9ADE6" w:rsidR="00CB2A81" w:rsidRPr="00E72880" w:rsidRDefault="004741AA" w:rsidP="00857783">
      <w:pPr>
        <w:pStyle w:val="BodyText"/>
        <w:numPr>
          <w:ilvl w:val="0"/>
          <w:numId w:val="21"/>
        </w:numPr>
        <w:spacing w:line="276" w:lineRule="auto"/>
        <w:rPr>
          <w:rFonts w:cs="Arial"/>
        </w:rPr>
      </w:pPr>
      <w:r w:rsidRPr="00E72880">
        <w:rPr>
          <w:rFonts w:cs="Arial"/>
        </w:rPr>
        <w:t>Click Yes. All guides should be removed.</w:t>
      </w:r>
    </w:p>
    <w:p w14:paraId="602131E0" w14:textId="6D465B82" w:rsidR="00CB2A81" w:rsidRPr="00E72880" w:rsidRDefault="00CB2A81" w:rsidP="00857783">
      <w:pPr>
        <w:pStyle w:val="BodyText"/>
        <w:spacing w:line="276" w:lineRule="auto"/>
        <w:rPr>
          <w:rFonts w:cs="Arial"/>
        </w:rPr>
      </w:pPr>
    </w:p>
    <w:p w14:paraId="3F318389" w14:textId="45CE76FC" w:rsidR="005509F5" w:rsidRPr="00E72880" w:rsidRDefault="005509F5" w:rsidP="00857783">
      <w:pPr>
        <w:pStyle w:val="BodyText"/>
        <w:spacing w:line="276" w:lineRule="auto"/>
        <w:rPr>
          <w:rFonts w:cs="Arial"/>
        </w:rPr>
      </w:pPr>
    </w:p>
    <w:p w14:paraId="1CB77EC3" w14:textId="292B15A9" w:rsidR="005509F5" w:rsidRPr="00E72880" w:rsidRDefault="005509F5" w:rsidP="00857783">
      <w:pPr>
        <w:pStyle w:val="BodyText"/>
        <w:spacing w:line="276" w:lineRule="auto"/>
        <w:rPr>
          <w:rFonts w:cs="Arial"/>
        </w:rPr>
      </w:pPr>
    </w:p>
    <w:p w14:paraId="74EABB20" w14:textId="12551F04" w:rsidR="005509F5" w:rsidRPr="00E72880" w:rsidDel="00D06B33" w:rsidRDefault="005509F5" w:rsidP="00857783">
      <w:pPr>
        <w:pStyle w:val="BodyText"/>
        <w:spacing w:line="276" w:lineRule="auto"/>
        <w:rPr>
          <w:del w:id="1358" w:author="Microsoft Office User" w:date="2019-07-09T13:21:00Z"/>
          <w:rFonts w:cs="Arial"/>
        </w:rPr>
      </w:pPr>
    </w:p>
    <w:p w14:paraId="66939459" w14:textId="2B417737" w:rsidR="005509F5" w:rsidRPr="00E72880" w:rsidDel="00D06B33" w:rsidRDefault="005509F5" w:rsidP="00857783">
      <w:pPr>
        <w:pStyle w:val="BodyText"/>
        <w:spacing w:line="276" w:lineRule="auto"/>
        <w:rPr>
          <w:del w:id="1359" w:author="Microsoft Office User" w:date="2019-07-09T13:21:00Z"/>
          <w:rFonts w:cs="Arial"/>
        </w:rPr>
      </w:pPr>
    </w:p>
    <w:p w14:paraId="098734C7" w14:textId="2F124865" w:rsidR="005509F5" w:rsidRPr="00E72880" w:rsidDel="00D06B33" w:rsidRDefault="005509F5" w:rsidP="00857783">
      <w:pPr>
        <w:pStyle w:val="BodyText"/>
        <w:spacing w:line="276" w:lineRule="auto"/>
        <w:rPr>
          <w:del w:id="1360" w:author="Microsoft Office User" w:date="2019-07-09T13:21:00Z"/>
          <w:rFonts w:cs="Arial"/>
        </w:rPr>
      </w:pPr>
    </w:p>
    <w:p w14:paraId="6B700F2C" w14:textId="5C0DC856" w:rsidR="005509F5" w:rsidRPr="00E72880" w:rsidDel="00D06B33" w:rsidRDefault="005509F5" w:rsidP="00857783">
      <w:pPr>
        <w:pStyle w:val="BodyText"/>
        <w:spacing w:line="276" w:lineRule="auto"/>
        <w:rPr>
          <w:del w:id="1361" w:author="Microsoft Office User" w:date="2019-07-09T13:21:00Z"/>
          <w:rFonts w:cs="Arial"/>
        </w:rPr>
      </w:pPr>
    </w:p>
    <w:p w14:paraId="17CB7F75" w14:textId="095BE476" w:rsidR="005509F5" w:rsidRPr="00E72880" w:rsidDel="00D06B33" w:rsidRDefault="005509F5" w:rsidP="00857783">
      <w:pPr>
        <w:pStyle w:val="BodyText"/>
        <w:spacing w:line="276" w:lineRule="auto"/>
        <w:rPr>
          <w:del w:id="1362" w:author="Microsoft Office User" w:date="2019-07-09T13:21:00Z"/>
          <w:rFonts w:cs="Arial"/>
        </w:rPr>
      </w:pPr>
    </w:p>
    <w:p w14:paraId="2558499A" w14:textId="357F8F6E" w:rsidR="005509F5" w:rsidRPr="00E72880" w:rsidDel="00D06B33" w:rsidRDefault="005509F5" w:rsidP="00857783">
      <w:pPr>
        <w:pStyle w:val="BodyText"/>
        <w:spacing w:line="276" w:lineRule="auto"/>
        <w:rPr>
          <w:del w:id="1363" w:author="Microsoft Office User" w:date="2019-07-09T13:21:00Z"/>
          <w:rFonts w:cs="Arial"/>
        </w:rPr>
      </w:pPr>
    </w:p>
    <w:p w14:paraId="79AE4A5F" w14:textId="41B143BC" w:rsidR="005509F5" w:rsidRPr="00E72880" w:rsidDel="00D06B33" w:rsidRDefault="005509F5" w:rsidP="00857783">
      <w:pPr>
        <w:pStyle w:val="BodyText"/>
        <w:spacing w:line="276" w:lineRule="auto"/>
        <w:rPr>
          <w:del w:id="1364" w:author="Microsoft Office User" w:date="2019-07-09T13:21:00Z"/>
          <w:rFonts w:cs="Arial"/>
        </w:rPr>
      </w:pPr>
    </w:p>
    <w:p w14:paraId="48804DB3" w14:textId="77777777" w:rsidR="005509F5" w:rsidRPr="00E72880" w:rsidRDefault="005509F5" w:rsidP="00857783">
      <w:pPr>
        <w:pStyle w:val="BodyText"/>
        <w:spacing w:line="276" w:lineRule="auto"/>
        <w:rPr>
          <w:rFonts w:cs="Arial"/>
        </w:rPr>
      </w:pPr>
    </w:p>
    <w:p w14:paraId="47CCEDBC" w14:textId="57E61490" w:rsidR="004741AA" w:rsidRPr="00E72880" w:rsidRDefault="004741AA" w:rsidP="00771579">
      <w:pPr>
        <w:pStyle w:val="Heading5"/>
        <w:rPr>
          <w:rFonts w:cs="Arial"/>
        </w:rPr>
      </w:pPr>
      <w:bookmarkStart w:id="1365" w:name="_Toc13570745"/>
      <w:r w:rsidRPr="00E72880">
        <w:rPr>
          <w:rFonts w:cs="Arial"/>
        </w:rPr>
        <w:lastRenderedPageBreak/>
        <w:t>Time cursor</w:t>
      </w:r>
      <w:bookmarkEnd w:id="1365"/>
    </w:p>
    <w:p w14:paraId="1BC92210" w14:textId="77777777" w:rsidR="004741AA" w:rsidRPr="00E72880" w:rsidRDefault="004741AA" w:rsidP="00672D76">
      <w:pPr>
        <w:pStyle w:val="BodyText"/>
        <w:spacing w:line="276" w:lineRule="auto"/>
        <w:rPr>
          <w:rFonts w:cs="Arial"/>
        </w:rPr>
      </w:pPr>
      <w:r w:rsidRPr="00E72880">
        <w:rPr>
          <w:rFonts w:cs="Arial"/>
        </w:rPr>
        <w:t>The time cursor marks the time passing amongst all the bands in the timeline. It will be represented with a line and move at the defined rate through the timeline.</w:t>
      </w:r>
    </w:p>
    <w:p w14:paraId="08731887"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5DEB3DB1" wp14:editId="5B96470A">
            <wp:extent cx="2935786" cy="2094807"/>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0"/>
                    <a:stretch>
                      <a:fillRect/>
                    </a:stretch>
                  </pic:blipFill>
                  <pic:spPr bwMode="auto">
                    <a:xfrm>
                      <a:off x="0" y="0"/>
                      <a:ext cx="2943104" cy="2100028"/>
                    </a:xfrm>
                    <a:prstGeom prst="rect">
                      <a:avLst/>
                    </a:prstGeom>
                    <a:ln>
                      <a:noFill/>
                    </a:ln>
                    <a:extLst>
                      <a:ext uri="{53640926-AAD7-44D8-BBD7-CCE9431645EC}">
                        <a14:shadowObscured xmlns:a14="http://schemas.microsoft.com/office/drawing/2010/main"/>
                      </a:ext>
                    </a:extLst>
                  </pic:spPr>
                </pic:pic>
              </a:graphicData>
            </a:graphic>
          </wp:inline>
        </w:drawing>
      </w:r>
    </w:p>
    <w:p w14:paraId="7B6E9EA9" w14:textId="408D9284" w:rsidR="004741AA" w:rsidRPr="00E72880" w:rsidRDefault="004741AA" w:rsidP="00857783">
      <w:pPr>
        <w:pStyle w:val="Caption"/>
        <w:spacing w:line="276" w:lineRule="auto"/>
        <w:ind w:left="720" w:right="720"/>
        <w:jc w:val="center"/>
        <w:rPr>
          <w:rFonts w:cs="Arial"/>
        </w:rPr>
      </w:pPr>
      <w:r w:rsidRPr="00E72880">
        <w:rPr>
          <w:rFonts w:cs="Arial"/>
          <w:b/>
          <w:i/>
        </w:rPr>
        <w:t>Figure 1</w:t>
      </w:r>
      <w:r w:rsidR="00BB404D" w:rsidRPr="00E72880">
        <w:rPr>
          <w:rFonts w:cs="Arial"/>
          <w:b/>
          <w:i/>
        </w:rPr>
        <w:t>6</w:t>
      </w:r>
      <w:r w:rsidRPr="00E72880">
        <w:rPr>
          <w:rFonts w:cs="Arial"/>
          <w:b/>
          <w:i/>
        </w:rPr>
        <w:t xml:space="preserve">. </w:t>
      </w:r>
      <w:r w:rsidRPr="00E72880">
        <w:rPr>
          <w:rFonts w:cs="Arial"/>
          <w:i/>
        </w:rPr>
        <w:t>Time cursor displayed among all the bands in the main and south Bands panels.</w:t>
      </w:r>
    </w:p>
    <w:p w14:paraId="4DF1C026" w14:textId="4591E3BF" w:rsidR="004741AA" w:rsidRPr="00E72880" w:rsidRDefault="004741AA" w:rsidP="00771579">
      <w:pPr>
        <w:pStyle w:val="Heading6"/>
        <w:rPr>
          <w:rFonts w:cs="Arial"/>
        </w:rPr>
      </w:pPr>
      <w:bookmarkStart w:id="1366" w:name="_Toc13570746"/>
      <w:r w:rsidRPr="00E72880">
        <w:rPr>
          <w:rFonts w:cs="Arial"/>
        </w:rPr>
        <w:t>How to: Add a Time Cursor</w:t>
      </w:r>
      <w:bookmarkEnd w:id="1366"/>
    </w:p>
    <w:p w14:paraId="4FA0E056" w14:textId="77777777" w:rsidR="004741AA" w:rsidRPr="00E72880" w:rsidRDefault="004741AA" w:rsidP="00B17A6D">
      <w:pPr>
        <w:pStyle w:val="BodyText"/>
        <w:numPr>
          <w:ilvl w:val="0"/>
          <w:numId w:val="24"/>
        </w:numPr>
        <w:spacing w:line="276" w:lineRule="auto"/>
        <w:rPr>
          <w:rFonts w:cs="Arial"/>
        </w:rPr>
      </w:pPr>
      <w:r w:rsidRPr="00E72880">
        <w:rPr>
          <w:rFonts w:cs="Arial"/>
        </w:rPr>
        <w:t>Add a band. To do so, select a graphable source in the Source Explorer.</w:t>
      </w:r>
    </w:p>
    <w:p w14:paraId="56508B36" w14:textId="78E1DFDC" w:rsidR="004741AA" w:rsidRPr="00E72880" w:rsidRDefault="004741AA" w:rsidP="00B17A6D">
      <w:pPr>
        <w:pStyle w:val="BodyText"/>
        <w:numPr>
          <w:ilvl w:val="0"/>
          <w:numId w:val="24"/>
        </w:numPr>
        <w:spacing w:line="276" w:lineRule="auto"/>
        <w:rPr>
          <w:rFonts w:cs="Arial"/>
        </w:rPr>
      </w:pPr>
      <w:r w:rsidRPr="00E72880">
        <w:rPr>
          <w:rFonts w:cs="Arial"/>
        </w:rPr>
        <w:t xml:space="preserve">In the Top Bar, open the Main Menu by clicking the </w:t>
      </w:r>
      <w:r w:rsidR="00883E60">
        <w:rPr>
          <w:rFonts w:cs="Arial"/>
        </w:rPr>
        <w:t>snowman</w:t>
      </w:r>
      <w:r w:rsidRPr="00E72880">
        <w:rPr>
          <w:rFonts w:cs="Arial"/>
        </w:rPr>
        <w:t xml:space="preserve"> icon.</w:t>
      </w:r>
    </w:p>
    <w:p w14:paraId="531ED289" w14:textId="455D1D87" w:rsidR="004741AA" w:rsidRPr="00E72880" w:rsidRDefault="004741AA" w:rsidP="00672D76">
      <w:pPr>
        <w:pStyle w:val="BodyText"/>
        <w:numPr>
          <w:ilvl w:val="0"/>
          <w:numId w:val="24"/>
        </w:numPr>
        <w:spacing w:line="276" w:lineRule="auto"/>
        <w:rPr>
          <w:rFonts w:cs="Arial"/>
        </w:rPr>
      </w:pPr>
      <w:r w:rsidRPr="00E72880">
        <w:rPr>
          <w:rFonts w:cs="Arial"/>
        </w:rPr>
        <w:t>In the Dropdown, select the 'Manage Time Cursor' option.</w:t>
      </w:r>
    </w:p>
    <w:p w14:paraId="24C3587F" w14:textId="77777777" w:rsidR="004741AA" w:rsidRPr="00E72880" w:rsidRDefault="004741AA" w:rsidP="00B17A6D">
      <w:pPr>
        <w:pStyle w:val="BodyText"/>
        <w:numPr>
          <w:ilvl w:val="0"/>
          <w:numId w:val="24"/>
        </w:numPr>
        <w:spacing w:line="276" w:lineRule="auto"/>
        <w:rPr>
          <w:rFonts w:cs="Arial"/>
        </w:rPr>
      </w:pPr>
      <w:r w:rsidRPr="00E72880">
        <w:rPr>
          <w:rFonts w:cs="Arial"/>
        </w:rPr>
        <w:t>A new drawer is displayed with the Time Cursor options.</w:t>
      </w:r>
    </w:p>
    <w:p w14:paraId="1B52607F" w14:textId="61A57D43" w:rsidR="004741AA" w:rsidRPr="00E72880" w:rsidRDefault="004741AA" w:rsidP="00B17A6D">
      <w:pPr>
        <w:pStyle w:val="BodyText"/>
        <w:numPr>
          <w:ilvl w:val="0"/>
          <w:numId w:val="24"/>
        </w:numPr>
        <w:spacing w:line="276" w:lineRule="auto"/>
        <w:rPr>
          <w:rFonts w:cs="Arial"/>
        </w:rPr>
      </w:pPr>
      <w:r w:rsidRPr="00E72880">
        <w:rPr>
          <w:rFonts w:cs="Arial"/>
        </w:rPr>
        <w:t>Toggle 'Show Time Cursor'. By default, if the 'Set Current Cursor Time' is not defined, RAVEN will use the actual current time.</w:t>
      </w:r>
    </w:p>
    <w:p w14:paraId="43D51444" w14:textId="60775A9B" w:rsidR="006E5D4D" w:rsidRPr="00E72880" w:rsidRDefault="006E5D4D" w:rsidP="00672D76">
      <w:pPr>
        <w:pStyle w:val="BodyText"/>
        <w:keepNext/>
        <w:spacing w:line="276" w:lineRule="auto"/>
        <w:ind w:left="360"/>
        <w:jc w:val="center"/>
        <w:rPr>
          <w:rFonts w:cs="Arial"/>
        </w:rPr>
      </w:pPr>
      <w:r w:rsidRPr="00E72880">
        <w:rPr>
          <w:rFonts w:cs="Arial"/>
          <w:noProof/>
        </w:rPr>
        <w:drawing>
          <wp:inline distT="0" distB="0" distL="0" distR="0" wp14:anchorId="5DDBC758" wp14:editId="537B6F68">
            <wp:extent cx="2778369" cy="2144331"/>
            <wp:effectExtent l="0" t="0" r="317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5415" cy="2149769"/>
                    </a:xfrm>
                    <a:prstGeom prst="rect">
                      <a:avLst/>
                    </a:prstGeom>
                  </pic:spPr>
                </pic:pic>
              </a:graphicData>
            </a:graphic>
          </wp:inline>
        </w:drawing>
      </w:r>
    </w:p>
    <w:p w14:paraId="11ED3883" w14:textId="70E5D084" w:rsidR="004741AA" w:rsidRPr="00E72880" w:rsidRDefault="004741AA" w:rsidP="00672D76">
      <w:pPr>
        <w:pStyle w:val="Caption"/>
        <w:spacing w:line="276" w:lineRule="auto"/>
        <w:ind w:left="360" w:right="720"/>
        <w:jc w:val="center"/>
        <w:rPr>
          <w:rFonts w:cs="Arial"/>
          <w:i/>
        </w:rPr>
      </w:pPr>
      <w:r w:rsidRPr="00E72880">
        <w:rPr>
          <w:rFonts w:cs="Arial"/>
          <w:b/>
          <w:i/>
        </w:rPr>
        <w:t xml:space="preserve">Figure </w:t>
      </w:r>
      <w:r w:rsidR="00A808C3" w:rsidRPr="00E72880">
        <w:rPr>
          <w:rFonts w:cs="Arial"/>
          <w:b/>
          <w:i/>
        </w:rPr>
        <w:t>1</w:t>
      </w:r>
      <w:r w:rsidR="00BB404D" w:rsidRPr="00E72880">
        <w:rPr>
          <w:rFonts w:cs="Arial"/>
          <w:b/>
          <w:i/>
        </w:rPr>
        <w:t>7</w:t>
      </w:r>
      <w:r w:rsidRPr="00E72880">
        <w:rPr>
          <w:rFonts w:cs="Arial"/>
          <w:b/>
          <w:i/>
        </w:rPr>
        <w:t xml:space="preserve">. </w:t>
      </w:r>
      <w:r w:rsidRPr="00E72880">
        <w:rPr>
          <w:rFonts w:cs="Arial"/>
          <w:i/>
        </w:rPr>
        <w:t>Time cursor added in the application. Note that in the left side of the application a drawer to Manage Time Cursor is opened. 'Other Options Section' will provide details.</w:t>
      </w:r>
    </w:p>
    <w:p w14:paraId="03C30CF8" w14:textId="34CD4360" w:rsidR="00DA5CEB" w:rsidRPr="00E72880" w:rsidRDefault="00DA5CEB" w:rsidP="00672D76">
      <w:pPr>
        <w:pStyle w:val="BodyText"/>
        <w:spacing w:line="276" w:lineRule="auto"/>
        <w:rPr>
          <w:rFonts w:cs="Arial"/>
        </w:rPr>
      </w:pPr>
    </w:p>
    <w:p w14:paraId="419E78AA" w14:textId="77777777" w:rsidR="005509F5" w:rsidRPr="00E72880" w:rsidRDefault="005509F5" w:rsidP="00672D76">
      <w:pPr>
        <w:pStyle w:val="BodyText"/>
        <w:spacing w:line="276" w:lineRule="auto"/>
        <w:rPr>
          <w:rFonts w:cs="Arial"/>
        </w:rPr>
      </w:pPr>
    </w:p>
    <w:p w14:paraId="59D002F3" w14:textId="3217C254" w:rsidR="004741AA" w:rsidRPr="00E72880" w:rsidRDefault="004741AA" w:rsidP="00771579">
      <w:pPr>
        <w:pStyle w:val="Heading6"/>
        <w:rPr>
          <w:rFonts w:cs="Arial"/>
        </w:rPr>
      </w:pPr>
      <w:bookmarkStart w:id="1367" w:name="_Toc13570747"/>
      <w:r w:rsidRPr="00E72880">
        <w:rPr>
          <w:rFonts w:cs="Arial"/>
        </w:rPr>
        <w:lastRenderedPageBreak/>
        <w:t>Other options</w:t>
      </w:r>
      <w:bookmarkEnd w:id="1367"/>
    </w:p>
    <w:tbl>
      <w:tblPr>
        <w:tblStyle w:val="TableGridLight"/>
        <w:tblW w:w="0" w:type="auto"/>
        <w:jc w:val="center"/>
        <w:tblLook w:val="04A0" w:firstRow="1" w:lastRow="0" w:firstColumn="1" w:lastColumn="0" w:noHBand="0" w:noVBand="1"/>
      </w:tblPr>
      <w:tblGrid>
        <w:gridCol w:w="1980"/>
        <w:gridCol w:w="6030"/>
      </w:tblGrid>
      <w:tr w:rsidR="004741AA" w:rsidRPr="00E72880" w14:paraId="7D3CC033" w14:textId="77777777" w:rsidTr="004741AA">
        <w:trPr>
          <w:jc w:val="center"/>
        </w:trPr>
        <w:tc>
          <w:tcPr>
            <w:tcW w:w="1980" w:type="dxa"/>
          </w:tcPr>
          <w:p w14:paraId="5DD23121" w14:textId="77777777" w:rsidR="004741AA" w:rsidRPr="00E72880" w:rsidRDefault="004741AA" w:rsidP="00672D76">
            <w:pPr>
              <w:pStyle w:val="BodyText"/>
              <w:spacing w:line="276" w:lineRule="auto"/>
              <w:rPr>
                <w:rFonts w:cs="Arial"/>
              </w:rPr>
            </w:pPr>
            <w:r w:rsidRPr="00E72880">
              <w:rPr>
                <w:rFonts w:cs="Arial"/>
              </w:rPr>
              <w:t>Option</w:t>
            </w:r>
          </w:p>
        </w:tc>
        <w:tc>
          <w:tcPr>
            <w:tcW w:w="6030" w:type="dxa"/>
          </w:tcPr>
          <w:p w14:paraId="63B3A138" w14:textId="77777777" w:rsidR="004741AA" w:rsidRPr="00E72880" w:rsidRDefault="004741AA" w:rsidP="00672D76">
            <w:pPr>
              <w:pStyle w:val="BodyText"/>
              <w:spacing w:line="276" w:lineRule="auto"/>
              <w:rPr>
                <w:rFonts w:cs="Arial"/>
              </w:rPr>
            </w:pPr>
            <w:r w:rsidRPr="00E72880">
              <w:rPr>
                <w:rFonts w:cs="Arial"/>
              </w:rPr>
              <w:t>Description</w:t>
            </w:r>
          </w:p>
        </w:tc>
      </w:tr>
      <w:tr w:rsidR="004741AA" w:rsidRPr="00E72880" w14:paraId="135278FA" w14:textId="77777777" w:rsidTr="004741AA">
        <w:trPr>
          <w:jc w:val="center"/>
        </w:trPr>
        <w:tc>
          <w:tcPr>
            <w:tcW w:w="1980" w:type="dxa"/>
          </w:tcPr>
          <w:p w14:paraId="1EA66315" w14:textId="77777777" w:rsidR="004741AA" w:rsidRPr="00E72880" w:rsidRDefault="004741AA" w:rsidP="00672D76">
            <w:pPr>
              <w:pStyle w:val="BodyText"/>
              <w:spacing w:line="276" w:lineRule="auto"/>
              <w:jc w:val="left"/>
              <w:rPr>
                <w:rFonts w:cs="Arial"/>
                <w:b/>
              </w:rPr>
            </w:pPr>
            <w:r w:rsidRPr="00E72880">
              <w:rPr>
                <w:rFonts w:cs="Arial"/>
                <w:b/>
              </w:rPr>
              <w:t>Show Time Cursor</w:t>
            </w:r>
          </w:p>
        </w:tc>
        <w:tc>
          <w:tcPr>
            <w:tcW w:w="6030" w:type="dxa"/>
          </w:tcPr>
          <w:p w14:paraId="7033EE86" w14:textId="77777777" w:rsidR="004741AA" w:rsidRPr="00E72880" w:rsidRDefault="004741AA" w:rsidP="00672D76">
            <w:pPr>
              <w:pStyle w:val="BodyText"/>
              <w:spacing w:line="276" w:lineRule="auto"/>
              <w:rPr>
                <w:rFonts w:cs="Arial"/>
              </w:rPr>
            </w:pPr>
            <w:r w:rsidRPr="00E72880">
              <w:rPr>
                <w:rFonts w:cs="Arial"/>
              </w:rPr>
              <w:t>Will toggle the view of the time cursor in the timeline.</w:t>
            </w:r>
          </w:p>
        </w:tc>
      </w:tr>
      <w:tr w:rsidR="004741AA" w:rsidRPr="00E72880" w14:paraId="2F51A18E" w14:textId="77777777" w:rsidTr="004741AA">
        <w:trPr>
          <w:jc w:val="center"/>
        </w:trPr>
        <w:tc>
          <w:tcPr>
            <w:tcW w:w="1980" w:type="dxa"/>
          </w:tcPr>
          <w:p w14:paraId="5DF7D0AE" w14:textId="77777777" w:rsidR="004741AA" w:rsidRPr="00E72880" w:rsidRDefault="004741AA" w:rsidP="00672D76">
            <w:pPr>
              <w:pStyle w:val="BodyText"/>
              <w:spacing w:line="276" w:lineRule="auto"/>
              <w:jc w:val="left"/>
              <w:rPr>
                <w:rFonts w:cs="Arial"/>
                <w:b/>
              </w:rPr>
            </w:pPr>
            <w:r w:rsidRPr="00E72880">
              <w:rPr>
                <w:rFonts w:cs="Arial"/>
                <w:b/>
              </w:rPr>
              <w:t>Current Cursor Time</w:t>
            </w:r>
          </w:p>
        </w:tc>
        <w:tc>
          <w:tcPr>
            <w:tcW w:w="6030" w:type="dxa"/>
          </w:tcPr>
          <w:p w14:paraId="070D9674" w14:textId="77777777" w:rsidR="004741AA" w:rsidRPr="00E72880" w:rsidRDefault="004741AA" w:rsidP="00672D76">
            <w:pPr>
              <w:pStyle w:val="BodyText"/>
              <w:spacing w:line="276" w:lineRule="auto"/>
              <w:rPr>
                <w:rFonts w:cs="Arial"/>
              </w:rPr>
            </w:pPr>
            <w:r w:rsidRPr="00E72880">
              <w:rPr>
                <w:rFonts w:cs="Arial"/>
              </w:rPr>
              <w:t>Defines where in the timeline the time cursor is. By default, it will be set to the actual current time.</w:t>
            </w:r>
          </w:p>
        </w:tc>
      </w:tr>
      <w:tr w:rsidR="004741AA" w:rsidRPr="00E72880" w14:paraId="76C4D366" w14:textId="77777777" w:rsidTr="004741AA">
        <w:trPr>
          <w:jc w:val="center"/>
        </w:trPr>
        <w:tc>
          <w:tcPr>
            <w:tcW w:w="1980" w:type="dxa"/>
          </w:tcPr>
          <w:p w14:paraId="69AF8E03" w14:textId="77777777" w:rsidR="004741AA" w:rsidRPr="00E72880" w:rsidRDefault="004741AA" w:rsidP="00672D76">
            <w:pPr>
              <w:pStyle w:val="BodyText"/>
              <w:spacing w:line="276" w:lineRule="auto"/>
              <w:jc w:val="left"/>
              <w:rPr>
                <w:rFonts w:cs="Arial"/>
                <w:b/>
              </w:rPr>
            </w:pPr>
            <w:r w:rsidRPr="00E72880">
              <w:rPr>
                <w:rFonts w:cs="Arial"/>
                <w:b/>
              </w:rPr>
              <w:t>Set Current Cursor Time</w:t>
            </w:r>
          </w:p>
        </w:tc>
        <w:tc>
          <w:tcPr>
            <w:tcW w:w="6030" w:type="dxa"/>
          </w:tcPr>
          <w:p w14:paraId="0EE80998" w14:textId="77777777" w:rsidR="004741AA" w:rsidRPr="00E72880" w:rsidRDefault="004741AA" w:rsidP="00672D76">
            <w:pPr>
              <w:pStyle w:val="BodyText"/>
              <w:spacing w:line="276" w:lineRule="auto"/>
              <w:rPr>
                <w:rFonts w:cs="Arial"/>
              </w:rPr>
            </w:pPr>
            <w:r w:rsidRPr="00E72880">
              <w:rPr>
                <w:rFonts w:cs="Arial"/>
              </w:rPr>
              <w:t>Allows the user to manually enter where the time cursor will start.</w:t>
            </w:r>
          </w:p>
        </w:tc>
      </w:tr>
      <w:tr w:rsidR="004741AA" w:rsidRPr="00E72880" w14:paraId="18E74F5A" w14:textId="77777777" w:rsidTr="004741AA">
        <w:trPr>
          <w:jc w:val="center"/>
        </w:trPr>
        <w:tc>
          <w:tcPr>
            <w:tcW w:w="1980" w:type="dxa"/>
          </w:tcPr>
          <w:p w14:paraId="77EEDF52" w14:textId="77777777" w:rsidR="004741AA" w:rsidRPr="00E72880" w:rsidRDefault="004741AA" w:rsidP="00672D76">
            <w:pPr>
              <w:pStyle w:val="BodyText"/>
              <w:spacing w:line="276" w:lineRule="auto"/>
              <w:jc w:val="left"/>
              <w:rPr>
                <w:rFonts w:cs="Arial"/>
                <w:b/>
              </w:rPr>
            </w:pPr>
            <w:r w:rsidRPr="00E72880">
              <w:rPr>
                <w:rFonts w:cs="Arial"/>
                <w:b/>
              </w:rPr>
              <w:t>Auto-Page</w:t>
            </w:r>
          </w:p>
        </w:tc>
        <w:tc>
          <w:tcPr>
            <w:tcW w:w="6030" w:type="dxa"/>
          </w:tcPr>
          <w:p w14:paraId="21FA42F4" w14:textId="77777777" w:rsidR="004741AA" w:rsidRPr="00E72880" w:rsidRDefault="004741AA" w:rsidP="00672D76">
            <w:pPr>
              <w:pStyle w:val="BodyText"/>
              <w:spacing w:line="276" w:lineRule="auto"/>
              <w:rPr>
                <w:rFonts w:cs="Arial"/>
              </w:rPr>
            </w:pPr>
            <w:r w:rsidRPr="00E72880">
              <w:rPr>
                <w:rFonts w:cs="Arial"/>
              </w:rPr>
              <w:t>If On, as the time cursor reaches the right side of the timeline, the time range will update so the time cursor is always visible.</w:t>
            </w:r>
          </w:p>
        </w:tc>
      </w:tr>
      <w:tr w:rsidR="004741AA" w:rsidRPr="00E72880" w14:paraId="0C82F0E7" w14:textId="77777777" w:rsidTr="004741AA">
        <w:trPr>
          <w:jc w:val="center"/>
        </w:trPr>
        <w:tc>
          <w:tcPr>
            <w:tcW w:w="1980" w:type="dxa"/>
          </w:tcPr>
          <w:p w14:paraId="7CDBF8D2" w14:textId="77777777" w:rsidR="004741AA" w:rsidRPr="00E72880" w:rsidRDefault="004741AA" w:rsidP="00672D76">
            <w:pPr>
              <w:pStyle w:val="BodyText"/>
              <w:spacing w:line="276" w:lineRule="auto"/>
              <w:jc w:val="left"/>
              <w:rPr>
                <w:rFonts w:cs="Arial"/>
                <w:b/>
              </w:rPr>
            </w:pPr>
            <w:r w:rsidRPr="00E72880">
              <w:rPr>
                <w:rFonts w:cs="Arial"/>
                <w:b/>
              </w:rPr>
              <w:t>Clock Rate</w:t>
            </w:r>
          </w:p>
        </w:tc>
        <w:tc>
          <w:tcPr>
            <w:tcW w:w="6030" w:type="dxa"/>
          </w:tcPr>
          <w:p w14:paraId="1DE59B49" w14:textId="77777777" w:rsidR="004741AA" w:rsidRPr="00E72880" w:rsidRDefault="004741AA" w:rsidP="00672D76">
            <w:pPr>
              <w:pStyle w:val="BodyText"/>
              <w:spacing w:line="276" w:lineRule="auto"/>
              <w:rPr>
                <w:rFonts w:cs="Arial"/>
              </w:rPr>
            </w:pPr>
            <w:r w:rsidRPr="00E72880">
              <w:rPr>
                <w:rFonts w:cs="Arial"/>
              </w:rPr>
              <w:t>Defines the rate at which the cursor moves through the timeline.</w:t>
            </w:r>
          </w:p>
        </w:tc>
      </w:tr>
      <w:tr w:rsidR="004741AA" w:rsidRPr="00E72880" w14:paraId="42676CE7" w14:textId="77777777" w:rsidTr="004741AA">
        <w:trPr>
          <w:jc w:val="center"/>
        </w:trPr>
        <w:tc>
          <w:tcPr>
            <w:tcW w:w="1980" w:type="dxa"/>
          </w:tcPr>
          <w:p w14:paraId="166075EF" w14:textId="77777777" w:rsidR="004741AA" w:rsidRPr="00E72880" w:rsidRDefault="004741AA" w:rsidP="00672D76">
            <w:pPr>
              <w:pStyle w:val="BodyText"/>
              <w:spacing w:line="276" w:lineRule="auto"/>
              <w:jc w:val="left"/>
              <w:rPr>
                <w:rFonts w:cs="Arial"/>
                <w:b/>
              </w:rPr>
            </w:pPr>
            <w:r w:rsidRPr="00E72880">
              <w:rPr>
                <w:rFonts w:cs="Arial"/>
                <w:b/>
              </w:rPr>
              <w:t>Current Time Delta</w:t>
            </w:r>
          </w:p>
        </w:tc>
        <w:tc>
          <w:tcPr>
            <w:tcW w:w="6030" w:type="dxa"/>
          </w:tcPr>
          <w:p w14:paraId="0D990527" w14:textId="77777777" w:rsidR="004741AA" w:rsidRPr="00E72880" w:rsidRDefault="004741AA" w:rsidP="00672D76">
            <w:pPr>
              <w:pStyle w:val="BodyText"/>
              <w:spacing w:line="276" w:lineRule="auto"/>
              <w:rPr>
                <w:rFonts w:cs="Arial"/>
              </w:rPr>
            </w:pPr>
            <w:r w:rsidRPr="00E72880">
              <w:rPr>
                <w:rFonts w:cs="Arial"/>
              </w:rPr>
              <w:t>When the time cursor doesn't have a manual 'Set Current Cursor Time' value defined, the value assigned in this field will be added to the actual current time.</w:t>
            </w:r>
          </w:p>
        </w:tc>
      </w:tr>
      <w:tr w:rsidR="004741AA" w:rsidRPr="00E72880" w14:paraId="4641EED3" w14:textId="77777777" w:rsidTr="004741AA">
        <w:trPr>
          <w:jc w:val="center"/>
        </w:trPr>
        <w:tc>
          <w:tcPr>
            <w:tcW w:w="1980" w:type="dxa"/>
          </w:tcPr>
          <w:p w14:paraId="14C9BB8D" w14:textId="77777777" w:rsidR="004741AA" w:rsidRPr="00E72880" w:rsidRDefault="004741AA" w:rsidP="00672D76">
            <w:pPr>
              <w:pStyle w:val="BodyText"/>
              <w:spacing w:line="276" w:lineRule="auto"/>
              <w:jc w:val="left"/>
              <w:rPr>
                <w:rFonts w:cs="Arial"/>
                <w:b/>
              </w:rPr>
            </w:pPr>
            <w:r w:rsidRPr="00E72880">
              <w:rPr>
                <w:rFonts w:cs="Arial"/>
                <w:b/>
              </w:rPr>
              <w:t>Cursor Color</w:t>
            </w:r>
          </w:p>
        </w:tc>
        <w:tc>
          <w:tcPr>
            <w:tcW w:w="6030" w:type="dxa"/>
          </w:tcPr>
          <w:p w14:paraId="1A2CDDB3" w14:textId="77777777" w:rsidR="004741AA" w:rsidRPr="00E72880" w:rsidRDefault="004741AA" w:rsidP="00672D76">
            <w:pPr>
              <w:pStyle w:val="BodyText"/>
              <w:spacing w:line="276" w:lineRule="auto"/>
              <w:rPr>
                <w:rFonts w:cs="Arial"/>
              </w:rPr>
            </w:pPr>
            <w:r w:rsidRPr="00E72880">
              <w:rPr>
                <w:rFonts w:cs="Arial"/>
              </w:rPr>
              <w:t>Defines the color of the cursor. The default color is red.</w:t>
            </w:r>
          </w:p>
        </w:tc>
      </w:tr>
      <w:tr w:rsidR="004741AA" w:rsidRPr="00E72880" w14:paraId="158105E1" w14:textId="77777777" w:rsidTr="004741AA">
        <w:trPr>
          <w:jc w:val="center"/>
        </w:trPr>
        <w:tc>
          <w:tcPr>
            <w:tcW w:w="1980" w:type="dxa"/>
          </w:tcPr>
          <w:p w14:paraId="6A73E37A" w14:textId="77777777" w:rsidR="004741AA" w:rsidRPr="00E72880" w:rsidRDefault="004741AA" w:rsidP="00672D76">
            <w:pPr>
              <w:pStyle w:val="BodyText"/>
              <w:spacing w:line="276" w:lineRule="auto"/>
              <w:jc w:val="left"/>
              <w:rPr>
                <w:rFonts w:cs="Arial"/>
                <w:b/>
              </w:rPr>
            </w:pPr>
            <w:r w:rsidRPr="00E72880">
              <w:rPr>
                <w:rFonts w:cs="Arial"/>
                <w:b/>
              </w:rPr>
              <w:t>Cursor Width</w:t>
            </w:r>
          </w:p>
        </w:tc>
        <w:tc>
          <w:tcPr>
            <w:tcW w:w="6030" w:type="dxa"/>
          </w:tcPr>
          <w:p w14:paraId="7AEA9C74" w14:textId="77777777" w:rsidR="004741AA" w:rsidRPr="00E72880" w:rsidRDefault="004741AA" w:rsidP="00672D76">
            <w:pPr>
              <w:pStyle w:val="BodyText"/>
              <w:spacing w:line="276" w:lineRule="auto"/>
              <w:rPr>
                <w:rFonts w:cs="Arial"/>
              </w:rPr>
            </w:pPr>
            <w:r w:rsidRPr="00E72880">
              <w:rPr>
                <w:rFonts w:cs="Arial"/>
              </w:rPr>
              <w:t>Defines the width of the cursor.</w:t>
            </w:r>
          </w:p>
        </w:tc>
      </w:tr>
    </w:tbl>
    <w:p w14:paraId="31B1BAFF" w14:textId="31BFEEEF" w:rsidR="005509F5" w:rsidRPr="00E72880" w:rsidRDefault="00857783" w:rsidP="002D0A22">
      <w:pPr>
        <w:pStyle w:val="Caption"/>
        <w:jc w:val="center"/>
        <w:rPr>
          <w:rFonts w:cs="Arial"/>
        </w:rPr>
      </w:pPr>
      <w:bookmarkStart w:id="1368" w:name="_Toc10286158"/>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9E66C7">
        <w:rPr>
          <w:rFonts w:cs="Arial"/>
          <w:b/>
          <w:noProof/>
        </w:rPr>
        <w:t>12</w:t>
      </w:r>
      <w:r w:rsidRPr="00E72880">
        <w:rPr>
          <w:rFonts w:cs="Arial"/>
          <w:b/>
        </w:rPr>
        <w:fldChar w:fldCharType="end"/>
      </w:r>
      <w:r w:rsidRPr="00E72880">
        <w:rPr>
          <w:rFonts w:cs="Arial"/>
          <w:b/>
        </w:rPr>
        <w:t>.</w:t>
      </w:r>
      <w:r w:rsidRPr="00E72880">
        <w:rPr>
          <w:rFonts w:cs="Arial"/>
        </w:rPr>
        <w:t xml:space="preserve"> Time Cursor Settings.</w:t>
      </w:r>
      <w:bookmarkEnd w:id="1368"/>
    </w:p>
    <w:p w14:paraId="09EC4437" w14:textId="4801B08C" w:rsidR="002D0A22" w:rsidRPr="00E72880" w:rsidRDefault="002D0A22" w:rsidP="002D0A22">
      <w:pPr>
        <w:pStyle w:val="BodyText"/>
        <w:rPr>
          <w:rFonts w:cs="Arial"/>
        </w:rPr>
      </w:pPr>
    </w:p>
    <w:p w14:paraId="03DEB80A" w14:textId="495AF8D4" w:rsidR="002D0A22" w:rsidRPr="00E72880" w:rsidRDefault="002D0A22" w:rsidP="002D0A22">
      <w:pPr>
        <w:pStyle w:val="BodyText"/>
        <w:rPr>
          <w:rFonts w:cs="Arial"/>
        </w:rPr>
      </w:pPr>
    </w:p>
    <w:p w14:paraId="4208BC79" w14:textId="61106515" w:rsidR="002D0A22" w:rsidRPr="00E72880" w:rsidRDefault="002D0A22" w:rsidP="002D0A22">
      <w:pPr>
        <w:pStyle w:val="BodyText"/>
        <w:rPr>
          <w:rFonts w:cs="Arial"/>
        </w:rPr>
      </w:pPr>
    </w:p>
    <w:p w14:paraId="4D02CD2A" w14:textId="732C6B9A" w:rsidR="002D0A22" w:rsidRPr="00E72880" w:rsidRDefault="002D0A22" w:rsidP="002D0A22">
      <w:pPr>
        <w:pStyle w:val="BodyText"/>
        <w:rPr>
          <w:rFonts w:cs="Arial"/>
        </w:rPr>
      </w:pPr>
    </w:p>
    <w:p w14:paraId="0A28DEFF" w14:textId="1C9E3895" w:rsidR="002D0A22" w:rsidRPr="00E72880" w:rsidRDefault="002D0A22" w:rsidP="002D0A22">
      <w:pPr>
        <w:pStyle w:val="BodyText"/>
        <w:rPr>
          <w:rFonts w:cs="Arial"/>
        </w:rPr>
      </w:pPr>
    </w:p>
    <w:p w14:paraId="7CED6CDD" w14:textId="12088564" w:rsidR="002D0A22" w:rsidRPr="00E72880" w:rsidRDefault="002D0A22" w:rsidP="002D0A22">
      <w:pPr>
        <w:pStyle w:val="BodyText"/>
        <w:rPr>
          <w:rFonts w:cs="Arial"/>
        </w:rPr>
      </w:pPr>
    </w:p>
    <w:p w14:paraId="6BF20B71" w14:textId="28A6AC6B" w:rsidR="002D0A22" w:rsidRPr="00E72880" w:rsidRDefault="002D0A22" w:rsidP="002D0A22">
      <w:pPr>
        <w:pStyle w:val="BodyText"/>
        <w:rPr>
          <w:rFonts w:cs="Arial"/>
        </w:rPr>
      </w:pPr>
    </w:p>
    <w:p w14:paraId="1D314F47" w14:textId="6ABBBB62" w:rsidR="002D0A22" w:rsidRPr="00E72880" w:rsidRDefault="002D0A22" w:rsidP="002D0A22">
      <w:pPr>
        <w:pStyle w:val="BodyText"/>
        <w:rPr>
          <w:rFonts w:cs="Arial"/>
        </w:rPr>
      </w:pPr>
    </w:p>
    <w:p w14:paraId="3F108D45" w14:textId="1599F641" w:rsidR="002D0A22" w:rsidRPr="00E72880" w:rsidRDefault="002D0A22" w:rsidP="002D0A22">
      <w:pPr>
        <w:pStyle w:val="BodyText"/>
        <w:rPr>
          <w:rFonts w:cs="Arial"/>
        </w:rPr>
      </w:pPr>
    </w:p>
    <w:p w14:paraId="4E88DA67" w14:textId="77777777" w:rsidR="002D0A22" w:rsidRPr="00E72880" w:rsidRDefault="002D0A22" w:rsidP="002D0A22">
      <w:pPr>
        <w:pStyle w:val="BodyText"/>
        <w:rPr>
          <w:rFonts w:cs="Arial"/>
        </w:rPr>
      </w:pPr>
    </w:p>
    <w:p w14:paraId="24A4B404" w14:textId="5906D3DD" w:rsidR="00DA5CEB" w:rsidRPr="00E72880" w:rsidRDefault="00DA5CEB" w:rsidP="00771579">
      <w:pPr>
        <w:pStyle w:val="Heading5"/>
        <w:rPr>
          <w:rFonts w:cs="Arial"/>
        </w:rPr>
      </w:pPr>
      <w:bookmarkStart w:id="1369" w:name="_Toc13570748"/>
      <w:r w:rsidRPr="00E72880">
        <w:rPr>
          <w:rFonts w:cs="Arial"/>
        </w:rPr>
        <w:lastRenderedPageBreak/>
        <w:t>States, Layouts and Shareable Links</w:t>
      </w:r>
      <w:bookmarkEnd w:id="1369"/>
    </w:p>
    <w:p w14:paraId="1767B3C0" w14:textId="29EDF49C" w:rsidR="00DA5CEB" w:rsidRPr="00E72880" w:rsidRDefault="00DA5CEB" w:rsidP="00672D76">
      <w:pPr>
        <w:pStyle w:val="BodyText"/>
        <w:spacing w:line="276" w:lineRule="auto"/>
        <w:rPr>
          <w:rFonts w:cs="Arial"/>
        </w:rPr>
      </w:pPr>
      <w:r w:rsidRPr="00E72880">
        <w:rPr>
          <w:rFonts w:cs="Arial"/>
        </w:rPr>
        <w:t xml:space="preserve">When the user desires to save and recover their data display in a future; </w:t>
      </w:r>
      <w:r w:rsidR="000C45BB">
        <w:rPr>
          <w:rFonts w:cs="Arial"/>
        </w:rPr>
        <w:t>s</w:t>
      </w:r>
      <w:r w:rsidRPr="00E72880">
        <w:rPr>
          <w:rFonts w:cs="Arial"/>
        </w:rPr>
        <w:t>tates, layouts and shareable links provide this functionality.</w:t>
      </w:r>
    </w:p>
    <w:p w14:paraId="00678613" w14:textId="1F812A67" w:rsidR="00DA5CEB" w:rsidRPr="00E72880" w:rsidRDefault="00DA5CEB" w:rsidP="00771579">
      <w:pPr>
        <w:pStyle w:val="Heading6"/>
        <w:rPr>
          <w:rFonts w:cs="Arial"/>
        </w:rPr>
      </w:pPr>
      <w:bookmarkStart w:id="1370" w:name="_Toc13570749"/>
      <w:r w:rsidRPr="00E72880">
        <w:rPr>
          <w:rFonts w:cs="Arial"/>
        </w:rPr>
        <w:t>States</w:t>
      </w:r>
      <w:bookmarkEnd w:id="1370"/>
    </w:p>
    <w:p w14:paraId="01C9850C" w14:textId="113F7207" w:rsidR="00857783" w:rsidRPr="00E72880" w:rsidRDefault="00DA5CEB" w:rsidP="00672D76">
      <w:pPr>
        <w:pStyle w:val="BodyText"/>
        <w:spacing w:line="276" w:lineRule="auto"/>
        <w:rPr>
          <w:rFonts w:cs="Arial"/>
        </w:rPr>
      </w:pPr>
      <w:r w:rsidRPr="00E72880">
        <w:rPr>
          <w:rFonts w:cs="Arial"/>
        </w:rPr>
        <w:t>A state saves all the bands, bands options, view range and all the items that the user added and customized at the moment a state was saved. A user can save their state anywhere in the source tree where allowed to do so.</w:t>
      </w:r>
    </w:p>
    <w:p w14:paraId="1D6E8AF0" w14:textId="32CA4738" w:rsidR="00DA5CEB" w:rsidRPr="00E72880" w:rsidRDefault="00DA5CEB" w:rsidP="00771579">
      <w:pPr>
        <w:pStyle w:val="Heading7"/>
        <w:rPr>
          <w:rFonts w:cs="Arial"/>
        </w:rPr>
      </w:pPr>
      <w:bookmarkStart w:id="1371" w:name="_Toc13570750"/>
      <w:r w:rsidRPr="00E72880">
        <w:rPr>
          <w:rFonts w:cs="Arial"/>
        </w:rPr>
        <w:t>How to: Save a State</w:t>
      </w:r>
      <w:bookmarkEnd w:id="1371"/>
      <w:r w:rsidR="003871A8" w:rsidRPr="00E72880">
        <w:rPr>
          <w:rFonts w:cs="Arial"/>
        </w:rPr>
        <w:t xml:space="preserve"> </w:t>
      </w:r>
    </w:p>
    <w:p w14:paraId="3F953E41" w14:textId="77777777" w:rsidR="00DA5CEB" w:rsidRPr="00E72880" w:rsidRDefault="00DA5CEB" w:rsidP="00B17A6D">
      <w:pPr>
        <w:pStyle w:val="BodyText"/>
        <w:numPr>
          <w:ilvl w:val="0"/>
          <w:numId w:val="25"/>
        </w:numPr>
        <w:spacing w:line="276" w:lineRule="auto"/>
        <w:rPr>
          <w:rFonts w:cs="Arial"/>
        </w:rPr>
      </w:pPr>
      <w:r w:rsidRPr="00E72880">
        <w:rPr>
          <w:rFonts w:cs="Arial"/>
        </w:rPr>
        <w:t>Select a Database.</w:t>
      </w:r>
    </w:p>
    <w:p w14:paraId="79D7BC9B" w14:textId="77777777" w:rsidR="00DA5CEB" w:rsidRPr="00E72880" w:rsidRDefault="00DA5CEB" w:rsidP="00B17A6D">
      <w:pPr>
        <w:pStyle w:val="BodyText"/>
        <w:numPr>
          <w:ilvl w:val="0"/>
          <w:numId w:val="25"/>
        </w:numPr>
        <w:spacing w:line="276" w:lineRule="auto"/>
        <w:rPr>
          <w:rFonts w:cs="Arial"/>
        </w:rPr>
      </w:pPr>
      <w:r w:rsidRPr="00E72880">
        <w:rPr>
          <w:rFonts w:cs="Arial"/>
        </w:rPr>
        <w:t>Click the snowman icon.</w:t>
      </w:r>
    </w:p>
    <w:p w14:paraId="042CF9EC" w14:textId="77777777" w:rsidR="00DA5CEB" w:rsidRPr="00E72880" w:rsidRDefault="00DA5CEB" w:rsidP="00B17A6D">
      <w:pPr>
        <w:pStyle w:val="BodyText"/>
        <w:numPr>
          <w:ilvl w:val="0"/>
          <w:numId w:val="25"/>
        </w:numPr>
        <w:spacing w:line="276" w:lineRule="auto"/>
        <w:rPr>
          <w:rFonts w:cs="Arial"/>
        </w:rPr>
      </w:pPr>
      <w:r w:rsidRPr="00E72880">
        <w:rPr>
          <w:rFonts w:cs="Arial"/>
        </w:rPr>
        <w:t>In the dropdown, select: 'Save'.</w:t>
      </w:r>
    </w:p>
    <w:p w14:paraId="572EE6E9" w14:textId="77777777" w:rsidR="00DA5CEB" w:rsidRPr="00E72880" w:rsidRDefault="00DA5CEB" w:rsidP="00B17A6D">
      <w:pPr>
        <w:pStyle w:val="BodyText"/>
        <w:numPr>
          <w:ilvl w:val="0"/>
          <w:numId w:val="25"/>
        </w:numPr>
        <w:spacing w:line="276" w:lineRule="auto"/>
        <w:rPr>
          <w:rFonts w:cs="Arial"/>
        </w:rPr>
      </w:pPr>
      <w:r w:rsidRPr="00E72880">
        <w:rPr>
          <w:rFonts w:cs="Arial"/>
        </w:rPr>
        <w:t>A dialog will open requesting a name for the state.</w:t>
      </w:r>
    </w:p>
    <w:p w14:paraId="7E008712" w14:textId="0607387A" w:rsidR="00857783" w:rsidRPr="00E72880" w:rsidRDefault="00DA5CEB" w:rsidP="00857783">
      <w:pPr>
        <w:pStyle w:val="BodyText"/>
        <w:numPr>
          <w:ilvl w:val="0"/>
          <w:numId w:val="25"/>
        </w:numPr>
        <w:spacing w:line="276" w:lineRule="auto"/>
        <w:rPr>
          <w:rFonts w:cs="Arial"/>
        </w:rPr>
      </w:pPr>
      <w:r w:rsidRPr="00E72880">
        <w:rPr>
          <w:rFonts w:cs="Arial"/>
        </w:rPr>
        <w:t>Click 'Save'. In the selected database the state should be added with the designated name.</w:t>
      </w:r>
    </w:p>
    <w:p w14:paraId="5E0E519F" w14:textId="77777777" w:rsidR="002D0A22" w:rsidRPr="00E72880" w:rsidRDefault="002D0A22" w:rsidP="002D0A22">
      <w:pPr>
        <w:pStyle w:val="BodyText"/>
        <w:spacing w:line="276" w:lineRule="auto"/>
        <w:rPr>
          <w:rFonts w:cs="Arial"/>
        </w:rPr>
      </w:pPr>
    </w:p>
    <w:p w14:paraId="798EA492" w14:textId="77777777" w:rsidR="00BB404D" w:rsidRPr="00E72880" w:rsidRDefault="00BB404D" w:rsidP="00BB404D">
      <w:pPr>
        <w:pStyle w:val="Heading7"/>
        <w:rPr>
          <w:rFonts w:cs="Arial"/>
        </w:rPr>
      </w:pPr>
      <w:bookmarkStart w:id="1372" w:name="_Toc13570751"/>
      <w:r w:rsidRPr="00E72880">
        <w:rPr>
          <w:rFonts w:cs="Arial"/>
        </w:rPr>
        <w:t>How to: Apply as a State</w:t>
      </w:r>
      <w:bookmarkEnd w:id="1372"/>
      <w:r w:rsidRPr="00E72880">
        <w:rPr>
          <w:rFonts w:cs="Arial"/>
        </w:rPr>
        <w:t xml:space="preserve"> </w:t>
      </w:r>
    </w:p>
    <w:p w14:paraId="704C6115" w14:textId="77777777" w:rsidR="00BB404D" w:rsidRPr="00E72880" w:rsidRDefault="00BB404D" w:rsidP="00BB404D">
      <w:pPr>
        <w:pStyle w:val="BodyText"/>
        <w:numPr>
          <w:ilvl w:val="0"/>
          <w:numId w:val="26"/>
        </w:numPr>
        <w:spacing w:line="276" w:lineRule="auto"/>
        <w:rPr>
          <w:rFonts w:cs="Arial"/>
        </w:rPr>
      </w:pPr>
      <w:r w:rsidRPr="00E72880">
        <w:rPr>
          <w:rFonts w:cs="Arial"/>
        </w:rPr>
        <w:t>In the Source Explorer browse for a state to load.</w:t>
      </w:r>
    </w:p>
    <w:p w14:paraId="3D356022" w14:textId="77777777" w:rsidR="00BB404D" w:rsidRPr="00E72880" w:rsidRDefault="00BB404D" w:rsidP="00BB404D">
      <w:pPr>
        <w:pStyle w:val="BodyText"/>
        <w:numPr>
          <w:ilvl w:val="0"/>
          <w:numId w:val="26"/>
        </w:numPr>
        <w:spacing w:line="276" w:lineRule="auto"/>
        <w:rPr>
          <w:rFonts w:cs="Arial"/>
        </w:rPr>
      </w:pPr>
      <w:r w:rsidRPr="00E72880">
        <w:rPr>
          <w:rFonts w:cs="Arial"/>
        </w:rPr>
        <w:t>Select the item, to do so click on its name.</w:t>
      </w:r>
    </w:p>
    <w:p w14:paraId="43B5DBC8" w14:textId="77777777" w:rsidR="00BB404D" w:rsidRPr="00E72880" w:rsidRDefault="00BB404D" w:rsidP="00BB404D">
      <w:pPr>
        <w:pStyle w:val="BodyText"/>
        <w:numPr>
          <w:ilvl w:val="0"/>
          <w:numId w:val="26"/>
        </w:numPr>
        <w:spacing w:line="276" w:lineRule="auto"/>
        <w:rPr>
          <w:rFonts w:cs="Arial"/>
        </w:rPr>
      </w:pPr>
      <w:r w:rsidRPr="00E72880">
        <w:rPr>
          <w:rFonts w:cs="Arial"/>
        </w:rPr>
        <w:t>Click the snowman icon.</w:t>
      </w:r>
    </w:p>
    <w:p w14:paraId="32BD62EC" w14:textId="77777777" w:rsidR="00BB404D" w:rsidRPr="00E72880" w:rsidRDefault="00BB404D" w:rsidP="00BB404D">
      <w:pPr>
        <w:pStyle w:val="BodyText"/>
        <w:numPr>
          <w:ilvl w:val="0"/>
          <w:numId w:val="26"/>
        </w:numPr>
        <w:spacing w:line="276" w:lineRule="auto"/>
        <w:rPr>
          <w:rFonts w:cs="Arial"/>
        </w:rPr>
      </w:pPr>
      <w:r w:rsidRPr="00E72880">
        <w:rPr>
          <w:rFonts w:cs="Arial"/>
        </w:rPr>
        <w:t>In the dropdown, select 'Apply'.</w:t>
      </w:r>
    </w:p>
    <w:p w14:paraId="2688B45A" w14:textId="77777777" w:rsidR="00BB404D" w:rsidRPr="00E72880" w:rsidRDefault="00BB404D" w:rsidP="00BB404D">
      <w:pPr>
        <w:pStyle w:val="BodyText"/>
        <w:numPr>
          <w:ilvl w:val="0"/>
          <w:numId w:val="26"/>
        </w:numPr>
        <w:spacing w:line="276" w:lineRule="auto"/>
        <w:rPr>
          <w:rFonts w:cs="Arial"/>
        </w:rPr>
      </w:pPr>
      <w:r w:rsidRPr="00E72880">
        <w:rPr>
          <w:rFonts w:cs="Arial"/>
        </w:rPr>
        <w:t>Another dropdown will be displayed, select 'State'.</w:t>
      </w:r>
    </w:p>
    <w:p w14:paraId="580F5B86" w14:textId="304DDD5F" w:rsidR="00BB404D" w:rsidRPr="00E72880" w:rsidRDefault="00BB404D" w:rsidP="00BB404D">
      <w:pPr>
        <w:pStyle w:val="BodyText"/>
        <w:numPr>
          <w:ilvl w:val="0"/>
          <w:numId w:val="26"/>
        </w:numPr>
        <w:spacing w:line="276" w:lineRule="auto"/>
        <w:rPr>
          <w:rFonts w:cs="Arial"/>
        </w:rPr>
      </w:pPr>
      <w:r w:rsidRPr="00E72880">
        <w:rPr>
          <w:rFonts w:cs="Arial"/>
        </w:rPr>
        <w:t xml:space="preserve">A dialog will appear asking for permission to remove the current state of the application. Press Yes to proceed. All the bands, the view range and the customized options will be restored. </w:t>
      </w:r>
    </w:p>
    <w:p w14:paraId="45792D12" w14:textId="6B3E4A5A" w:rsidR="003871A8" w:rsidRPr="00E72880" w:rsidRDefault="003871A8" w:rsidP="003871A8">
      <w:pPr>
        <w:pStyle w:val="BodyText"/>
        <w:spacing w:line="276" w:lineRule="auto"/>
        <w:rPr>
          <w:rFonts w:cs="Arial"/>
        </w:rPr>
      </w:pPr>
      <w:r w:rsidRPr="00E72880">
        <w:rPr>
          <w:rFonts w:cs="Arial"/>
        </w:rPr>
        <w:t xml:space="preserve">When a State is saved or applied, the State Management Buttons will appear in the Manage Graphs Menu </w:t>
      </w:r>
      <w:r w:rsidR="00BB404D" w:rsidRPr="00E72880">
        <w:rPr>
          <w:rFonts w:cs="Arial"/>
        </w:rPr>
        <w:t xml:space="preserve">as shown at </w:t>
      </w:r>
      <w:r w:rsidR="00BB404D" w:rsidRPr="00E72880">
        <w:rPr>
          <w:rFonts w:cs="Arial"/>
          <w:b/>
        </w:rPr>
        <w:t>Figure 18</w:t>
      </w:r>
      <w:r w:rsidR="00BB404D" w:rsidRPr="00E72880">
        <w:rPr>
          <w:rFonts w:cs="Arial"/>
        </w:rPr>
        <w:t xml:space="preserve">. </w:t>
      </w:r>
      <w:r w:rsidR="00595984" w:rsidRPr="00E72880">
        <w:rPr>
          <w:rFonts w:cs="Arial"/>
        </w:rPr>
        <w:t xml:space="preserve">The user will be able to Apply a Layout, Revert and Save a State from these buttons as well from the Source Explorer. </w:t>
      </w:r>
    </w:p>
    <w:p w14:paraId="0E2B6AFD" w14:textId="1969C425" w:rsidR="00BB404D" w:rsidRPr="00E72880" w:rsidRDefault="00BB404D" w:rsidP="00BB404D">
      <w:pPr>
        <w:pStyle w:val="BodyText"/>
        <w:spacing w:line="276" w:lineRule="auto"/>
        <w:jc w:val="center"/>
        <w:rPr>
          <w:rFonts w:cs="Arial"/>
        </w:rPr>
      </w:pPr>
      <w:r w:rsidRPr="00E72880">
        <w:rPr>
          <w:rFonts w:cs="Arial"/>
          <w:noProof/>
        </w:rPr>
        <mc:AlternateContent>
          <mc:Choice Requires="wps">
            <w:drawing>
              <wp:anchor distT="0" distB="0" distL="114300" distR="114300" simplePos="0" relativeHeight="251665408" behindDoc="0" locked="0" layoutInCell="1" allowOverlap="1" wp14:anchorId="24D8A36D" wp14:editId="180CE588">
                <wp:simplePos x="0" y="0"/>
                <wp:positionH relativeFrom="column">
                  <wp:posOffset>3635115</wp:posOffset>
                </wp:positionH>
                <wp:positionV relativeFrom="paragraph">
                  <wp:posOffset>432373</wp:posOffset>
                </wp:positionV>
                <wp:extent cx="1199213" cy="218049"/>
                <wp:effectExtent l="12700" t="12700" r="20320" b="23495"/>
                <wp:wrapNone/>
                <wp:docPr id="56" name="Rectangle 56"/>
                <wp:cNvGraphicFramePr/>
                <a:graphic xmlns:a="http://schemas.openxmlformats.org/drawingml/2006/main">
                  <a:graphicData uri="http://schemas.microsoft.com/office/word/2010/wordprocessingShape">
                    <wps:wsp>
                      <wps:cNvSpPr/>
                      <wps:spPr>
                        <a:xfrm>
                          <a:off x="0" y="0"/>
                          <a:ext cx="119921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68510" id="Rectangle 56" o:spid="_x0000_s1026" style="position:absolute;margin-left:286.25pt;margin-top:34.05pt;width:94.45pt;height:1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" filled="f" strokecolor="#0070c0" strokeweight="2.5pt"/>
            </w:pict>
          </mc:Fallback>
        </mc:AlternateContent>
      </w:r>
      <w:r w:rsidRPr="00E72880">
        <w:rPr>
          <w:rFonts w:cs="Arial"/>
          <w:noProof/>
        </w:rPr>
        <w:drawing>
          <wp:inline distT="0" distB="0" distL="0" distR="0" wp14:anchorId="46C63833" wp14:editId="58F3F1FF">
            <wp:extent cx="4965193" cy="147947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5193" cy="1479479"/>
                    </a:xfrm>
                    <a:prstGeom prst="rect">
                      <a:avLst/>
                    </a:prstGeom>
                  </pic:spPr>
                </pic:pic>
              </a:graphicData>
            </a:graphic>
          </wp:inline>
        </w:drawing>
      </w:r>
    </w:p>
    <w:p w14:paraId="422A1938" w14:textId="1F6B28B5" w:rsidR="00BB404D" w:rsidRPr="00E72880" w:rsidRDefault="00BB404D" w:rsidP="002D0A22">
      <w:pPr>
        <w:pStyle w:val="Caption"/>
        <w:spacing w:line="276" w:lineRule="auto"/>
        <w:ind w:left="360" w:right="720"/>
        <w:jc w:val="center"/>
        <w:rPr>
          <w:rFonts w:cs="Arial"/>
          <w:i/>
        </w:rPr>
      </w:pPr>
      <w:r w:rsidRPr="00E72880">
        <w:rPr>
          <w:rFonts w:cs="Arial"/>
          <w:b/>
          <w:i/>
        </w:rPr>
        <w:t xml:space="preserve">Figure 18. </w:t>
      </w:r>
      <w:r w:rsidRPr="00E72880">
        <w:rPr>
          <w:rFonts w:cs="Arial"/>
          <w:i/>
        </w:rPr>
        <w:t>The State Management Buttons include the path of the State, an Apply Layout Button, a Revert State Button and a Save State Button.</w:t>
      </w:r>
    </w:p>
    <w:p w14:paraId="09356091" w14:textId="493308D8" w:rsidR="00DA5CEB" w:rsidRPr="00E72880" w:rsidRDefault="00DA5CEB" w:rsidP="00771579">
      <w:pPr>
        <w:pStyle w:val="Heading7"/>
        <w:rPr>
          <w:rFonts w:cs="Arial"/>
        </w:rPr>
      </w:pPr>
      <w:bookmarkStart w:id="1373" w:name="_Toc13570752"/>
      <w:r w:rsidRPr="00E72880">
        <w:rPr>
          <w:rFonts w:cs="Arial"/>
        </w:rPr>
        <w:lastRenderedPageBreak/>
        <w:t>How to: Update a State</w:t>
      </w:r>
      <w:r w:rsidR="00595984" w:rsidRPr="00E72880">
        <w:rPr>
          <w:rFonts w:cs="Arial"/>
        </w:rPr>
        <w:t xml:space="preserve"> from the Source Explorer</w:t>
      </w:r>
      <w:bookmarkEnd w:id="1373"/>
    </w:p>
    <w:p w14:paraId="0979B441" w14:textId="77777777" w:rsidR="00DA5CEB" w:rsidRPr="00E72880" w:rsidRDefault="00DA5CEB" w:rsidP="00B17A6D">
      <w:pPr>
        <w:pStyle w:val="BodyText"/>
        <w:numPr>
          <w:ilvl w:val="0"/>
          <w:numId w:val="27"/>
        </w:numPr>
        <w:spacing w:line="276" w:lineRule="auto"/>
        <w:rPr>
          <w:rFonts w:cs="Arial"/>
        </w:rPr>
      </w:pPr>
      <w:r w:rsidRPr="00E72880">
        <w:rPr>
          <w:rFonts w:cs="Arial"/>
        </w:rPr>
        <w:t>Create a new state to host the result of the existing state.</w:t>
      </w:r>
    </w:p>
    <w:p w14:paraId="27DE8343" w14:textId="77777777" w:rsidR="00DA5CEB" w:rsidRPr="00E72880" w:rsidRDefault="00DA5CEB" w:rsidP="00B17A6D">
      <w:pPr>
        <w:pStyle w:val="BodyText"/>
        <w:numPr>
          <w:ilvl w:val="0"/>
          <w:numId w:val="27"/>
        </w:numPr>
        <w:spacing w:line="276" w:lineRule="auto"/>
        <w:rPr>
          <w:rFonts w:cs="Arial"/>
        </w:rPr>
      </w:pPr>
      <w:r w:rsidRPr="00E72880">
        <w:rPr>
          <w:rFonts w:cs="Arial"/>
        </w:rPr>
        <w:t>Select a Database where the state that you want to update is contained.</w:t>
      </w:r>
    </w:p>
    <w:p w14:paraId="2BD08872" w14:textId="77777777" w:rsidR="00DA5CEB" w:rsidRPr="00E72880" w:rsidRDefault="00DA5CEB" w:rsidP="00B17A6D">
      <w:pPr>
        <w:pStyle w:val="BodyText"/>
        <w:numPr>
          <w:ilvl w:val="0"/>
          <w:numId w:val="27"/>
        </w:numPr>
        <w:spacing w:line="276" w:lineRule="auto"/>
        <w:rPr>
          <w:rFonts w:cs="Arial"/>
        </w:rPr>
      </w:pPr>
      <w:r w:rsidRPr="00E72880">
        <w:rPr>
          <w:rFonts w:cs="Arial"/>
        </w:rPr>
        <w:t>Click the snowman icon.</w:t>
      </w:r>
    </w:p>
    <w:p w14:paraId="5EC8BC1D" w14:textId="77777777" w:rsidR="00DA5CEB" w:rsidRPr="00E72880" w:rsidRDefault="00DA5CEB" w:rsidP="00B17A6D">
      <w:pPr>
        <w:pStyle w:val="BodyText"/>
        <w:numPr>
          <w:ilvl w:val="0"/>
          <w:numId w:val="27"/>
        </w:numPr>
        <w:spacing w:line="276" w:lineRule="auto"/>
        <w:rPr>
          <w:rFonts w:cs="Arial"/>
        </w:rPr>
      </w:pPr>
      <w:r w:rsidRPr="00E72880">
        <w:rPr>
          <w:rFonts w:cs="Arial"/>
        </w:rPr>
        <w:t>In the dropdown, select: Save.</w:t>
      </w:r>
    </w:p>
    <w:p w14:paraId="039A38D6" w14:textId="77777777" w:rsidR="00DA5CEB" w:rsidRPr="00E72880" w:rsidRDefault="00DA5CEB" w:rsidP="00B17A6D">
      <w:pPr>
        <w:pStyle w:val="BodyText"/>
        <w:numPr>
          <w:ilvl w:val="0"/>
          <w:numId w:val="27"/>
        </w:numPr>
        <w:spacing w:line="276" w:lineRule="auto"/>
        <w:rPr>
          <w:rFonts w:cs="Arial"/>
        </w:rPr>
      </w:pPr>
      <w:r w:rsidRPr="00E72880">
        <w:rPr>
          <w:rFonts w:cs="Arial"/>
        </w:rPr>
        <w:t>A dialog will enter the same name of the state that you want to update. A warning of rewriting will be displayed.</w:t>
      </w:r>
    </w:p>
    <w:p w14:paraId="09F7A144" w14:textId="11FF20CE" w:rsidR="00DA5CEB" w:rsidRPr="00E72880" w:rsidRDefault="00DA5CEB" w:rsidP="00B17A6D">
      <w:pPr>
        <w:pStyle w:val="BodyText"/>
        <w:numPr>
          <w:ilvl w:val="0"/>
          <w:numId w:val="27"/>
        </w:numPr>
        <w:spacing w:line="276" w:lineRule="auto"/>
        <w:rPr>
          <w:rFonts w:cs="Arial"/>
        </w:rPr>
      </w:pPr>
      <w:r w:rsidRPr="00E72880">
        <w:rPr>
          <w:rFonts w:cs="Arial"/>
        </w:rPr>
        <w:t>Click Save. The state should be updated.</w:t>
      </w:r>
    </w:p>
    <w:p w14:paraId="1D148239" w14:textId="0006E2A0" w:rsidR="00595984" w:rsidRPr="00E72880" w:rsidRDefault="00595984" w:rsidP="00595984">
      <w:pPr>
        <w:pStyle w:val="Heading7"/>
        <w:rPr>
          <w:rFonts w:cs="Arial"/>
        </w:rPr>
      </w:pPr>
      <w:bookmarkStart w:id="1374" w:name="_Toc13570753"/>
      <w:r w:rsidRPr="00E72880">
        <w:rPr>
          <w:rFonts w:cs="Arial"/>
        </w:rPr>
        <w:t>How to Update the State from the State Management Buttons</w:t>
      </w:r>
      <w:bookmarkEnd w:id="1374"/>
    </w:p>
    <w:p w14:paraId="2A79BF38" w14:textId="4896AA32" w:rsidR="00595984" w:rsidRPr="00E72880" w:rsidRDefault="00595984" w:rsidP="00595984">
      <w:pPr>
        <w:rPr>
          <w:rFonts w:cs="Arial"/>
        </w:rPr>
      </w:pPr>
      <w:r w:rsidRPr="00E72880">
        <w:rPr>
          <w:rFonts w:cs="Arial"/>
        </w:rPr>
        <w:t>When a state is already applied the user can add or remove sources or change any configuration of the bands. If the user wants the applied state to inherit these changes, the user should click the Update State button from the State Management Buttons.</w:t>
      </w:r>
    </w:p>
    <w:p w14:paraId="5F67A611" w14:textId="230D145E" w:rsidR="00595984" w:rsidRPr="00E72880" w:rsidRDefault="00595984" w:rsidP="00595984">
      <w:pPr>
        <w:pStyle w:val="Heading7"/>
        <w:rPr>
          <w:rFonts w:cs="Arial"/>
        </w:rPr>
      </w:pPr>
      <w:bookmarkStart w:id="1375" w:name="_Toc13570754"/>
      <w:r w:rsidRPr="00E72880">
        <w:rPr>
          <w:rFonts w:cs="Arial"/>
        </w:rPr>
        <w:t>How to Revert a State from the State Management Buttons</w:t>
      </w:r>
      <w:bookmarkEnd w:id="1375"/>
    </w:p>
    <w:p w14:paraId="47D32740" w14:textId="5BADC782" w:rsidR="00595984" w:rsidRPr="00E72880" w:rsidRDefault="00595984" w:rsidP="00595984">
      <w:pPr>
        <w:rPr>
          <w:rFonts w:cs="Arial"/>
        </w:rPr>
      </w:pPr>
      <w:r w:rsidRPr="00E72880">
        <w:rPr>
          <w:rFonts w:cs="Arial"/>
        </w:rPr>
        <w:t xml:space="preserve">When a state is already applied the user can add or remove sources or change any configuration of the bands. </w:t>
      </w:r>
      <w:r w:rsidR="002D0A22" w:rsidRPr="00E72880">
        <w:rPr>
          <w:rFonts w:cs="Arial"/>
        </w:rPr>
        <w:t>If the user wants to revert the changes and return to the original state,</w:t>
      </w:r>
      <w:r w:rsidRPr="00E72880">
        <w:rPr>
          <w:rFonts w:cs="Arial"/>
        </w:rPr>
        <w:t xml:space="preserve"> the user should click the </w:t>
      </w:r>
      <w:r w:rsidR="002D0A22" w:rsidRPr="00E72880">
        <w:rPr>
          <w:rFonts w:cs="Arial"/>
        </w:rPr>
        <w:t>Revert</w:t>
      </w:r>
      <w:r w:rsidRPr="00E72880">
        <w:rPr>
          <w:rFonts w:cs="Arial"/>
        </w:rPr>
        <w:t xml:space="preserve"> State button from the State Management Buttons. </w:t>
      </w:r>
    </w:p>
    <w:p w14:paraId="7BF2710F" w14:textId="2B95BEA4" w:rsidR="00DA5CEB" w:rsidRPr="00E72880" w:rsidRDefault="00676EC9" w:rsidP="00771579">
      <w:pPr>
        <w:pStyle w:val="Heading7"/>
        <w:rPr>
          <w:rFonts w:cs="Arial"/>
        </w:rPr>
      </w:pPr>
      <w:bookmarkStart w:id="1376" w:name="_Toc13570755"/>
      <w:r w:rsidRPr="00E72880">
        <w:rPr>
          <w:rFonts w:cs="Arial"/>
        </w:rPr>
        <w:t>H</w:t>
      </w:r>
      <w:r w:rsidR="00DA5CEB" w:rsidRPr="00E72880">
        <w:rPr>
          <w:rFonts w:cs="Arial"/>
        </w:rPr>
        <w:t>ow to: Remove a State</w:t>
      </w:r>
      <w:r w:rsidR="00595984" w:rsidRPr="00E72880">
        <w:rPr>
          <w:rFonts w:cs="Arial"/>
        </w:rPr>
        <w:t xml:space="preserve"> from the Source Explorer</w:t>
      </w:r>
      <w:bookmarkEnd w:id="1376"/>
    </w:p>
    <w:p w14:paraId="0F19CA45" w14:textId="77777777" w:rsidR="00DA5CEB" w:rsidRPr="00E72880" w:rsidRDefault="00DA5CEB" w:rsidP="00B17A6D">
      <w:pPr>
        <w:pStyle w:val="BodyText"/>
        <w:numPr>
          <w:ilvl w:val="0"/>
          <w:numId w:val="28"/>
        </w:numPr>
        <w:spacing w:line="276" w:lineRule="auto"/>
        <w:rPr>
          <w:rFonts w:cs="Arial"/>
        </w:rPr>
      </w:pPr>
      <w:r w:rsidRPr="00E72880">
        <w:rPr>
          <w:rFonts w:cs="Arial"/>
        </w:rPr>
        <w:t xml:space="preserve">Browse in the Source Explorer for a state. </w:t>
      </w:r>
    </w:p>
    <w:p w14:paraId="123E5BCF" w14:textId="77777777" w:rsidR="00DA5CEB" w:rsidRPr="00E72880" w:rsidRDefault="00DA5CEB" w:rsidP="00B17A6D">
      <w:pPr>
        <w:pStyle w:val="BodyText"/>
        <w:numPr>
          <w:ilvl w:val="0"/>
          <w:numId w:val="28"/>
        </w:numPr>
        <w:spacing w:line="276" w:lineRule="auto"/>
        <w:rPr>
          <w:rFonts w:cs="Arial"/>
        </w:rPr>
      </w:pPr>
      <w:r w:rsidRPr="00E72880">
        <w:rPr>
          <w:rFonts w:cs="Arial"/>
        </w:rPr>
        <w:t>Select the item by clicking on its name.</w:t>
      </w:r>
    </w:p>
    <w:p w14:paraId="69672741" w14:textId="77777777" w:rsidR="00DA5CEB" w:rsidRPr="00E72880" w:rsidRDefault="00DA5CEB" w:rsidP="00B17A6D">
      <w:pPr>
        <w:pStyle w:val="BodyText"/>
        <w:numPr>
          <w:ilvl w:val="0"/>
          <w:numId w:val="28"/>
        </w:numPr>
        <w:spacing w:line="276" w:lineRule="auto"/>
        <w:rPr>
          <w:rFonts w:cs="Arial"/>
        </w:rPr>
      </w:pPr>
      <w:r w:rsidRPr="00E72880">
        <w:rPr>
          <w:rFonts w:cs="Arial"/>
        </w:rPr>
        <w:t>Click the snowman icon.</w:t>
      </w:r>
    </w:p>
    <w:p w14:paraId="3A91265C" w14:textId="77777777" w:rsidR="00DA5CEB" w:rsidRPr="00E72880" w:rsidRDefault="00DA5CEB" w:rsidP="00B17A6D">
      <w:pPr>
        <w:pStyle w:val="BodyText"/>
        <w:numPr>
          <w:ilvl w:val="0"/>
          <w:numId w:val="28"/>
        </w:numPr>
        <w:spacing w:line="276" w:lineRule="auto"/>
        <w:rPr>
          <w:rFonts w:cs="Arial"/>
        </w:rPr>
      </w:pPr>
      <w:r w:rsidRPr="00E72880">
        <w:rPr>
          <w:rFonts w:cs="Arial"/>
        </w:rPr>
        <w:t>In the dropdown, select: Delete.</w:t>
      </w:r>
    </w:p>
    <w:p w14:paraId="7F0B83B5" w14:textId="6D02E311" w:rsidR="002D0A22" w:rsidRPr="00E72880" w:rsidRDefault="00DA5CEB" w:rsidP="002D0A22">
      <w:pPr>
        <w:pStyle w:val="BodyText"/>
        <w:numPr>
          <w:ilvl w:val="0"/>
          <w:numId w:val="28"/>
        </w:numPr>
        <w:spacing w:line="276" w:lineRule="auto"/>
        <w:rPr>
          <w:rFonts w:cs="Arial"/>
        </w:rPr>
      </w:pPr>
      <w:r w:rsidRPr="00E72880">
        <w:rPr>
          <w:rFonts w:cs="Arial"/>
        </w:rPr>
        <w:t>A dialog will appear prompting for permission to proceed. Press Yes to continue.</w:t>
      </w:r>
    </w:p>
    <w:p w14:paraId="22CDE269" w14:textId="4F73AAE3" w:rsidR="002D0A22" w:rsidRPr="00E72880" w:rsidRDefault="002D0A22" w:rsidP="002D0A22">
      <w:pPr>
        <w:pStyle w:val="BodyText"/>
        <w:spacing w:line="276" w:lineRule="auto"/>
        <w:rPr>
          <w:rFonts w:cs="Arial"/>
        </w:rPr>
      </w:pPr>
    </w:p>
    <w:p w14:paraId="236FB104" w14:textId="645C2A57" w:rsidR="002D0A22" w:rsidRPr="00E72880" w:rsidRDefault="002D0A22" w:rsidP="002D0A22">
      <w:pPr>
        <w:pStyle w:val="BodyText"/>
        <w:spacing w:line="276" w:lineRule="auto"/>
        <w:rPr>
          <w:rFonts w:cs="Arial"/>
        </w:rPr>
      </w:pPr>
    </w:p>
    <w:p w14:paraId="3ED12BAA" w14:textId="3C3807A8" w:rsidR="002D0A22" w:rsidRPr="00E72880" w:rsidRDefault="002D0A22" w:rsidP="002D0A22">
      <w:pPr>
        <w:pStyle w:val="BodyText"/>
        <w:spacing w:line="276" w:lineRule="auto"/>
        <w:rPr>
          <w:rFonts w:cs="Arial"/>
        </w:rPr>
      </w:pPr>
    </w:p>
    <w:p w14:paraId="4C8A9278" w14:textId="6007CEA7" w:rsidR="002D0A22" w:rsidRPr="00E72880" w:rsidRDefault="002D0A22" w:rsidP="002D0A22">
      <w:pPr>
        <w:pStyle w:val="BodyText"/>
        <w:spacing w:line="276" w:lineRule="auto"/>
        <w:rPr>
          <w:rFonts w:cs="Arial"/>
        </w:rPr>
      </w:pPr>
    </w:p>
    <w:p w14:paraId="268FB995" w14:textId="69F0349A" w:rsidR="002D0A22" w:rsidRPr="00E72880" w:rsidRDefault="002D0A22" w:rsidP="002D0A22">
      <w:pPr>
        <w:pStyle w:val="BodyText"/>
        <w:spacing w:line="276" w:lineRule="auto"/>
        <w:rPr>
          <w:rFonts w:cs="Arial"/>
        </w:rPr>
      </w:pPr>
    </w:p>
    <w:p w14:paraId="3F1EDAB4" w14:textId="02D0A4A9" w:rsidR="002D0A22" w:rsidRPr="00E72880" w:rsidRDefault="002D0A22" w:rsidP="002D0A22">
      <w:pPr>
        <w:pStyle w:val="BodyText"/>
        <w:spacing w:line="276" w:lineRule="auto"/>
        <w:rPr>
          <w:rFonts w:cs="Arial"/>
        </w:rPr>
      </w:pPr>
    </w:p>
    <w:p w14:paraId="19498FB5" w14:textId="0770440B" w:rsidR="002D0A22" w:rsidRPr="00E72880" w:rsidRDefault="002D0A22" w:rsidP="002D0A22">
      <w:pPr>
        <w:pStyle w:val="BodyText"/>
        <w:spacing w:line="276" w:lineRule="auto"/>
        <w:rPr>
          <w:rFonts w:cs="Arial"/>
        </w:rPr>
      </w:pPr>
    </w:p>
    <w:p w14:paraId="78EF1A35" w14:textId="6CC7496E" w:rsidR="002D0A22" w:rsidRPr="00E72880" w:rsidRDefault="002D0A22" w:rsidP="002D0A22">
      <w:pPr>
        <w:pStyle w:val="BodyText"/>
        <w:spacing w:line="276" w:lineRule="auto"/>
        <w:rPr>
          <w:rFonts w:cs="Arial"/>
        </w:rPr>
      </w:pPr>
    </w:p>
    <w:p w14:paraId="3459025D" w14:textId="77777777" w:rsidR="002D0A22" w:rsidRPr="00E72880" w:rsidRDefault="002D0A22" w:rsidP="002D0A22">
      <w:pPr>
        <w:pStyle w:val="BodyText"/>
        <w:spacing w:line="276" w:lineRule="auto"/>
        <w:rPr>
          <w:rFonts w:cs="Arial"/>
        </w:rPr>
      </w:pPr>
    </w:p>
    <w:p w14:paraId="54CAB538" w14:textId="40886ADF" w:rsidR="00DA5CEB" w:rsidRPr="00E72880" w:rsidRDefault="00DA5CEB" w:rsidP="00771579">
      <w:pPr>
        <w:pStyle w:val="Heading6"/>
        <w:rPr>
          <w:rFonts w:cs="Arial"/>
        </w:rPr>
      </w:pPr>
      <w:bookmarkStart w:id="1377" w:name="_Toc13570756"/>
      <w:r w:rsidRPr="00E72880">
        <w:rPr>
          <w:rFonts w:cs="Arial"/>
        </w:rPr>
        <w:lastRenderedPageBreak/>
        <w:t>Layouts</w:t>
      </w:r>
      <w:bookmarkEnd w:id="1377"/>
    </w:p>
    <w:p w14:paraId="5CAD2452" w14:textId="34362F34" w:rsidR="00DA5CEB" w:rsidRPr="00E72880" w:rsidRDefault="00DA5CEB" w:rsidP="00857783">
      <w:pPr>
        <w:pStyle w:val="BodyText"/>
        <w:rPr>
          <w:rFonts w:cs="Arial"/>
        </w:rPr>
      </w:pPr>
      <w:r w:rsidRPr="00E72880">
        <w:rPr>
          <w:rFonts w:cs="Arial"/>
        </w:rPr>
        <w:t>Some of the available collections or databases share the same structure. A state can be saved as a template to apply the same options from another collection or database.</w:t>
      </w:r>
      <w:r w:rsidR="00857783" w:rsidRPr="00E72880">
        <w:rPr>
          <w:rFonts w:cs="Arial"/>
        </w:rPr>
        <w:t xml:space="preserve"> Example: </w:t>
      </w:r>
    </w:p>
    <w:p w14:paraId="441CC31A" w14:textId="77777777" w:rsidR="00DA5CEB" w:rsidRPr="00E72880" w:rsidRDefault="00DA5CEB" w:rsidP="00672D76">
      <w:pPr>
        <w:pStyle w:val="BodyText"/>
        <w:spacing w:line="276" w:lineRule="auto"/>
        <w:ind w:left="1134"/>
        <w:rPr>
          <w:rFonts w:cs="Arial"/>
        </w:rPr>
      </w:pPr>
      <w:r w:rsidRPr="00E72880">
        <w:rPr>
          <w:rFonts w:cs="Arial"/>
        </w:rPr>
        <w:t>+-- Collection-a</w:t>
      </w:r>
    </w:p>
    <w:p w14:paraId="1E75959D"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1FF9785C" w14:textId="77777777" w:rsidR="00DA5CEB" w:rsidRPr="00E72880" w:rsidRDefault="00DA5CEB" w:rsidP="00672D76">
      <w:pPr>
        <w:pStyle w:val="BodyText"/>
        <w:spacing w:line="276" w:lineRule="auto"/>
        <w:ind w:left="1134"/>
        <w:rPr>
          <w:rFonts w:cs="Arial"/>
        </w:rPr>
      </w:pPr>
      <w:r w:rsidRPr="00E72880">
        <w:rPr>
          <w:rFonts w:cs="Arial"/>
        </w:rPr>
        <w:t xml:space="preserve">|  </w:t>
      </w:r>
      <w:r w:rsidRPr="00E72880">
        <w:rPr>
          <w:rFonts w:cs="Arial"/>
        </w:rPr>
        <w:tab/>
        <w:t>+-- source-b</w:t>
      </w:r>
    </w:p>
    <w:p w14:paraId="408B3079" w14:textId="77777777" w:rsidR="00DA5CEB" w:rsidRPr="00E72880" w:rsidRDefault="00DA5CEB" w:rsidP="00672D76">
      <w:pPr>
        <w:pStyle w:val="BodyText"/>
        <w:spacing w:line="276" w:lineRule="auto"/>
        <w:ind w:left="1134"/>
        <w:rPr>
          <w:rFonts w:cs="Arial"/>
        </w:rPr>
      </w:pPr>
      <w:r w:rsidRPr="00E72880">
        <w:rPr>
          <w:rFonts w:cs="Arial"/>
        </w:rPr>
        <w:t>+-- Collection-b</w:t>
      </w:r>
    </w:p>
    <w:p w14:paraId="36CF5DA3"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36E424D2" w14:textId="5F9E4C7E" w:rsidR="00DA5CEB" w:rsidRPr="00E72880" w:rsidRDefault="00DA5CEB" w:rsidP="002D0A22">
      <w:pPr>
        <w:pStyle w:val="BodyText"/>
        <w:spacing w:line="276" w:lineRule="auto"/>
        <w:ind w:left="1134"/>
        <w:rPr>
          <w:rFonts w:cs="Arial"/>
        </w:rPr>
      </w:pPr>
      <w:r w:rsidRPr="00E72880">
        <w:rPr>
          <w:rFonts w:cs="Arial"/>
        </w:rPr>
        <w:t xml:space="preserve">|  </w:t>
      </w:r>
      <w:r w:rsidRPr="00E72880">
        <w:rPr>
          <w:rFonts w:cs="Arial"/>
        </w:rPr>
        <w:tab/>
        <w:t>+-- source-b</w:t>
      </w:r>
    </w:p>
    <w:p w14:paraId="2B3648A8" w14:textId="1DC3893E" w:rsidR="00DA5CEB" w:rsidRPr="00E72880" w:rsidRDefault="00DA5CEB" w:rsidP="00857783">
      <w:pPr>
        <w:pStyle w:val="BodyText"/>
        <w:rPr>
          <w:rFonts w:cs="Arial"/>
        </w:rPr>
      </w:pPr>
      <w:r w:rsidRPr="00E72880">
        <w:rPr>
          <w:rFonts w:cs="Arial"/>
        </w:rPr>
        <w:t xml:space="preserve">both Collection-a and Collection-b contain sources with the same names. Assume there exists a state, let's call it example-state, that contains the band: Collection-a &gt; source-a. If the user wants to apply the same structure to Collection-b, then the user can apply example-state as a layout to Collection-b. The result will be that the only band that will is added to the </w:t>
      </w:r>
      <w:r w:rsidR="006F565F">
        <w:rPr>
          <w:rFonts w:cs="Arial"/>
        </w:rPr>
        <w:t>‘</w:t>
      </w:r>
      <w:r w:rsidRPr="00E72880">
        <w:rPr>
          <w:rFonts w:cs="Arial"/>
        </w:rPr>
        <w:t>Bands Panel</w:t>
      </w:r>
      <w:r w:rsidR="006F565F">
        <w:rPr>
          <w:rFonts w:cs="Arial"/>
        </w:rPr>
        <w:t>’</w:t>
      </w:r>
      <w:r w:rsidRPr="00E72880">
        <w:rPr>
          <w:rFonts w:cs="Arial"/>
        </w:rPr>
        <w:t>: Collection-b &gt; source-a.</w:t>
      </w:r>
    </w:p>
    <w:p w14:paraId="6ECB6381" w14:textId="20C7D048" w:rsidR="00DA5CEB" w:rsidRPr="00E72880" w:rsidRDefault="00DA5CEB" w:rsidP="002D0A22">
      <w:pPr>
        <w:pStyle w:val="Heading7"/>
        <w:rPr>
          <w:rFonts w:cs="Arial"/>
        </w:rPr>
      </w:pPr>
      <w:bookmarkStart w:id="1378" w:name="_Toc13570757"/>
      <w:r w:rsidRPr="00E72880">
        <w:rPr>
          <w:rFonts w:cs="Arial"/>
        </w:rPr>
        <w:t>How to: Apply a state as a layout</w:t>
      </w:r>
      <w:r w:rsidR="00676EC9" w:rsidRPr="00E72880">
        <w:rPr>
          <w:rFonts w:cs="Arial"/>
        </w:rPr>
        <w:t xml:space="preserve"> via Source Explorer</w:t>
      </w:r>
      <w:bookmarkEnd w:id="1378"/>
    </w:p>
    <w:p w14:paraId="0BB53717" w14:textId="42CE550D" w:rsidR="00DA5CEB" w:rsidRPr="00E72880" w:rsidRDefault="00DA5CEB" w:rsidP="002D0A22">
      <w:pPr>
        <w:pStyle w:val="BodyText"/>
        <w:numPr>
          <w:ilvl w:val="0"/>
          <w:numId w:val="29"/>
        </w:numPr>
        <w:spacing w:line="240" w:lineRule="auto"/>
        <w:rPr>
          <w:rFonts w:cs="Arial"/>
        </w:rPr>
      </w:pPr>
      <w:r w:rsidRPr="00E72880">
        <w:rPr>
          <w:rFonts w:cs="Arial"/>
        </w:rPr>
        <w:t>Browse the Source Explorer for a state.</w:t>
      </w:r>
    </w:p>
    <w:p w14:paraId="420F1E22" w14:textId="77777777" w:rsidR="00DA5CEB" w:rsidRPr="00E72880" w:rsidRDefault="00DA5CEB" w:rsidP="002D0A22">
      <w:pPr>
        <w:pStyle w:val="BodyText"/>
        <w:numPr>
          <w:ilvl w:val="0"/>
          <w:numId w:val="29"/>
        </w:numPr>
        <w:spacing w:line="240" w:lineRule="auto"/>
        <w:rPr>
          <w:rFonts w:cs="Arial"/>
        </w:rPr>
      </w:pPr>
      <w:r w:rsidRPr="00E72880">
        <w:rPr>
          <w:rFonts w:cs="Arial"/>
        </w:rPr>
        <w:t>Open the nodes for the sources that you want to apply this state as a layout.</w:t>
      </w:r>
    </w:p>
    <w:p w14:paraId="5903E1B5" w14:textId="77777777" w:rsidR="00DA5CEB" w:rsidRPr="00E72880" w:rsidRDefault="00DA5CEB" w:rsidP="002D0A22">
      <w:pPr>
        <w:pStyle w:val="BodyText"/>
        <w:numPr>
          <w:ilvl w:val="0"/>
          <w:numId w:val="29"/>
        </w:numPr>
        <w:spacing w:line="240" w:lineRule="auto"/>
        <w:rPr>
          <w:rFonts w:cs="Arial"/>
        </w:rPr>
      </w:pPr>
      <w:r w:rsidRPr="00E72880">
        <w:rPr>
          <w:rFonts w:cs="Arial"/>
        </w:rPr>
        <w:t>Select the item by clicking on its name.</w:t>
      </w:r>
    </w:p>
    <w:p w14:paraId="04F6B10D" w14:textId="1E7050FA" w:rsidR="00DA5CEB" w:rsidRPr="00E72880" w:rsidRDefault="00DA5CEB" w:rsidP="002D0A22">
      <w:pPr>
        <w:pStyle w:val="BodyText"/>
        <w:numPr>
          <w:ilvl w:val="0"/>
          <w:numId w:val="29"/>
        </w:numPr>
        <w:spacing w:line="240" w:lineRule="auto"/>
        <w:rPr>
          <w:rFonts w:cs="Arial"/>
        </w:rPr>
      </w:pPr>
      <w:r w:rsidRPr="00E72880">
        <w:rPr>
          <w:rFonts w:cs="Arial"/>
        </w:rPr>
        <w:t>Click the snowman icon.</w:t>
      </w:r>
    </w:p>
    <w:p w14:paraId="06F30077" w14:textId="77777777" w:rsidR="00DA5CEB" w:rsidRPr="00E72880" w:rsidRDefault="00DA5CEB" w:rsidP="002D0A22">
      <w:pPr>
        <w:pStyle w:val="BodyText"/>
        <w:numPr>
          <w:ilvl w:val="0"/>
          <w:numId w:val="29"/>
        </w:numPr>
        <w:spacing w:line="240" w:lineRule="auto"/>
        <w:rPr>
          <w:rFonts w:cs="Arial"/>
        </w:rPr>
      </w:pPr>
      <w:r w:rsidRPr="00E72880">
        <w:rPr>
          <w:rFonts w:cs="Arial"/>
        </w:rPr>
        <w:t>In the dropdown, select: Apply.</w:t>
      </w:r>
    </w:p>
    <w:p w14:paraId="3365864F" w14:textId="77777777" w:rsidR="00DA5CEB" w:rsidRPr="00E72880" w:rsidRDefault="00DA5CEB" w:rsidP="002D0A22">
      <w:pPr>
        <w:pStyle w:val="BodyText"/>
        <w:numPr>
          <w:ilvl w:val="0"/>
          <w:numId w:val="29"/>
        </w:numPr>
        <w:spacing w:line="240" w:lineRule="auto"/>
        <w:rPr>
          <w:rFonts w:cs="Arial"/>
        </w:rPr>
      </w:pPr>
      <w:r w:rsidRPr="00E72880">
        <w:rPr>
          <w:rFonts w:cs="Arial"/>
        </w:rPr>
        <w:t>Another dropdown will be displayed, then select Layout.</w:t>
      </w:r>
    </w:p>
    <w:p w14:paraId="58DE5D90" w14:textId="573CB6BD" w:rsidR="00DA5CEB" w:rsidRPr="00E72880" w:rsidRDefault="00DA5CEB" w:rsidP="002D0A22">
      <w:pPr>
        <w:pStyle w:val="BodyText"/>
        <w:numPr>
          <w:ilvl w:val="0"/>
          <w:numId w:val="29"/>
        </w:numPr>
        <w:spacing w:line="240" w:lineRule="auto"/>
        <w:rPr>
          <w:rFonts w:cs="Arial"/>
        </w:rPr>
      </w:pPr>
      <w:r w:rsidRPr="00E72880">
        <w:rPr>
          <w:rFonts w:cs="Arial"/>
        </w:rPr>
        <w:t>A drawer will appear in the right-hand side of the application</w:t>
      </w:r>
      <w:r w:rsidR="002D0A22" w:rsidRPr="00E72880">
        <w:rPr>
          <w:rFonts w:cs="Arial"/>
        </w:rPr>
        <w:t xml:space="preserve"> as shown at </w:t>
      </w:r>
      <w:r w:rsidR="002D0A22" w:rsidRPr="00E72880">
        <w:rPr>
          <w:rFonts w:cs="Arial"/>
          <w:b/>
        </w:rPr>
        <w:t>Figure 19</w:t>
      </w:r>
      <w:r w:rsidR="002D0A22" w:rsidRPr="00E72880">
        <w:rPr>
          <w:rFonts w:cs="Arial"/>
        </w:rPr>
        <w:t>.</w:t>
      </w:r>
    </w:p>
    <w:p w14:paraId="65B8477C" w14:textId="77777777" w:rsidR="00DA5CEB" w:rsidRPr="00E72880" w:rsidRDefault="00DA5CEB" w:rsidP="002D0A22">
      <w:pPr>
        <w:pStyle w:val="BodyText"/>
        <w:numPr>
          <w:ilvl w:val="0"/>
          <w:numId w:val="29"/>
        </w:numPr>
        <w:spacing w:line="240" w:lineRule="auto"/>
        <w:rPr>
          <w:rFonts w:cs="Arial"/>
        </w:rPr>
      </w:pPr>
      <w:r w:rsidRPr="00E72880">
        <w:rPr>
          <w:rFonts w:cs="Arial"/>
        </w:rPr>
        <w:t>A dropdown will show, displaying states and opened sources in the source explorer. Select the sources.</w:t>
      </w:r>
    </w:p>
    <w:p w14:paraId="699B48A5" w14:textId="77777777" w:rsidR="00DA5CEB" w:rsidRPr="00E72880" w:rsidRDefault="00DA5CEB" w:rsidP="002D0A22">
      <w:pPr>
        <w:pStyle w:val="BodyText"/>
        <w:numPr>
          <w:ilvl w:val="0"/>
          <w:numId w:val="29"/>
        </w:numPr>
        <w:spacing w:line="240" w:lineRule="auto"/>
        <w:rPr>
          <w:rFonts w:cs="Arial"/>
        </w:rPr>
      </w:pPr>
      <w:r w:rsidRPr="00E72880">
        <w:rPr>
          <w:rFonts w:cs="Arial"/>
        </w:rPr>
        <w:t>Click Apply.</w:t>
      </w:r>
    </w:p>
    <w:p w14:paraId="55FE1390" w14:textId="7AEFE12C" w:rsidR="00DA5CEB" w:rsidRPr="00E72880" w:rsidRDefault="00DA5CEB" w:rsidP="002D0A22">
      <w:pPr>
        <w:pStyle w:val="BodyText"/>
        <w:numPr>
          <w:ilvl w:val="0"/>
          <w:numId w:val="29"/>
        </w:numPr>
        <w:spacing w:line="240" w:lineRule="auto"/>
        <w:rPr>
          <w:rFonts w:cs="Arial"/>
        </w:rPr>
      </w:pPr>
      <w:r w:rsidRPr="00E72880">
        <w:rPr>
          <w:rFonts w:cs="Arial"/>
        </w:rPr>
        <w:t>A dialog will appear prompting for permission to proceed. Click Yes to continue.</w:t>
      </w:r>
    </w:p>
    <w:p w14:paraId="40CBA670"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6FBA4D53" wp14:editId="4252C018">
            <wp:extent cx="2938072" cy="16444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3"/>
                    <a:stretch>
                      <a:fillRect/>
                    </a:stretch>
                  </pic:blipFill>
                  <pic:spPr bwMode="auto">
                    <a:xfrm>
                      <a:off x="0" y="0"/>
                      <a:ext cx="2971885" cy="1663367"/>
                    </a:xfrm>
                    <a:prstGeom prst="rect">
                      <a:avLst/>
                    </a:prstGeom>
                    <a:ln>
                      <a:noFill/>
                    </a:ln>
                    <a:extLst>
                      <a:ext uri="{53640926-AAD7-44D8-BBD7-CCE9431645EC}">
                        <a14:shadowObscured xmlns:a14="http://schemas.microsoft.com/office/drawing/2010/main"/>
                      </a:ext>
                    </a:extLst>
                  </pic:spPr>
                </pic:pic>
              </a:graphicData>
            </a:graphic>
          </wp:inline>
        </w:drawing>
      </w:r>
    </w:p>
    <w:p w14:paraId="79E54E89" w14:textId="39511A6E" w:rsidR="002D0A22" w:rsidRPr="00E72880" w:rsidRDefault="00DA5CEB" w:rsidP="002D0A22">
      <w:pPr>
        <w:pStyle w:val="Caption"/>
        <w:spacing w:line="276" w:lineRule="auto"/>
        <w:ind w:left="360" w:right="720"/>
        <w:jc w:val="center"/>
        <w:rPr>
          <w:rFonts w:cs="Arial"/>
          <w:i/>
        </w:rPr>
      </w:pPr>
      <w:r w:rsidRPr="00E72880">
        <w:rPr>
          <w:rFonts w:cs="Arial"/>
          <w:b/>
          <w:i/>
        </w:rPr>
        <w:t xml:space="preserve">Figure </w:t>
      </w:r>
      <w:r w:rsidR="00A808C3" w:rsidRPr="00E72880">
        <w:rPr>
          <w:rFonts w:cs="Arial"/>
          <w:b/>
          <w:i/>
        </w:rPr>
        <w:t>1</w:t>
      </w:r>
      <w:r w:rsidR="002D0A22" w:rsidRPr="00E72880">
        <w:rPr>
          <w:rFonts w:cs="Arial"/>
          <w:b/>
          <w:i/>
        </w:rPr>
        <w:t>9</w:t>
      </w:r>
      <w:r w:rsidRPr="00E72880">
        <w:rPr>
          <w:rFonts w:cs="Arial"/>
          <w:b/>
          <w:i/>
        </w:rPr>
        <w:t xml:space="preserve">. </w:t>
      </w:r>
      <w:r w:rsidRPr="00E72880">
        <w:rPr>
          <w:rFonts w:cs="Arial"/>
          <w:i/>
        </w:rPr>
        <w:t>Apply as a layout drawer. When the user desires to apply a state as a layout, the drawer showed in the right side of the application will appear. In the Sources dropdown, the user will be able to select all the sources to which the layout is desired to be applied</w:t>
      </w:r>
      <w:r w:rsidR="002D0A22" w:rsidRPr="00E72880">
        <w:rPr>
          <w:rFonts w:cs="Arial"/>
          <w:i/>
        </w:rPr>
        <w:t>.</w:t>
      </w:r>
    </w:p>
    <w:p w14:paraId="45FB11B7" w14:textId="77777777" w:rsidR="002D0A22" w:rsidRPr="00E72880" w:rsidRDefault="002D0A22" w:rsidP="002D0A22">
      <w:pPr>
        <w:pStyle w:val="Heading7"/>
        <w:rPr>
          <w:rFonts w:cs="Arial"/>
        </w:rPr>
      </w:pPr>
      <w:bookmarkStart w:id="1379" w:name="_Toc13570758"/>
      <w:r w:rsidRPr="00E72880">
        <w:rPr>
          <w:rFonts w:cs="Arial"/>
        </w:rPr>
        <w:lastRenderedPageBreak/>
        <w:t>How to: Apply a state as a layout from the State Management Buttons</w:t>
      </w:r>
      <w:bookmarkEnd w:id="1379"/>
    </w:p>
    <w:p w14:paraId="61AF3B41" w14:textId="77777777" w:rsidR="002D0A22" w:rsidRPr="00E72880" w:rsidRDefault="002D0A22" w:rsidP="002D0A22">
      <w:pPr>
        <w:pStyle w:val="ListParagraph"/>
        <w:numPr>
          <w:ilvl w:val="0"/>
          <w:numId w:val="64"/>
        </w:numPr>
        <w:rPr>
          <w:rFonts w:cs="Arial"/>
        </w:rPr>
      </w:pPr>
      <w:r w:rsidRPr="00E72880">
        <w:rPr>
          <w:rFonts w:cs="Arial"/>
        </w:rPr>
        <w:t>Click the Apply Layout button from the State Management Buttons.</w:t>
      </w:r>
    </w:p>
    <w:p w14:paraId="659ABE73" w14:textId="5A207BC7" w:rsidR="002D0A22" w:rsidRPr="00E72880" w:rsidRDefault="002D0A22" w:rsidP="002D0A22">
      <w:pPr>
        <w:pStyle w:val="ListParagraph"/>
        <w:numPr>
          <w:ilvl w:val="0"/>
          <w:numId w:val="64"/>
        </w:numPr>
        <w:rPr>
          <w:rFonts w:cs="Arial"/>
        </w:rPr>
      </w:pPr>
      <w:r w:rsidRPr="00E72880">
        <w:rPr>
          <w:rFonts w:cs="Arial"/>
        </w:rPr>
        <w:t>Follow the steps 7-10 from the ` How to: Apply a state as a layout via Source Explorer`</w:t>
      </w:r>
    </w:p>
    <w:p w14:paraId="09788D06" w14:textId="0113C32E" w:rsidR="00676EC9" w:rsidRPr="00E72880" w:rsidRDefault="00676EC9" w:rsidP="00676EC9">
      <w:pPr>
        <w:pStyle w:val="Heading7"/>
        <w:rPr>
          <w:rFonts w:cs="Arial"/>
        </w:rPr>
      </w:pPr>
      <w:bookmarkStart w:id="1380" w:name="_Toc13570759"/>
      <w:r w:rsidRPr="00E72880">
        <w:rPr>
          <w:rFonts w:cs="Arial"/>
        </w:rPr>
        <w:t>How to: Apply a state as a layout using URL</w:t>
      </w:r>
      <w:bookmarkEnd w:id="1380"/>
      <w:r w:rsidRPr="00E72880">
        <w:rPr>
          <w:rFonts w:cs="Arial"/>
        </w:rPr>
        <w:tab/>
      </w:r>
    </w:p>
    <w:p w14:paraId="6E3371BB" w14:textId="56B2D65C" w:rsidR="00676EC9" w:rsidRPr="00E72880" w:rsidRDefault="00676EC9" w:rsidP="00676EC9">
      <w:pPr>
        <w:rPr>
          <w:rFonts w:cs="Arial"/>
        </w:rPr>
      </w:pPr>
      <w:r w:rsidRPr="00E72880">
        <w:rPr>
          <w:rFonts w:cs="Arial"/>
        </w:rPr>
        <w:t xml:space="preserve">In order to apply a state as a layout using URL, the user needs: </w:t>
      </w:r>
    </w:p>
    <w:p w14:paraId="02C9E6EF" w14:textId="77777777" w:rsidR="00676EC9" w:rsidRPr="00E72880" w:rsidRDefault="00676EC9" w:rsidP="00777AED">
      <w:pPr>
        <w:pStyle w:val="BodyText"/>
        <w:numPr>
          <w:ilvl w:val="0"/>
          <w:numId w:val="45"/>
        </w:numPr>
        <w:spacing w:line="276" w:lineRule="auto"/>
        <w:rPr>
          <w:rFonts w:cs="Arial"/>
        </w:rPr>
      </w:pPr>
      <w:r w:rsidRPr="00E72880">
        <w:rPr>
          <w:rFonts w:cs="Arial"/>
        </w:rPr>
        <w:t xml:space="preserve">Path of the state. </w:t>
      </w:r>
      <w:r w:rsidRPr="00E72880">
        <w:rPr>
          <w:rFonts w:cs="Arial"/>
          <w:i/>
        </w:rPr>
        <w:t>(&lt;STATE_PATH&gt;)</w:t>
      </w:r>
    </w:p>
    <w:p w14:paraId="0AFE5849" w14:textId="53632873" w:rsidR="002D0A22" w:rsidRPr="00E72880" w:rsidRDefault="00676EC9" w:rsidP="002D0A22">
      <w:pPr>
        <w:pStyle w:val="BodyText"/>
        <w:numPr>
          <w:ilvl w:val="0"/>
          <w:numId w:val="45"/>
        </w:numPr>
        <w:spacing w:line="276" w:lineRule="auto"/>
        <w:rPr>
          <w:rFonts w:cs="Arial"/>
        </w:rPr>
      </w:pPr>
      <w:r w:rsidRPr="00E72880">
        <w:rPr>
          <w:rFonts w:cs="Arial"/>
        </w:rPr>
        <w:t>Path of the sources that the user wants to apply layout to. (&lt;SOURCE_A&gt;,</w:t>
      </w:r>
      <w:r w:rsidR="003133EF" w:rsidRPr="00E72880">
        <w:rPr>
          <w:rFonts w:cs="Arial"/>
        </w:rPr>
        <w:t xml:space="preserve"> …, </w:t>
      </w:r>
      <w:r w:rsidRPr="00E72880">
        <w:rPr>
          <w:rFonts w:cs="Arial"/>
        </w:rPr>
        <w:t>&lt;SOURCE_N&gt;)</w:t>
      </w:r>
    </w:p>
    <w:p w14:paraId="2E70EC87" w14:textId="77777777" w:rsidR="002D0A22" w:rsidRPr="00E72880" w:rsidRDefault="00676EC9" w:rsidP="002D0A22">
      <w:pPr>
        <w:pStyle w:val="BodyText"/>
        <w:numPr>
          <w:ilvl w:val="0"/>
          <w:numId w:val="45"/>
        </w:numPr>
        <w:spacing w:line="276" w:lineRule="auto"/>
        <w:rPr>
          <w:rFonts w:cs="Arial"/>
        </w:rPr>
      </w:pPr>
      <w:r w:rsidRPr="00E72880">
        <w:rPr>
          <w:rFonts w:cs="Arial"/>
        </w:rPr>
        <w:t>The URL will look as follows:</w:t>
      </w:r>
    </w:p>
    <w:p w14:paraId="7D718C4B" w14:textId="50E36258" w:rsidR="00676EC9" w:rsidRPr="00E72880" w:rsidRDefault="00676EC9" w:rsidP="002D0A22">
      <w:pPr>
        <w:pStyle w:val="BodyText"/>
        <w:spacing w:line="276" w:lineRule="auto"/>
        <w:ind w:firstLine="360"/>
        <w:jc w:val="center"/>
        <w:rPr>
          <w:rFonts w:cs="Arial"/>
          <w:i/>
        </w:rPr>
      </w:pPr>
      <w:r w:rsidRPr="00E72880">
        <w:rPr>
          <w:rFonts w:cs="Arial"/>
          <w:i/>
        </w:rPr>
        <w:t>&lt;LINK_TO_RAVEN&gt;?layout=&lt;STATE_PATH&gt;&amp;source=&lt;SOURCE_A&gt;</w:t>
      </w:r>
      <w:r w:rsidR="002D0A22" w:rsidRPr="00E72880">
        <w:rPr>
          <w:rFonts w:cs="Arial"/>
          <w:i/>
        </w:rPr>
        <w:t>,</w:t>
      </w:r>
      <w:r w:rsidR="003133EF" w:rsidRPr="00E72880">
        <w:rPr>
          <w:rFonts w:cs="Arial"/>
          <w:i/>
        </w:rPr>
        <w:t xml:space="preserve"> </w:t>
      </w:r>
      <w:r w:rsidR="002D0A22" w:rsidRPr="00E72880">
        <w:rPr>
          <w:rFonts w:cs="Arial"/>
          <w:i/>
        </w:rPr>
        <w:t>…,</w:t>
      </w:r>
      <w:r w:rsidR="003133EF" w:rsidRPr="00E72880">
        <w:rPr>
          <w:rFonts w:cs="Arial"/>
          <w:i/>
        </w:rPr>
        <w:t xml:space="preserve"> </w:t>
      </w:r>
      <w:r w:rsidR="002D0A22" w:rsidRPr="00E72880">
        <w:rPr>
          <w:rFonts w:cs="Arial"/>
          <w:i/>
        </w:rPr>
        <w:t>&lt;</w:t>
      </w:r>
      <w:r w:rsidRPr="00E72880">
        <w:rPr>
          <w:rFonts w:cs="Arial"/>
          <w:i/>
        </w:rPr>
        <w:t>SOURCE_N&gt;</w:t>
      </w:r>
    </w:p>
    <w:p w14:paraId="25D677BE" w14:textId="3DDC2B14" w:rsidR="00676EC9" w:rsidRPr="00E72880" w:rsidRDefault="00676EC9" w:rsidP="006F565F">
      <w:pPr>
        <w:ind w:firstLine="360"/>
        <w:rPr>
          <w:rFonts w:cs="Arial"/>
        </w:rPr>
      </w:pPr>
      <w:r w:rsidRPr="00E72880">
        <w:rPr>
          <w:rFonts w:cs="Arial"/>
          <w:b/>
        </w:rPr>
        <w:t xml:space="preserve">Important Note: </w:t>
      </w:r>
      <w:r w:rsidRPr="00E72880">
        <w:rPr>
          <w:rFonts w:cs="Arial"/>
        </w:rPr>
        <w:t>Pins are not supported by applying a state as a layout via URL.</w:t>
      </w:r>
    </w:p>
    <w:p w14:paraId="7A190BE0" w14:textId="026C229D" w:rsidR="00DA5CEB" w:rsidRPr="00E72880" w:rsidRDefault="00676EC9" w:rsidP="00771579">
      <w:pPr>
        <w:pStyle w:val="Heading6"/>
        <w:rPr>
          <w:rFonts w:cs="Arial"/>
        </w:rPr>
      </w:pPr>
      <w:bookmarkStart w:id="1381" w:name="_Toc13570760"/>
      <w:r w:rsidRPr="00E72880">
        <w:rPr>
          <w:rFonts w:cs="Arial"/>
        </w:rPr>
        <w:t>S</w:t>
      </w:r>
      <w:r w:rsidR="00DA5CEB" w:rsidRPr="00E72880">
        <w:rPr>
          <w:rFonts w:cs="Arial"/>
        </w:rPr>
        <w:t>hareable Links</w:t>
      </w:r>
      <w:bookmarkEnd w:id="1381"/>
    </w:p>
    <w:p w14:paraId="0F71C8E8" w14:textId="1B3B0BD9" w:rsidR="00857783" w:rsidRPr="00E72880" w:rsidRDefault="00DA5CEB" w:rsidP="00857783">
      <w:pPr>
        <w:pStyle w:val="BodyText"/>
        <w:rPr>
          <w:rFonts w:cs="Arial"/>
        </w:rPr>
      </w:pPr>
      <w:r w:rsidRPr="00E72880">
        <w:rPr>
          <w:rFonts w:cs="Arial"/>
        </w:rPr>
        <w:t>Shareable links helps with the creation of states and their access. When the user wants to share their view with another user a Shareable link can be used.</w:t>
      </w:r>
    </w:p>
    <w:p w14:paraId="538C0027" w14:textId="2F92CA42" w:rsidR="00DA5CEB" w:rsidRPr="00E72880" w:rsidRDefault="00DA5CEB" w:rsidP="00771579">
      <w:pPr>
        <w:pStyle w:val="Heading7"/>
        <w:rPr>
          <w:rFonts w:cs="Arial"/>
        </w:rPr>
      </w:pPr>
      <w:bookmarkStart w:id="1382" w:name="_Toc13570761"/>
      <w:r w:rsidRPr="00E72880">
        <w:rPr>
          <w:rFonts w:cs="Arial"/>
        </w:rPr>
        <w:t>How to get a Shareable Link</w:t>
      </w:r>
      <w:bookmarkEnd w:id="1382"/>
    </w:p>
    <w:p w14:paraId="1670FB35" w14:textId="3A65D121" w:rsidR="00DA5CEB" w:rsidRPr="00E72880" w:rsidRDefault="00DA5CEB" w:rsidP="00B17A6D">
      <w:pPr>
        <w:pStyle w:val="BodyText"/>
        <w:numPr>
          <w:ilvl w:val="0"/>
          <w:numId w:val="30"/>
        </w:numPr>
        <w:spacing w:line="276" w:lineRule="auto"/>
        <w:rPr>
          <w:rFonts w:cs="Arial"/>
        </w:rPr>
      </w:pPr>
      <w:r w:rsidRPr="00E72880">
        <w:rPr>
          <w:rFonts w:cs="Arial"/>
        </w:rPr>
        <w:t xml:space="preserve">In the </w:t>
      </w:r>
      <w:r w:rsidR="00676EC9" w:rsidRPr="00E72880">
        <w:rPr>
          <w:rFonts w:cs="Arial"/>
        </w:rPr>
        <w:t>Manage Graphs Menu</w:t>
      </w:r>
      <w:r w:rsidRPr="00E72880">
        <w:rPr>
          <w:rFonts w:cs="Arial"/>
        </w:rPr>
        <w:t xml:space="preserve">, </w:t>
      </w:r>
      <w:r w:rsidR="002D0A22" w:rsidRPr="00E72880">
        <w:rPr>
          <w:rFonts w:cs="Arial"/>
        </w:rPr>
        <w:t>click the Shareable Link Icon.</w:t>
      </w:r>
    </w:p>
    <w:p w14:paraId="20C0A092" w14:textId="77777777" w:rsidR="00DA5CEB" w:rsidRPr="00E72880" w:rsidRDefault="00DA5CEB" w:rsidP="00B17A6D">
      <w:pPr>
        <w:pStyle w:val="BodyText"/>
        <w:numPr>
          <w:ilvl w:val="0"/>
          <w:numId w:val="30"/>
        </w:numPr>
        <w:spacing w:line="276" w:lineRule="auto"/>
        <w:rPr>
          <w:rFonts w:cs="Arial"/>
        </w:rPr>
      </w:pPr>
      <w:r w:rsidRPr="00E72880">
        <w:rPr>
          <w:rFonts w:cs="Arial"/>
        </w:rPr>
        <w:t>A dialog to copy the Shareable Link will appear.</w:t>
      </w:r>
    </w:p>
    <w:p w14:paraId="18DCBA49" w14:textId="73CDEE35" w:rsidR="00DA5CEB" w:rsidRPr="00E72880" w:rsidRDefault="00DA5CEB" w:rsidP="00B17A6D">
      <w:pPr>
        <w:pStyle w:val="BodyText"/>
        <w:numPr>
          <w:ilvl w:val="0"/>
          <w:numId w:val="30"/>
        </w:numPr>
        <w:spacing w:line="276" w:lineRule="auto"/>
        <w:rPr>
          <w:rFonts w:cs="Arial"/>
        </w:rPr>
      </w:pPr>
      <w:r w:rsidRPr="00E72880">
        <w:rPr>
          <w:rFonts w:cs="Arial"/>
        </w:rPr>
        <w:t>By default, RAVEN will create a random id to generate the Shareable Link. The user also has the option to rename the shareable link. (</w:t>
      </w:r>
      <w:r w:rsidRPr="00E72880">
        <w:rPr>
          <w:rFonts w:cs="Arial"/>
          <w:b/>
        </w:rPr>
        <w:t xml:space="preserve">Figure </w:t>
      </w:r>
      <w:r w:rsidR="004F56B0" w:rsidRPr="00E72880">
        <w:rPr>
          <w:rFonts w:cs="Arial"/>
          <w:b/>
        </w:rPr>
        <w:t>20</w:t>
      </w:r>
      <w:r w:rsidRPr="00E72880">
        <w:rPr>
          <w:rFonts w:cs="Arial"/>
        </w:rPr>
        <w:t>)</w:t>
      </w:r>
    </w:p>
    <w:p w14:paraId="66E353AA" w14:textId="77777777" w:rsidR="00DA5CEB" w:rsidRPr="00E72880" w:rsidRDefault="00DA5CEB" w:rsidP="00B17A6D">
      <w:pPr>
        <w:pStyle w:val="BodyText"/>
        <w:numPr>
          <w:ilvl w:val="0"/>
          <w:numId w:val="30"/>
        </w:numPr>
        <w:spacing w:line="276" w:lineRule="auto"/>
        <w:rPr>
          <w:rFonts w:cs="Arial"/>
        </w:rPr>
      </w:pPr>
      <w:r w:rsidRPr="00E72880">
        <w:rPr>
          <w:rFonts w:cs="Arial"/>
        </w:rPr>
        <w:t>Once the shareable link is defined, copy the generated link. When it is in the clipboard, dialog will close automatically.</w:t>
      </w:r>
    </w:p>
    <w:p w14:paraId="364401CB" w14:textId="62570185" w:rsidR="00DA5CEB" w:rsidRPr="00E72880" w:rsidRDefault="00DA5CEB" w:rsidP="00B17A6D">
      <w:pPr>
        <w:pStyle w:val="BodyText"/>
        <w:numPr>
          <w:ilvl w:val="0"/>
          <w:numId w:val="30"/>
        </w:numPr>
        <w:spacing w:line="276" w:lineRule="auto"/>
        <w:rPr>
          <w:rFonts w:cs="Arial"/>
        </w:rPr>
      </w:pPr>
      <w:r w:rsidRPr="00E72880">
        <w:rPr>
          <w:rFonts w:cs="Arial"/>
        </w:rPr>
        <w:t>Now, you can open your link in your browser's tab or share it with a college.</w:t>
      </w:r>
    </w:p>
    <w:p w14:paraId="1373B33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5007BDED" wp14:editId="691FADA2">
            <wp:extent cx="3958506" cy="899216"/>
            <wp:effectExtent l="0" t="0" r="444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4"/>
                    <a:stretch>
                      <a:fillRect/>
                    </a:stretch>
                  </pic:blipFill>
                  <pic:spPr bwMode="auto">
                    <a:xfrm>
                      <a:off x="0" y="0"/>
                      <a:ext cx="3958506" cy="899216"/>
                    </a:xfrm>
                    <a:prstGeom prst="rect">
                      <a:avLst/>
                    </a:prstGeom>
                    <a:ln>
                      <a:noFill/>
                    </a:ln>
                    <a:extLst>
                      <a:ext uri="{53640926-AAD7-44D8-BBD7-CCE9431645EC}">
                        <a14:shadowObscured xmlns:a14="http://schemas.microsoft.com/office/drawing/2010/main"/>
                      </a:ext>
                    </a:extLst>
                  </pic:spPr>
                </pic:pic>
              </a:graphicData>
            </a:graphic>
          </wp:inline>
        </w:drawing>
      </w:r>
    </w:p>
    <w:p w14:paraId="7976BB76" w14:textId="1019E390" w:rsidR="00DA5CEB" w:rsidRPr="00E72880" w:rsidRDefault="00DA5CEB" w:rsidP="00672D76">
      <w:pPr>
        <w:pStyle w:val="Caption"/>
        <w:spacing w:line="276" w:lineRule="auto"/>
        <w:ind w:left="360" w:right="720"/>
        <w:jc w:val="center"/>
        <w:rPr>
          <w:rFonts w:cs="Arial"/>
          <w:i/>
        </w:rPr>
      </w:pPr>
      <w:r w:rsidRPr="00E72880">
        <w:rPr>
          <w:rFonts w:cs="Arial"/>
          <w:b/>
          <w:i/>
        </w:rPr>
        <w:t xml:space="preserve">Figure </w:t>
      </w:r>
      <w:r w:rsidR="004F56B0" w:rsidRPr="00E72880">
        <w:rPr>
          <w:rFonts w:cs="Arial"/>
          <w:b/>
          <w:i/>
        </w:rPr>
        <w:t>20</w:t>
      </w:r>
      <w:r w:rsidRPr="00E72880">
        <w:rPr>
          <w:rFonts w:cs="Arial"/>
          <w:b/>
          <w:i/>
        </w:rPr>
        <w:t xml:space="preserve">. </w:t>
      </w:r>
      <w:r w:rsidRPr="00E72880">
        <w:rPr>
          <w:rFonts w:cs="Arial"/>
          <w:i/>
        </w:rPr>
        <w:t>Shareable link dialog. A Shareable Link with a generated unique identifier. (left) A Shareable Link with custom name entered by the user. (right)</w:t>
      </w:r>
    </w:p>
    <w:p w14:paraId="4E4D778B" w14:textId="77777777" w:rsidR="004F56B0" w:rsidRPr="00E72880" w:rsidRDefault="004F56B0" w:rsidP="00857783">
      <w:pPr>
        <w:pStyle w:val="BodyText"/>
        <w:rPr>
          <w:rFonts w:cs="Arial"/>
        </w:rPr>
      </w:pPr>
    </w:p>
    <w:p w14:paraId="4ED41AF9" w14:textId="720F416A" w:rsidR="00DA5CEB" w:rsidRPr="00E72880" w:rsidRDefault="00DA5CEB" w:rsidP="00857783">
      <w:pPr>
        <w:pStyle w:val="BodyText"/>
        <w:rPr>
          <w:rFonts w:cs="Arial"/>
        </w:rPr>
      </w:pPr>
      <w:r w:rsidRPr="00E72880">
        <w:rPr>
          <w:rFonts w:cs="Arial"/>
        </w:rPr>
        <w:t>A host folder for the shareable link is defined on RAVEN's settings section. Since a shareable link is a state, the user can access it in the future to load it, update it, and/or delete it.</w:t>
      </w:r>
    </w:p>
    <w:p w14:paraId="5DCBE4A4" w14:textId="77777777" w:rsidR="004F56B0" w:rsidRPr="00E72880" w:rsidRDefault="004F56B0" w:rsidP="00857783">
      <w:pPr>
        <w:pStyle w:val="BodyText"/>
        <w:rPr>
          <w:rFonts w:cs="Arial"/>
        </w:rPr>
      </w:pPr>
    </w:p>
    <w:p w14:paraId="71296166" w14:textId="3BAB00AE" w:rsidR="00DA5CEB" w:rsidRPr="00E72880" w:rsidRDefault="00DA5CEB" w:rsidP="00771579">
      <w:pPr>
        <w:pStyle w:val="Heading5"/>
        <w:rPr>
          <w:rFonts w:cs="Arial"/>
        </w:rPr>
      </w:pPr>
      <w:bookmarkStart w:id="1383" w:name="_Toc13570762"/>
      <w:r w:rsidRPr="00E72880">
        <w:rPr>
          <w:rFonts w:cs="Arial"/>
        </w:rPr>
        <w:lastRenderedPageBreak/>
        <w:t>Export Data</w:t>
      </w:r>
      <w:bookmarkEnd w:id="1383"/>
    </w:p>
    <w:p w14:paraId="5B8A8967" w14:textId="505E44BF" w:rsidR="00DA5CEB" w:rsidRPr="00E72880" w:rsidRDefault="00DA5CEB" w:rsidP="00771579">
      <w:pPr>
        <w:pStyle w:val="Heading6"/>
        <w:rPr>
          <w:rFonts w:cs="Arial"/>
        </w:rPr>
      </w:pPr>
      <w:bookmarkStart w:id="1384" w:name="_Toc13570763"/>
      <w:r w:rsidRPr="00E72880">
        <w:rPr>
          <w:rFonts w:cs="Arial"/>
        </w:rPr>
        <w:t>How to: Export your data</w:t>
      </w:r>
      <w:bookmarkEnd w:id="1384"/>
    </w:p>
    <w:p w14:paraId="6CC61E4A" w14:textId="2A035E4F" w:rsidR="00DA5CEB" w:rsidRPr="00E72880" w:rsidRDefault="00DA5CEB" w:rsidP="00B17A6D">
      <w:pPr>
        <w:pStyle w:val="BodyText"/>
        <w:numPr>
          <w:ilvl w:val="0"/>
          <w:numId w:val="31"/>
        </w:numPr>
        <w:spacing w:line="240" w:lineRule="auto"/>
        <w:rPr>
          <w:rFonts w:cs="Arial"/>
        </w:rPr>
      </w:pPr>
      <w:r w:rsidRPr="00E72880">
        <w:rPr>
          <w:rFonts w:cs="Arial"/>
        </w:rPr>
        <w:t>Make sure that the data sets you want to download are selected in the Source Explorer.</w:t>
      </w:r>
    </w:p>
    <w:p w14:paraId="11F6FD4D" w14:textId="12C427D5" w:rsidR="00DA5CEB" w:rsidRPr="00E72880" w:rsidRDefault="00DA5CEB" w:rsidP="00B17A6D">
      <w:pPr>
        <w:pStyle w:val="BodyText"/>
        <w:numPr>
          <w:ilvl w:val="0"/>
          <w:numId w:val="31"/>
        </w:numPr>
        <w:spacing w:line="240" w:lineRule="auto"/>
        <w:rPr>
          <w:rFonts w:cs="Arial"/>
        </w:rPr>
      </w:pPr>
      <w:r w:rsidRPr="00E72880">
        <w:rPr>
          <w:rFonts w:cs="Arial"/>
        </w:rPr>
        <w:t>In the Top Bar, open the Main Menu</w:t>
      </w:r>
      <w:r w:rsidR="00857783" w:rsidRPr="00E72880">
        <w:rPr>
          <w:rFonts w:cs="Arial"/>
        </w:rPr>
        <w:t xml:space="preserve"> and i</w:t>
      </w:r>
      <w:r w:rsidRPr="00E72880">
        <w:rPr>
          <w:rFonts w:cs="Arial"/>
        </w:rPr>
        <w:t>n the Dropdown select 'Manage Output'.</w:t>
      </w:r>
    </w:p>
    <w:p w14:paraId="4B601E48" w14:textId="77777777" w:rsidR="00DA5CEB" w:rsidRPr="00E72880" w:rsidRDefault="00DA5CEB" w:rsidP="00B17A6D">
      <w:pPr>
        <w:pStyle w:val="BodyText"/>
        <w:numPr>
          <w:ilvl w:val="0"/>
          <w:numId w:val="31"/>
        </w:numPr>
        <w:spacing w:line="240" w:lineRule="auto"/>
        <w:rPr>
          <w:rFonts w:cs="Arial"/>
        </w:rPr>
      </w:pPr>
      <w:r w:rsidRPr="00E72880">
        <w:rPr>
          <w:rFonts w:cs="Arial"/>
        </w:rPr>
        <w:t>A drawer will open showing a list of the sources available to download.</w:t>
      </w:r>
    </w:p>
    <w:p w14:paraId="5BF9A4DE" w14:textId="77777777" w:rsidR="00DA5CEB" w:rsidRPr="00E72880" w:rsidRDefault="00DA5CEB" w:rsidP="00857783">
      <w:pPr>
        <w:pStyle w:val="BodyText"/>
        <w:keepNext/>
        <w:spacing w:line="240" w:lineRule="auto"/>
        <w:ind w:left="360"/>
        <w:jc w:val="center"/>
        <w:rPr>
          <w:rFonts w:cs="Arial"/>
        </w:rPr>
      </w:pPr>
      <w:r w:rsidRPr="00E72880">
        <w:rPr>
          <w:rFonts w:cs="Arial"/>
          <w:noProof/>
        </w:rPr>
        <w:drawing>
          <wp:inline distT="0" distB="0" distL="0" distR="0" wp14:anchorId="38106D0D" wp14:editId="4DC8B837">
            <wp:extent cx="2785325" cy="153685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5"/>
                    <a:stretch>
                      <a:fillRect/>
                    </a:stretch>
                  </pic:blipFill>
                  <pic:spPr bwMode="auto">
                    <a:xfrm>
                      <a:off x="0" y="0"/>
                      <a:ext cx="2804873" cy="1547639"/>
                    </a:xfrm>
                    <a:prstGeom prst="rect">
                      <a:avLst/>
                    </a:prstGeom>
                    <a:ln>
                      <a:noFill/>
                    </a:ln>
                    <a:extLst>
                      <a:ext uri="{53640926-AAD7-44D8-BBD7-CCE9431645EC}">
                        <a14:shadowObscured xmlns:a14="http://schemas.microsoft.com/office/drawing/2010/main"/>
                      </a:ext>
                    </a:extLst>
                  </pic:spPr>
                </pic:pic>
              </a:graphicData>
            </a:graphic>
          </wp:inline>
        </w:drawing>
      </w:r>
    </w:p>
    <w:p w14:paraId="433E648A" w14:textId="51D8B98B" w:rsidR="00DA5CEB" w:rsidRPr="00E72880" w:rsidRDefault="00DA5CEB" w:rsidP="00857783">
      <w:pPr>
        <w:pStyle w:val="Caption"/>
        <w:spacing w:line="240" w:lineRule="auto"/>
        <w:ind w:left="360" w:right="720"/>
        <w:jc w:val="center"/>
        <w:rPr>
          <w:rFonts w:cs="Arial"/>
        </w:rPr>
      </w:pPr>
      <w:r w:rsidRPr="00E72880">
        <w:rPr>
          <w:rFonts w:cs="Arial"/>
          <w:b/>
          <w:i/>
        </w:rPr>
        <w:t xml:space="preserve">Figure </w:t>
      </w:r>
      <w:r w:rsidR="004F56B0" w:rsidRPr="00E72880">
        <w:rPr>
          <w:rFonts w:cs="Arial"/>
          <w:b/>
          <w:i/>
        </w:rPr>
        <w:t>21</w:t>
      </w:r>
      <w:r w:rsidRPr="00E72880">
        <w:rPr>
          <w:rFonts w:cs="Arial"/>
          <w:i/>
        </w:rPr>
        <w:t>. Manage Output Drawer. In order to download the data of a selected source, select the it in the table, pick a format and generate the output.</w:t>
      </w:r>
    </w:p>
    <w:p w14:paraId="4BA3D288" w14:textId="1AF50132" w:rsidR="00DA5CEB" w:rsidRPr="00E72880" w:rsidRDefault="00DA5CEB" w:rsidP="00B17A6D">
      <w:pPr>
        <w:pStyle w:val="BodyText"/>
        <w:numPr>
          <w:ilvl w:val="0"/>
          <w:numId w:val="31"/>
        </w:numPr>
        <w:spacing w:line="240" w:lineRule="auto"/>
        <w:rPr>
          <w:rFonts w:cs="Arial"/>
        </w:rPr>
      </w:pPr>
      <w:r w:rsidRPr="00E72880">
        <w:rPr>
          <w:rFonts w:cs="Arial"/>
        </w:rPr>
        <w:t>A table will be displayed with all the selected sources in the application, check the ones to export.</w:t>
      </w:r>
    </w:p>
    <w:p w14:paraId="66D0816C" w14:textId="77777777" w:rsidR="00DA5CEB" w:rsidRPr="00E72880" w:rsidRDefault="00DA5CEB" w:rsidP="00B17A6D">
      <w:pPr>
        <w:pStyle w:val="BodyText"/>
        <w:numPr>
          <w:ilvl w:val="0"/>
          <w:numId w:val="31"/>
        </w:numPr>
        <w:spacing w:line="240" w:lineRule="auto"/>
        <w:rPr>
          <w:rFonts w:cs="Arial"/>
        </w:rPr>
      </w:pPr>
      <w:r w:rsidRPr="00E72880">
        <w:rPr>
          <w:rFonts w:cs="Arial"/>
        </w:rPr>
        <w:t>Select the format of the file and whether you want the data to be decimated or not.</w:t>
      </w:r>
    </w:p>
    <w:p w14:paraId="6801FA27" w14:textId="77777777" w:rsidR="00DA5CEB" w:rsidRPr="00E72880" w:rsidRDefault="00DA5CEB" w:rsidP="00B17A6D">
      <w:pPr>
        <w:pStyle w:val="BodyText"/>
        <w:numPr>
          <w:ilvl w:val="0"/>
          <w:numId w:val="31"/>
        </w:numPr>
        <w:spacing w:line="240" w:lineRule="auto"/>
        <w:rPr>
          <w:rFonts w:cs="Arial"/>
        </w:rPr>
      </w:pPr>
      <w:r w:rsidRPr="00E72880">
        <w:rPr>
          <w:rFonts w:cs="Arial"/>
        </w:rPr>
        <w:t>Click Create Output. A file will start downloading.</w:t>
      </w:r>
    </w:p>
    <w:p w14:paraId="51B4401A" w14:textId="682BD86C" w:rsidR="00DA5CEB" w:rsidRPr="00E72880" w:rsidRDefault="00DA5CEB" w:rsidP="00771579">
      <w:pPr>
        <w:pStyle w:val="Heading6"/>
        <w:rPr>
          <w:rFonts w:cs="Arial"/>
        </w:rPr>
      </w:pPr>
      <w:bookmarkStart w:id="1385" w:name="_Toc13570764"/>
      <w:r w:rsidRPr="00E72880">
        <w:rPr>
          <w:rFonts w:cs="Arial"/>
        </w:rPr>
        <w:t xml:space="preserve">How to: Export your data in </w:t>
      </w:r>
      <w:r w:rsidR="006F565F">
        <w:rPr>
          <w:rFonts w:cs="Arial"/>
        </w:rPr>
        <w:t>‘</w:t>
      </w:r>
      <w:r w:rsidRPr="00E72880">
        <w:rPr>
          <w:rFonts w:cs="Arial"/>
        </w:rPr>
        <w:t>All-in-one</w:t>
      </w:r>
      <w:r w:rsidR="006F565F">
        <w:rPr>
          <w:rFonts w:cs="Arial"/>
        </w:rPr>
        <w:t>’</w:t>
      </w:r>
      <w:r w:rsidRPr="00E72880">
        <w:rPr>
          <w:rFonts w:cs="Arial"/>
        </w:rPr>
        <w:t xml:space="preserve"> file</w:t>
      </w:r>
      <w:bookmarkEnd w:id="1385"/>
    </w:p>
    <w:p w14:paraId="68435E0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45897F2E" wp14:editId="635430EF">
            <wp:extent cx="2744456" cy="15258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6"/>
                    <a:stretch>
                      <a:fillRect/>
                    </a:stretch>
                  </pic:blipFill>
                  <pic:spPr bwMode="auto">
                    <a:xfrm>
                      <a:off x="0" y="0"/>
                      <a:ext cx="2767271" cy="1538521"/>
                    </a:xfrm>
                    <a:prstGeom prst="rect">
                      <a:avLst/>
                    </a:prstGeom>
                    <a:ln>
                      <a:noFill/>
                    </a:ln>
                    <a:extLst>
                      <a:ext uri="{53640926-AAD7-44D8-BBD7-CCE9431645EC}">
                        <a14:shadowObscured xmlns:a14="http://schemas.microsoft.com/office/drawing/2010/main"/>
                      </a:ext>
                    </a:extLst>
                  </pic:spPr>
                </pic:pic>
              </a:graphicData>
            </a:graphic>
          </wp:inline>
        </w:drawing>
      </w:r>
    </w:p>
    <w:p w14:paraId="648A197E" w14:textId="3E021624" w:rsidR="00DA5CEB" w:rsidRPr="00E72880" w:rsidRDefault="00DA5CEB" w:rsidP="00857783">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22</w:t>
      </w:r>
      <w:r w:rsidRPr="00E72880">
        <w:rPr>
          <w:rFonts w:cs="Arial"/>
          <w:i/>
        </w:rPr>
        <w:t>. Manage Output Drawer. When the user selects more than one source, the All-in-one File option will be available.</w:t>
      </w:r>
      <w:r w:rsidRPr="00E72880">
        <w:rPr>
          <w:rFonts w:cs="Arial"/>
        </w:rPr>
        <w:t xml:space="preserve"> </w:t>
      </w:r>
    </w:p>
    <w:p w14:paraId="2100F15C" w14:textId="1B3A5462" w:rsidR="00DA5CEB" w:rsidRPr="00E72880" w:rsidRDefault="00DA5CEB" w:rsidP="00B17A6D">
      <w:pPr>
        <w:pStyle w:val="BodyText"/>
        <w:numPr>
          <w:ilvl w:val="0"/>
          <w:numId w:val="32"/>
        </w:numPr>
        <w:spacing w:line="240" w:lineRule="auto"/>
        <w:rPr>
          <w:rFonts w:cs="Arial"/>
        </w:rPr>
      </w:pPr>
      <w:r w:rsidRPr="00E72880">
        <w:rPr>
          <w:rFonts w:cs="Arial"/>
        </w:rPr>
        <w:t>Make sure there are two or more data sets selected in the Source Explorer.</w:t>
      </w:r>
    </w:p>
    <w:p w14:paraId="3C381031" w14:textId="0E6CC7A6" w:rsidR="00DA5CEB" w:rsidRPr="00E72880" w:rsidRDefault="00DA5CEB" w:rsidP="00B17A6D">
      <w:pPr>
        <w:pStyle w:val="BodyText"/>
        <w:numPr>
          <w:ilvl w:val="0"/>
          <w:numId w:val="32"/>
        </w:numPr>
        <w:spacing w:line="240" w:lineRule="auto"/>
        <w:rPr>
          <w:rFonts w:cs="Arial"/>
        </w:rPr>
      </w:pPr>
      <w:r w:rsidRPr="00E72880">
        <w:rPr>
          <w:rFonts w:cs="Arial"/>
        </w:rPr>
        <w:t xml:space="preserve">In the Top Bar, open the Main Menu by clicking on the </w:t>
      </w:r>
      <w:r w:rsidR="00883E60">
        <w:rPr>
          <w:rFonts w:cs="Arial"/>
        </w:rPr>
        <w:t>snowman</w:t>
      </w:r>
      <w:r w:rsidRPr="00E72880">
        <w:rPr>
          <w:rFonts w:cs="Arial"/>
        </w:rPr>
        <w:t xml:space="preserve"> icon.</w:t>
      </w:r>
    </w:p>
    <w:p w14:paraId="4DD2035D" w14:textId="77777777" w:rsidR="00DA5CEB" w:rsidRPr="00E72880" w:rsidRDefault="00DA5CEB" w:rsidP="00B17A6D">
      <w:pPr>
        <w:pStyle w:val="BodyText"/>
        <w:numPr>
          <w:ilvl w:val="0"/>
          <w:numId w:val="32"/>
        </w:numPr>
        <w:spacing w:line="240" w:lineRule="auto"/>
        <w:rPr>
          <w:rFonts w:cs="Arial"/>
        </w:rPr>
      </w:pPr>
      <w:r w:rsidRPr="00E72880">
        <w:rPr>
          <w:rFonts w:cs="Arial"/>
        </w:rPr>
        <w:t>In the Dropdown select: Manage Output.</w:t>
      </w:r>
    </w:p>
    <w:p w14:paraId="0CD7DF47" w14:textId="77777777" w:rsidR="00DA5CEB" w:rsidRPr="00E72880" w:rsidRDefault="00DA5CEB" w:rsidP="00B17A6D">
      <w:pPr>
        <w:pStyle w:val="BodyText"/>
        <w:numPr>
          <w:ilvl w:val="0"/>
          <w:numId w:val="32"/>
        </w:numPr>
        <w:spacing w:line="240" w:lineRule="auto"/>
        <w:rPr>
          <w:rFonts w:cs="Arial"/>
        </w:rPr>
      </w:pPr>
      <w:r w:rsidRPr="00E72880">
        <w:rPr>
          <w:rFonts w:cs="Arial"/>
        </w:rPr>
        <w:t>The Manage Output drawer will open showing a list of the available sources to download.</w:t>
      </w:r>
    </w:p>
    <w:p w14:paraId="509D6E20" w14:textId="77777777" w:rsidR="00DA5CEB" w:rsidRPr="00E72880" w:rsidRDefault="00DA5CEB" w:rsidP="00B17A6D">
      <w:pPr>
        <w:pStyle w:val="BodyText"/>
        <w:numPr>
          <w:ilvl w:val="0"/>
          <w:numId w:val="32"/>
        </w:numPr>
        <w:spacing w:line="240" w:lineRule="auto"/>
        <w:rPr>
          <w:rFonts w:cs="Arial"/>
        </w:rPr>
      </w:pPr>
      <w:r w:rsidRPr="00E72880">
        <w:rPr>
          <w:rFonts w:cs="Arial"/>
        </w:rPr>
        <w:t>A table will be displayed with all the selected sources in the application, check at least two files.</w:t>
      </w:r>
    </w:p>
    <w:p w14:paraId="42969878" w14:textId="77777777" w:rsidR="00DA5CEB" w:rsidRPr="00E72880" w:rsidRDefault="00DA5CEB" w:rsidP="00B17A6D">
      <w:pPr>
        <w:pStyle w:val="BodyText"/>
        <w:numPr>
          <w:ilvl w:val="0"/>
          <w:numId w:val="32"/>
        </w:numPr>
        <w:spacing w:line="240" w:lineRule="auto"/>
        <w:rPr>
          <w:rFonts w:cs="Arial"/>
        </w:rPr>
      </w:pPr>
      <w:r w:rsidRPr="00E72880">
        <w:rPr>
          <w:rFonts w:cs="Arial"/>
        </w:rPr>
        <w:t>Set the All-in-one File true.</w:t>
      </w:r>
    </w:p>
    <w:p w14:paraId="2663FB14" w14:textId="477E3555" w:rsidR="00DA5CEB" w:rsidRPr="00E72880" w:rsidRDefault="00DA5CEB" w:rsidP="00B17A6D">
      <w:pPr>
        <w:pStyle w:val="BodyText"/>
        <w:numPr>
          <w:ilvl w:val="0"/>
          <w:numId w:val="32"/>
        </w:numPr>
        <w:spacing w:line="240" w:lineRule="auto"/>
        <w:rPr>
          <w:rFonts w:cs="Arial"/>
        </w:rPr>
      </w:pPr>
      <w:r w:rsidRPr="00E72880">
        <w:rPr>
          <w:rFonts w:cs="Arial"/>
        </w:rPr>
        <w:t>Enter the name for the new file</w:t>
      </w:r>
      <w:r w:rsidR="00857783" w:rsidRPr="00E72880">
        <w:rPr>
          <w:rFonts w:cs="Arial"/>
        </w:rPr>
        <w:t xml:space="preserve"> as shown at </w:t>
      </w:r>
      <w:r w:rsidR="00857783" w:rsidRPr="00E72880">
        <w:rPr>
          <w:rFonts w:cs="Arial"/>
          <w:b/>
        </w:rPr>
        <w:t xml:space="preserve">Figure </w:t>
      </w:r>
      <w:r w:rsidR="004F56B0" w:rsidRPr="00E72880">
        <w:rPr>
          <w:rFonts w:cs="Arial"/>
          <w:b/>
        </w:rPr>
        <w:t>23</w:t>
      </w:r>
      <w:r w:rsidR="00857783" w:rsidRPr="00E72880">
        <w:rPr>
          <w:rFonts w:cs="Arial"/>
        </w:rPr>
        <w:t>.</w:t>
      </w:r>
    </w:p>
    <w:p w14:paraId="5F147517" w14:textId="5A21BB58" w:rsidR="00DA5CEB" w:rsidRPr="00E72880" w:rsidRDefault="00DA5CEB" w:rsidP="00B17A6D">
      <w:pPr>
        <w:pStyle w:val="BodyText"/>
        <w:numPr>
          <w:ilvl w:val="0"/>
          <w:numId w:val="32"/>
        </w:numPr>
        <w:spacing w:line="240" w:lineRule="auto"/>
        <w:rPr>
          <w:rFonts w:cs="Arial"/>
        </w:rPr>
      </w:pPr>
      <w:r w:rsidRPr="00E72880">
        <w:rPr>
          <w:rFonts w:cs="Arial"/>
        </w:rPr>
        <w:t>Click Create Output. Your file will start to download.</w:t>
      </w:r>
    </w:p>
    <w:p w14:paraId="3AC0D90C" w14:textId="77777777" w:rsidR="00DA5CEB" w:rsidRPr="00E72880" w:rsidRDefault="00DA5CEB" w:rsidP="00672D76">
      <w:pPr>
        <w:pStyle w:val="BodyText"/>
        <w:keepNext/>
        <w:spacing w:line="276" w:lineRule="auto"/>
        <w:ind w:left="360"/>
        <w:jc w:val="center"/>
        <w:rPr>
          <w:rFonts w:cs="Arial"/>
        </w:rPr>
      </w:pPr>
      <w:r w:rsidRPr="00E72880">
        <w:rPr>
          <w:rFonts w:cs="Arial"/>
          <w:noProof/>
        </w:rPr>
        <w:lastRenderedPageBreak/>
        <w:drawing>
          <wp:inline distT="0" distB="0" distL="0" distR="0" wp14:anchorId="04E6827D" wp14:editId="5B059AF0">
            <wp:extent cx="4082186" cy="1041094"/>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7"/>
                    <a:stretch>
                      <a:fillRect/>
                    </a:stretch>
                  </pic:blipFill>
                  <pic:spPr bwMode="auto">
                    <a:xfrm>
                      <a:off x="0" y="0"/>
                      <a:ext cx="4125386" cy="1052111"/>
                    </a:xfrm>
                    <a:prstGeom prst="rect">
                      <a:avLst/>
                    </a:prstGeom>
                    <a:ln>
                      <a:noFill/>
                    </a:ln>
                    <a:extLst>
                      <a:ext uri="{53640926-AAD7-44D8-BBD7-CCE9431645EC}">
                        <a14:shadowObscured xmlns:a14="http://schemas.microsoft.com/office/drawing/2010/main"/>
                      </a:ext>
                    </a:extLst>
                  </pic:spPr>
                </pic:pic>
              </a:graphicData>
            </a:graphic>
          </wp:inline>
        </w:drawing>
      </w:r>
    </w:p>
    <w:p w14:paraId="3FE1DB0F" w14:textId="289D9509" w:rsidR="00382DCD" w:rsidRPr="00E72880" w:rsidRDefault="00DA5CEB" w:rsidP="00C632AA">
      <w:pPr>
        <w:pStyle w:val="Caption"/>
        <w:spacing w:line="276" w:lineRule="auto"/>
        <w:ind w:left="360" w:right="720"/>
        <w:jc w:val="center"/>
        <w:rPr>
          <w:rFonts w:cs="Arial"/>
          <w:i/>
        </w:rPr>
      </w:pPr>
      <w:r w:rsidRPr="00E72880">
        <w:rPr>
          <w:rFonts w:cs="Arial"/>
          <w:b/>
          <w:i/>
        </w:rPr>
        <w:t xml:space="preserve">Figure </w:t>
      </w:r>
      <w:r w:rsidR="004F56B0" w:rsidRPr="00E72880">
        <w:rPr>
          <w:rFonts w:cs="Arial"/>
          <w:b/>
          <w:i/>
        </w:rPr>
        <w:t>23</w:t>
      </w:r>
      <w:r w:rsidRPr="00E72880">
        <w:rPr>
          <w:rFonts w:cs="Arial"/>
          <w:i/>
        </w:rPr>
        <w:t>. When the All-in-one File option is set to true, the user needs to enter a name for the file. Once entered Create Output will be enabled.</w:t>
      </w:r>
    </w:p>
    <w:p w14:paraId="07C040EA" w14:textId="3BA448A0" w:rsidR="00DA5CEB" w:rsidRPr="00E72880" w:rsidRDefault="00676EC9" w:rsidP="00771579">
      <w:pPr>
        <w:pStyle w:val="Heading5"/>
        <w:rPr>
          <w:rFonts w:cs="Arial"/>
        </w:rPr>
      </w:pPr>
      <w:bookmarkStart w:id="1386" w:name="_Toc13570765"/>
      <w:r w:rsidRPr="00E72880">
        <w:rPr>
          <w:rFonts w:cs="Arial"/>
        </w:rPr>
        <w:t>S</w:t>
      </w:r>
      <w:r w:rsidR="00DA5CEB" w:rsidRPr="00E72880">
        <w:rPr>
          <w:rFonts w:cs="Arial"/>
        </w:rPr>
        <w:t>ituational Awareness</w:t>
      </w:r>
      <w:bookmarkEnd w:id="1386"/>
    </w:p>
    <w:p w14:paraId="27F2008F"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12E8F08B" wp14:editId="300CB439">
            <wp:extent cx="3917010" cy="21923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8"/>
                    <a:stretch>
                      <a:fillRect/>
                    </a:stretch>
                  </pic:blipFill>
                  <pic:spPr bwMode="auto">
                    <a:xfrm>
                      <a:off x="0" y="0"/>
                      <a:ext cx="3941414" cy="2206016"/>
                    </a:xfrm>
                    <a:prstGeom prst="rect">
                      <a:avLst/>
                    </a:prstGeom>
                    <a:ln>
                      <a:noFill/>
                    </a:ln>
                    <a:extLst>
                      <a:ext uri="{53640926-AAD7-44D8-BBD7-CCE9431645EC}">
                        <a14:shadowObscured xmlns:a14="http://schemas.microsoft.com/office/drawing/2010/main"/>
                      </a:ext>
                    </a:extLst>
                  </pic:spPr>
                </pic:pic>
              </a:graphicData>
            </a:graphic>
          </wp:inline>
        </w:drawing>
      </w:r>
    </w:p>
    <w:p w14:paraId="0A0C3F66" w14:textId="7875A9C1" w:rsidR="00DA5CEB" w:rsidRPr="00E72880" w:rsidRDefault="00DA5CEB" w:rsidP="00672D76">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24</w:t>
      </w:r>
      <w:r w:rsidRPr="00E72880">
        <w:rPr>
          <w:rFonts w:cs="Arial"/>
          <w:i/>
        </w:rPr>
        <w:t>. Situational Awareness Drawer. Situational awareness will read the available sequences and show them to the user.</w:t>
      </w:r>
    </w:p>
    <w:p w14:paraId="75870AB3" w14:textId="77777777" w:rsidR="00DA5CEB" w:rsidRPr="00E72880" w:rsidRDefault="00DA5CEB" w:rsidP="00672D76">
      <w:pPr>
        <w:pStyle w:val="BodyText"/>
        <w:spacing w:line="276" w:lineRule="auto"/>
        <w:rPr>
          <w:rFonts w:cs="Arial"/>
        </w:rPr>
      </w:pPr>
    </w:p>
    <w:p w14:paraId="57622D3D" w14:textId="5B1D1488" w:rsidR="00DA5CEB" w:rsidRPr="00E72880" w:rsidRDefault="00DA5CEB" w:rsidP="00857783">
      <w:pPr>
        <w:pStyle w:val="BodyText"/>
        <w:rPr>
          <w:rFonts w:cs="Arial"/>
        </w:rPr>
      </w:pPr>
      <w:r w:rsidRPr="00E72880">
        <w:rPr>
          <w:rFonts w:cs="Arial"/>
        </w:rPr>
        <w:t>Situational Awareness is a mode in RAVEN which allows the timelines to be displayed based on current time or a user specified time. If the current time is selected, the user can specify the plus and minus deltas to provide the page duration. The default minus delta is 7 days and plus delta is 60 days. Hence, the default page duration is 67 days.</w:t>
      </w:r>
    </w:p>
    <w:p w14:paraId="30BB98E9" w14:textId="477F1C7F" w:rsidR="00857783" w:rsidRPr="00E72880" w:rsidRDefault="00DA5CEB" w:rsidP="004F56B0">
      <w:pPr>
        <w:pStyle w:val="BodyText"/>
        <w:rPr>
          <w:rFonts w:cs="Arial"/>
        </w:rPr>
      </w:pPr>
      <w:r w:rsidRPr="00E72880">
        <w:rPr>
          <w:rFonts w:cs="Arial"/>
        </w:rPr>
        <w:t>In situational awareness mode, RAVEN will only query data for the current time period resulting in an improved performance for timelines spanning a long period. In addition, PEF data can be setup on the server side to be 'stitched' from multiple sequences. Querying PEF data in situational awareness mode will result in portions of timeline data from multiple PEFs stitched together as one continuous timeline rendered in RAVEN.</w:t>
      </w:r>
    </w:p>
    <w:p w14:paraId="7275202E" w14:textId="63E2D2A0" w:rsidR="004F56B0" w:rsidRPr="00E72880" w:rsidRDefault="004F56B0" w:rsidP="004F56B0">
      <w:pPr>
        <w:pStyle w:val="BodyText"/>
        <w:rPr>
          <w:rFonts w:cs="Arial"/>
        </w:rPr>
      </w:pPr>
    </w:p>
    <w:p w14:paraId="0FB7265C" w14:textId="6C21E022" w:rsidR="004F56B0" w:rsidRPr="00E72880" w:rsidRDefault="004F56B0" w:rsidP="004F56B0">
      <w:pPr>
        <w:pStyle w:val="BodyText"/>
        <w:rPr>
          <w:rFonts w:cs="Arial"/>
        </w:rPr>
      </w:pPr>
    </w:p>
    <w:p w14:paraId="6AA06E10" w14:textId="6F1313E0" w:rsidR="004F56B0" w:rsidRPr="00E72880" w:rsidRDefault="004F56B0" w:rsidP="004F56B0">
      <w:pPr>
        <w:pStyle w:val="BodyText"/>
        <w:rPr>
          <w:rFonts w:cs="Arial"/>
        </w:rPr>
      </w:pPr>
    </w:p>
    <w:p w14:paraId="49EE653F" w14:textId="77777777" w:rsidR="004F56B0" w:rsidRPr="00E72880" w:rsidRDefault="004F56B0" w:rsidP="004F56B0">
      <w:pPr>
        <w:pStyle w:val="BodyText"/>
        <w:rPr>
          <w:rFonts w:cs="Arial"/>
        </w:rPr>
      </w:pPr>
    </w:p>
    <w:p w14:paraId="380C77C9" w14:textId="728547A8" w:rsidR="00DA5CEB" w:rsidRPr="00E72880" w:rsidRDefault="00DA5CEB" w:rsidP="00771579">
      <w:pPr>
        <w:pStyle w:val="Heading6"/>
        <w:rPr>
          <w:rFonts w:cs="Arial"/>
        </w:rPr>
      </w:pPr>
      <w:bookmarkStart w:id="1387" w:name="_Toc13570766"/>
      <w:r w:rsidRPr="00E72880">
        <w:rPr>
          <w:rFonts w:cs="Arial"/>
        </w:rPr>
        <w:lastRenderedPageBreak/>
        <w:t>How To: Enable situational awareness</w:t>
      </w:r>
      <w:bookmarkEnd w:id="1387"/>
    </w:p>
    <w:p w14:paraId="515C1D9B" w14:textId="7ECC243F" w:rsidR="00DA5CEB" w:rsidRPr="00E72880" w:rsidRDefault="00DA5CEB" w:rsidP="00B17A6D">
      <w:pPr>
        <w:pStyle w:val="BodyText"/>
        <w:numPr>
          <w:ilvl w:val="0"/>
          <w:numId w:val="33"/>
        </w:numPr>
        <w:spacing w:line="276" w:lineRule="auto"/>
        <w:rPr>
          <w:rFonts w:cs="Arial"/>
        </w:rPr>
      </w:pPr>
      <w:r w:rsidRPr="00E72880">
        <w:rPr>
          <w:rFonts w:cs="Arial"/>
        </w:rPr>
        <w:t xml:space="preserve">In the Top Bar, open the Main Menu by clicking on the </w:t>
      </w:r>
      <w:r w:rsidR="00E72880">
        <w:rPr>
          <w:rFonts w:cs="Arial"/>
        </w:rPr>
        <w:t>‘snowman</w:t>
      </w:r>
      <w:r w:rsidRPr="00E72880">
        <w:rPr>
          <w:rFonts w:cs="Arial"/>
        </w:rPr>
        <w:t xml:space="preserve"> icon</w:t>
      </w:r>
      <w:r w:rsidR="00E72880">
        <w:rPr>
          <w:rFonts w:cs="Arial"/>
        </w:rPr>
        <w:t>'</w:t>
      </w:r>
      <w:r w:rsidRPr="00E72880">
        <w:rPr>
          <w:rFonts w:cs="Arial"/>
        </w:rPr>
        <w:t>.</w:t>
      </w:r>
    </w:p>
    <w:p w14:paraId="55E89701" w14:textId="4BA650B7" w:rsidR="00DA5CEB" w:rsidRPr="00E72880" w:rsidRDefault="00DA5CEB" w:rsidP="00B17A6D">
      <w:pPr>
        <w:pStyle w:val="BodyText"/>
        <w:numPr>
          <w:ilvl w:val="0"/>
          <w:numId w:val="33"/>
        </w:numPr>
        <w:spacing w:line="276" w:lineRule="auto"/>
        <w:rPr>
          <w:rFonts w:cs="Arial"/>
        </w:rPr>
      </w:pPr>
      <w:r w:rsidRPr="00E72880">
        <w:rPr>
          <w:rFonts w:cs="Arial"/>
        </w:rPr>
        <w:t xml:space="preserve">In the Dropdown select: </w:t>
      </w:r>
      <w:r w:rsidR="006F565F">
        <w:rPr>
          <w:rFonts w:cs="Arial"/>
        </w:rPr>
        <w:t>‘</w:t>
      </w:r>
      <w:r w:rsidRPr="00E72880">
        <w:rPr>
          <w:rFonts w:cs="Arial"/>
        </w:rPr>
        <w:t>Situational Awareness</w:t>
      </w:r>
      <w:r w:rsidR="006F565F">
        <w:rPr>
          <w:rFonts w:cs="Arial"/>
        </w:rPr>
        <w:t>’</w:t>
      </w:r>
      <w:r w:rsidRPr="00E72880">
        <w:rPr>
          <w:rFonts w:cs="Arial"/>
        </w:rPr>
        <w:t>.</w:t>
      </w:r>
    </w:p>
    <w:p w14:paraId="56F5D715" w14:textId="6FA3ACA8" w:rsidR="00DA5CEB" w:rsidRPr="00E72880" w:rsidRDefault="00DA5CEB" w:rsidP="00B17A6D">
      <w:pPr>
        <w:pStyle w:val="BodyText"/>
        <w:numPr>
          <w:ilvl w:val="0"/>
          <w:numId w:val="33"/>
        </w:numPr>
        <w:spacing w:line="276" w:lineRule="auto"/>
        <w:rPr>
          <w:rFonts w:cs="Arial"/>
        </w:rPr>
      </w:pPr>
      <w:r w:rsidRPr="00E72880">
        <w:rPr>
          <w:rFonts w:cs="Arial"/>
        </w:rPr>
        <w:t xml:space="preserve">As shown on </w:t>
      </w:r>
      <w:r w:rsidRPr="00E72880">
        <w:rPr>
          <w:rFonts w:cs="Arial"/>
          <w:b/>
        </w:rPr>
        <w:t>Figure 2</w:t>
      </w:r>
      <w:r w:rsidR="004F56B0" w:rsidRPr="00E72880">
        <w:rPr>
          <w:rFonts w:cs="Arial"/>
          <w:b/>
        </w:rPr>
        <w:t>4</w:t>
      </w:r>
      <w:r w:rsidRPr="00E72880">
        <w:rPr>
          <w:rFonts w:cs="Arial"/>
        </w:rPr>
        <w:t xml:space="preserve">, the </w:t>
      </w:r>
      <w:r w:rsidR="006F565F">
        <w:rPr>
          <w:rFonts w:cs="Arial"/>
        </w:rPr>
        <w:t>‘</w:t>
      </w:r>
      <w:r w:rsidR="006F565F" w:rsidRPr="00E72880">
        <w:rPr>
          <w:rFonts w:cs="Arial"/>
        </w:rPr>
        <w:t>Situational Awareness</w:t>
      </w:r>
      <w:r w:rsidR="006F565F">
        <w:rPr>
          <w:rFonts w:cs="Arial"/>
        </w:rPr>
        <w:t xml:space="preserve">’ </w:t>
      </w:r>
      <w:r w:rsidRPr="00E72880">
        <w:rPr>
          <w:rFonts w:cs="Arial"/>
        </w:rPr>
        <w:t>drawer will appear.</w:t>
      </w:r>
    </w:p>
    <w:p w14:paraId="304912AD" w14:textId="77777777" w:rsidR="00DA5CEB" w:rsidRPr="00E72880" w:rsidRDefault="00DA5CEB" w:rsidP="00B17A6D">
      <w:pPr>
        <w:pStyle w:val="BodyText"/>
        <w:numPr>
          <w:ilvl w:val="0"/>
          <w:numId w:val="33"/>
        </w:numPr>
        <w:spacing w:line="276" w:lineRule="auto"/>
        <w:rPr>
          <w:rFonts w:cs="Arial"/>
        </w:rPr>
      </w:pPr>
      <w:r w:rsidRPr="00E72880">
        <w:rPr>
          <w:rFonts w:cs="Arial"/>
        </w:rPr>
        <w:t>Situational Awareness can be enabled in two ways:</w:t>
      </w:r>
    </w:p>
    <w:p w14:paraId="7E5E4CB6" w14:textId="77777777" w:rsidR="00DA5CEB" w:rsidRPr="00E72880" w:rsidRDefault="00DA5CEB" w:rsidP="00B17A6D">
      <w:pPr>
        <w:pStyle w:val="BodyText"/>
        <w:numPr>
          <w:ilvl w:val="1"/>
          <w:numId w:val="33"/>
        </w:numPr>
        <w:spacing w:line="276" w:lineRule="auto"/>
        <w:rPr>
          <w:rFonts w:cs="Arial"/>
        </w:rPr>
      </w:pPr>
      <w:r w:rsidRPr="00E72880">
        <w:rPr>
          <w:rFonts w:cs="Arial"/>
        </w:rPr>
        <w:t>Setting Start Time to Now</w:t>
      </w:r>
    </w:p>
    <w:p w14:paraId="02B1E878" w14:textId="7B26352C" w:rsidR="00DA5CEB" w:rsidRPr="00E72880" w:rsidRDefault="00DA5CEB" w:rsidP="00B17A6D">
      <w:pPr>
        <w:pStyle w:val="BodyText"/>
        <w:numPr>
          <w:ilvl w:val="2"/>
          <w:numId w:val="33"/>
        </w:numPr>
        <w:spacing w:line="276" w:lineRule="auto"/>
        <w:rPr>
          <w:rFonts w:cs="Arial"/>
        </w:rPr>
      </w:pPr>
      <w:r w:rsidRPr="00E72880">
        <w:rPr>
          <w:rFonts w:cs="Arial"/>
        </w:rPr>
        <w:t xml:space="preserve">The </w:t>
      </w:r>
      <w:r w:rsidR="006F565F">
        <w:rPr>
          <w:rFonts w:cs="Arial"/>
        </w:rPr>
        <w:t>‘</w:t>
      </w:r>
      <w:r w:rsidRPr="00E72880">
        <w:rPr>
          <w:rFonts w:cs="Arial"/>
        </w:rPr>
        <w:t>Time Used</w:t>
      </w:r>
      <w:r w:rsidR="006F565F">
        <w:rPr>
          <w:rFonts w:cs="Arial"/>
        </w:rPr>
        <w:t>’</w:t>
      </w:r>
      <w:r w:rsidRPr="00E72880">
        <w:rPr>
          <w:rFonts w:cs="Arial"/>
        </w:rPr>
        <w:t xml:space="preserve"> dropdown should be set to </w:t>
      </w:r>
      <w:r w:rsidR="006F565F">
        <w:rPr>
          <w:rFonts w:cs="Arial"/>
        </w:rPr>
        <w:t>‘</w:t>
      </w:r>
      <w:r w:rsidRPr="00E72880">
        <w:rPr>
          <w:rFonts w:cs="Arial"/>
        </w:rPr>
        <w:t>Now</w:t>
      </w:r>
      <w:r w:rsidR="006F565F">
        <w:rPr>
          <w:rFonts w:cs="Arial"/>
        </w:rPr>
        <w:t>’</w:t>
      </w:r>
      <w:r w:rsidRPr="00E72880">
        <w:rPr>
          <w:rFonts w:cs="Arial"/>
        </w:rPr>
        <w:t xml:space="preserve"> which is the default value.</w:t>
      </w:r>
    </w:p>
    <w:p w14:paraId="7E2FEAED" w14:textId="48752EDF" w:rsidR="00DA5CEB" w:rsidRPr="00E72880" w:rsidRDefault="00DA5CEB" w:rsidP="00B17A6D">
      <w:pPr>
        <w:pStyle w:val="BodyText"/>
        <w:numPr>
          <w:ilvl w:val="2"/>
          <w:numId w:val="33"/>
        </w:numPr>
        <w:spacing w:line="276" w:lineRule="auto"/>
        <w:rPr>
          <w:rFonts w:cs="Arial"/>
        </w:rPr>
      </w:pPr>
      <w:r w:rsidRPr="00E72880">
        <w:rPr>
          <w:rFonts w:cs="Arial"/>
        </w:rPr>
        <w:t xml:space="preserve">There are two input fields: </w:t>
      </w:r>
      <w:r w:rsidR="006F565F">
        <w:rPr>
          <w:rFonts w:cs="Arial"/>
        </w:rPr>
        <w:t>‘</w:t>
      </w:r>
      <w:r w:rsidRPr="00E72880">
        <w:rPr>
          <w:rFonts w:cs="Arial"/>
        </w:rPr>
        <w:t>Minus Delta</w:t>
      </w:r>
      <w:r w:rsidR="006F565F">
        <w:rPr>
          <w:rFonts w:cs="Arial"/>
        </w:rPr>
        <w:t>’</w:t>
      </w:r>
      <w:r w:rsidRPr="00E72880">
        <w:rPr>
          <w:rFonts w:cs="Arial"/>
        </w:rPr>
        <w:t xml:space="preserve"> and </w:t>
      </w:r>
      <w:r w:rsidR="006F565F">
        <w:rPr>
          <w:rFonts w:cs="Arial"/>
        </w:rPr>
        <w:t>‘</w:t>
      </w:r>
      <w:r w:rsidRPr="00E72880">
        <w:rPr>
          <w:rFonts w:cs="Arial"/>
        </w:rPr>
        <w:t>Plus Delta</w:t>
      </w:r>
      <w:r w:rsidR="006F565F">
        <w:rPr>
          <w:rFonts w:cs="Arial"/>
        </w:rPr>
        <w:t>’</w:t>
      </w:r>
      <w:r w:rsidRPr="00E72880">
        <w:rPr>
          <w:rFonts w:cs="Arial"/>
        </w:rPr>
        <w:t>.</w:t>
      </w:r>
    </w:p>
    <w:p w14:paraId="0F54942B" w14:textId="5F19CF09"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Minus Delta</w:t>
      </w:r>
      <w:r>
        <w:rPr>
          <w:rFonts w:cs="Arial"/>
        </w:rPr>
        <w:t>’</w:t>
      </w:r>
      <w:r w:rsidR="00DA5CEB" w:rsidRPr="00E72880">
        <w:rPr>
          <w:rFonts w:cs="Arial"/>
        </w:rPr>
        <w:t xml:space="preserve"> is the time that will be </w:t>
      </w:r>
      <w:r w:rsidR="00EF46F4" w:rsidRPr="00E72880">
        <w:rPr>
          <w:rFonts w:cs="Arial"/>
        </w:rPr>
        <w:t>subtracted</w:t>
      </w:r>
      <w:r w:rsidR="00DA5CEB" w:rsidRPr="00E72880">
        <w:rPr>
          <w:rFonts w:cs="Arial"/>
        </w:rPr>
        <w:t xml:space="preserve"> from the current time.</w:t>
      </w:r>
    </w:p>
    <w:p w14:paraId="3AC4E8CC" w14:textId="307ACF2A"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Plus Delta</w:t>
      </w:r>
      <w:r>
        <w:rPr>
          <w:rFonts w:cs="Arial"/>
        </w:rPr>
        <w:t>’</w:t>
      </w:r>
      <w:r w:rsidR="00DA5CEB" w:rsidRPr="00E72880">
        <w:rPr>
          <w:rFonts w:cs="Arial"/>
        </w:rPr>
        <w:t xml:space="preserve"> defines the desired duration after the current time.</w:t>
      </w:r>
    </w:p>
    <w:p w14:paraId="2F23B646" w14:textId="5B45B372" w:rsidR="00DA5CEB" w:rsidRPr="00E72880" w:rsidRDefault="00DA5CEB" w:rsidP="00B17A6D">
      <w:pPr>
        <w:pStyle w:val="BodyText"/>
        <w:numPr>
          <w:ilvl w:val="2"/>
          <w:numId w:val="33"/>
        </w:numPr>
        <w:spacing w:line="276" w:lineRule="auto"/>
        <w:rPr>
          <w:rFonts w:cs="Arial"/>
        </w:rPr>
      </w:pPr>
      <w:r w:rsidRPr="00E72880">
        <w:rPr>
          <w:rFonts w:cs="Arial"/>
        </w:rPr>
        <w:t xml:space="preserve">As a </w:t>
      </w:r>
      <w:r w:rsidR="00CB2A81" w:rsidRPr="00E72880">
        <w:rPr>
          <w:rFonts w:cs="Arial"/>
        </w:rPr>
        <w:t>result,</w:t>
      </w:r>
      <w:r w:rsidRPr="00E72880">
        <w:rPr>
          <w:rFonts w:cs="Arial"/>
        </w:rPr>
        <w:t xml:space="preserve"> in the view range:</w:t>
      </w:r>
    </w:p>
    <w:p w14:paraId="08145EF2" w14:textId="77777777" w:rsidR="00DA5CEB" w:rsidRPr="00E72880" w:rsidRDefault="00DA5CEB" w:rsidP="00B17A6D">
      <w:pPr>
        <w:pStyle w:val="BodyText"/>
        <w:numPr>
          <w:ilvl w:val="3"/>
          <w:numId w:val="33"/>
        </w:numPr>
        <w:spacing w:line="276" w:lineRule="auto"/>
        <w:rPr>
          <w:rFonts w:cs="Arial"/>
        </w:rPr>
      </w:pPr>
      <w:r w:rsidRPr="00E72880">
        <w:rPr>
          <w:rFonts w:cs="Arial"/>
        </w:rPr>
        <w:t>start time = current time - minus delta</w:t>
      </w:r>
    </w:p>
    <w:p w14:paraId="108B1048" w14:textId="77777777" w:rsidR="00DA5CEB" w:rsidRPr="00E72880" w:rsidRDefault="00DA5CEB" w:rsidP="00B17A6D">
      <w:pPr>
        <w:pStyle w:val="BodyText"/>
        <w:numPr>
          <w:ilvl w:val="3"/>
          <w:numId w:val="33"/>
        </w:numPr>
        <w:spacing w:line="276" w:lineRule="auto"/>
        <w:rPr>
          <w:rFonts w:cs="Arial"/>
        </w:rPr>
      </w:pPr>
      <w:r w:rsidRPr="00E72880">
        <w:rPr>
          <w:rFonts w:cs="Arial"/>
        </w:rPr>
        <w:t>duration = minus delta + plus delta</w:t>
      </w:r>
    </w:p>
    <w:p w14:paraId="41FC4DA2" w14:textId="77777777" w:rsidR="00DA5CEB" w:rsidRPr="00E72880" w:rsidRDefault="00DA5CEB" w:rsidP="00B17A6D">
      <w:pPr>
        <w:pStyle w:val="BodyText"/>
        <w:numPr>
          <w:ilvl w:val="1"/>
          <w:numId w:val="33"/>
        </w:numPr>
        <w:spacing w:line="276" w:lineRule="auto"/>
        <w:rPr>
          <w:rFonts w:cs="Arial"/>
        </w:rPr>
      </w:pPr>
      <w:r w:rsidRPr="00E72880">
        <w:rPr>
          <w:rFonts w:cs="Arial"/>
        </w:rPr>
        <w:t>Setting a Custom Start Time</w:t>
      </w:r>
    </w:p>
    <w:p w14:paraId="073B1187" w14:textId="72ED2E72" w:rsidR="00DA5CEB" w:rsidRPr="00E72880" w:rsidRDefault="00DA5CEB" w:rsidP="00B17A6D">
      <w:pPr>
        <w:pStyle w:val="BodyText"/>
        <w:numPr>
          <w:ilvl w:val="2"/>
          <w:numId w:val="33"/>
        </w:numPr>
        <w:spacing w:line="276" w:lineRule="auto"/>
        <w:rPr>
          <w:rFonts w:cs="Arial"/>
        </w:rPr>
      </w:pPr>
      <w:r w:rsidRPr="00E72880">
        <w:rPr>
          <w:rFonts w:cs="Arial"/>
        </w:rPr>
        <w:t xml:space="preserve">Change </w:t>
      </w:r>
      <w:r w:rsidR="006F565F">
        <w:rPr>
          <w:rFonts w:cs="Arial"/>
        </w:rPr>
        <w:t>‘</w:t>
      </w:r>
      <w:r w:rsidRPr="00E72880">
        <w:rPr>
          <w:rFonts w:cs="Arial"/>
        </w:rPr>
        <w:t>Time Used</w:t>
      </w:r>
      <w:r w:rsidR="006F565F">
        <w:rPr>
          <w:rFonts w:cs="Arial"/>
        </w:rPr>
        <w:t>’</w:t>
      </w:r>
      <w:r w:rsidRPr="00E72880">
        <w:rPr>
          <w:rFonts w:cs="Arial"/>
        </w:rPr>
        <w:t xml:space="preserve"> to </w:t>
      </w:r>
      <w:r w:rsidR="006F565F">
        <w:rPr>
          <w:rFonts w:cs="Arial"/>
        </w:rPr>
        <w:t>‘</w:t>
      </w:r>
      <w:r w:rsidRPr="00E72880">
        <w:rPr>
          <w:rFonts w:cs="Arial"/>
        </w:rPr>
        <w:t>Input Time</w:t>
      </w:r>
      <w:r w:rsidR="006F565F">
        <w:rPr>
          <w:rFonts w:cs="Arial"/>
        </w:rPr>
        <w:t>’</w:t>
      </w:r>
      <w:r w:rsidRPr="00E72880">
        <w:rPr>
          <w:rFonts w:cs="Arial"/>
        </w:rPr>
        <w:t>.</w:t>
      </w:r>
    </w:p>
    <w:p w14:paraId="001C1B13" w14:textId="429A7BAD" w:rsidR="00DA5CEB" w:rsidRPr="00E72880" w:rsidRDefault="00DA5CEB" w:rsidP="00B17A6D">
      <w:pPr>
        <w:pStyle w:val="BodyText"/>
        <w:numPr>
          <w:ilvl w:val="2"/>
          <w:numId w:val="33"/>
        </w:numPr>
        <w:spacing w:line="276" w:lineRule="auto"/>
        <w:rPr>
          <w:rFonts w:cs="Arial"/>
        </w:rPr>
      </w:pPr>
      <w:r w:rsidRPr="00E72880">
        <w:rPr>
          <w:rFonts w:cs="Arial"/>
        </w:rPr>
        <w:t xml:space="preserve">There are two input fields: </w:t>
      </w:r>
      <w:r w:rsidR="006F565F">
        <w:rPr>
          <w:rFonts w:cs="Arial"/>
        </w:rPr>
        <w:t>‘</w:t>
      </w:r>
      <w:r w:rsidRPr="00E72880">
        <w:rPr>
          <w:rFonts w:cs="Arial"/>
        </w:rPr>
        <w:t>Start Time</w:t>
      </w:r>
      <w:r w:rsidR="006F565F">
        <w:rPr>
          <w:rFonts w:cs="Arial"/>
        </w:rPr>
        <w:t>’</w:t>
      </w:r>
      <w:r w:rsidRPr="00E72880">
        <w:rPr>
          <w:rFonts w:cs="Arial"/>
        </w:rPr>
        <w:t xml:space="preserve"> and </w:t>
      </w:r>
      <w:r w:rsidR="006F565F">
        <w:rPr>
          <w:rFonts w:cs="Arial"/>
        </w:rPr>
        <w:t>‘</w:t>
      </w:r>
      <w:r w:rsidRPr="00E72880">
        <w:rPr>
          <w:rFonts w:cs="Arial"/>
        </w:rPr>
        <w:t>Duration</w:t>
      </w:r>
      <w:r w:rsidR="006F565F">
        <w:rPr>
          <w:rFonts w:cs="Arial"/>
        </w:rPr>
        <w:t>’</w:t>
      </w:r>
    </w:p>
    <w:p w14:paraId="51474FC3" w14:textId="22E5F093"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Start Time</w:t>
      </w:r>
      <w:r>
        <w:rPr>
          <w:rFonts w:cs="Arial"/>
        </w:rPr>
        <w:t>’</w:t>
      </w:r>
      <w:r w:rsidR="00DA5CEB" w:rsidRPr="00E72880">
        <w:rPr>
          <w:rFonts w:cs="Arial"/>
        </w:rPr>
        <w:t>, defines the start time for the view range</w:t>
      </w:r>
    </w:p>
    <w:p w14:paraId="5A672710" w14:textId="0F1330BF" w:rsidR="00EF46F4"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Duration</w:t>
      </w:r>
      <w:r>
        <w:rPr>
          <w:rFonts w:cs="Arial"/>
        </w:rPr>
        <w:t>’</w:t>
      </w:r>
      <w:r w:rsidR="00DA5CEB" w:rsidRPr="00E72880">
        <w:rPr>
          <w:rFonts w:cs="Arial"/>
        </w:rPr>
        <w:t>, defines the duration after the start time for the view range.</w:t>
      </w:r>
    </w:p>
    <w:p w14:paraId="230EDA5F" w14:textId="5499422D" w:rsidR="00DA5CEB" w:rsidRPr="00E72880" w:rsidRDefault="00DA5CEB" w:rsidP="00B17A6D">
      <w:pPr>
        <w:pStyle w:val="BodyText"/>
        <w:numPr>
          <w:ilvl w:val="0"/>
          <w:numId w:val="33"/>
        </w:numPr>
        <w:rPr>
          <w:rFonts w:cs="Arial"/>
        </w:rPr>
      </w:pPr>
      <w:r w:rsidRPr="00E72880">
        <w:rPr>
          <w:rFonts w:cs="Arial"/>
        </w:rPr>
        <w:t xml:space="preserve">Set </w:t>
      </w:r>
      <w:r w:rsidR="006F565F">
        <w:rPr>
          <w:rFonts w:cs="Arial"/>
        </w:rPr>
        <w:t>‘</w:t>
      </w:r>
      <w:r w:rsidRPr="00E72880">
        <w:rPr>
          <w:rFonts w:cs="Arial"/>
        </w:rPr>
        <w:t>Enable Situational Awareness</w:t>
      </w:r>
      <w:r w:rsidR="006F565F">
        <w:rPr>
          <w:rFonts w:cs="Arial"/>
        </w:rPr>
        <w:t>’</w:t>
      </w:r>
      <w:r w:rsidRPr="00E72880">
        <w:rPr>
          <w:rFonts w:cs="Arial"/>
        </w:rPr>
        <w:t xml:space="preserve"> to True. A new band will be added to the timeline with blocks that represent each sequence available to the user, like the one on </w:t>
      </w:r>
      <w:r w:rsidRPr="00E72880">
        <w:rPr>
          <w:rFonts w:cs="Arial"/>
          <w:b/>
        </w:rPr>
        <w:t>Figure 2</w:t>
      </w:r>
      <w:r w:rsidR="004F56B0" w:rsidRPr="00E72880">
        <w:rPr>
          <w:rFonts w:cs="Arial"/>
          <w:b/>
        </w:rPr>
        <w:t>5</w:t>
      </w:r>
      <w:r w:rsidRPr="00E72880">
        <w:rPr>
          <w:rFonts w:cs="Arial"/>
        </w:rPr>
        <w:t>. And the range of the bands will be changed to the defined one on step 4.</w:t>
      </w:r>
    </w:p>
    <w:p w14:paraId="7535A65A" w14:textId="77777777" w:rsidR="00857783" w:rsidRPr="00E72880" w:rsidRDefault="00857783" w:rsidP="00857783">
      <w:pPr>
        <w:pStyle w:val="BodyText"/>
        <w:spacing w:line="276" w:lineRule="auto"/>
        <w:rPr>
          <w:rFonts w:cs="Arial"/>
        </w:rPr>
      </w:pPr>
    </w:p>
    <w:p w14:paraId="36C692E7" w14:textId="77777777" w:rsidR="00EF46F4" w:rsidRPr="00E72880" w:rsidRDefault="00EF46F4" w:rsidP="00672D76">
      <w:pPr>
        <w:pStyle w:val="BodyText"/>
        <w:keepNext/>
        <w:spacing w:line="276" w:lineRule="auto"/>
        <w:ind w:left="360"/>
        <w:jc w:val="center"/>
        <w:rPr>
          <w:rFonts w:cs="Arial"/>
        </w:rPr>
      </w:pPr>
      <w:r w:rsidRPr="00E72880">
        <w:rPr>
          <w:rFonts w:cs="Arial"/>
          <w:noProof/>
        </w:rPr>
        <w:drawing>
          <wp:inline distT="0" distB="0" distL="0" distR="0" wp14:anchorId="0C977143" wp14:editId="2DD45DD4">
            <wp:extent cx="3675573" cy="111865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9"/>
                    <a:stretch>
                      <a:fillRect/>
                    </a:stretch>
                  </pic:blipFill>
                  <pic:spPr bwMode="auto">
                    <a:xfrm>
                      <a:off x="0" y="0"/>
                      <a:ext cx="3675573" cy="1118652"/>
                    </a:xfrm>
                    <a:prstGeom prst="rect">
                      <a:avLst/>
                    </a:prstGeom>
                    <a:ln>
                      <a:noFill/>
                    </a:ln>
                    <a:extLst>
                      <a:ext uri="{53640926-AAD7-44D8-BBD7-CCE9431645EC}">
                        <a14:shadowObscured xmlns:a14="http://schemas.microsoft.com/office/drawing/2010/main"/>
                      </a:ext>
                    </a:extLst>
                  </pic:spPr>
                </pic:pic>
              </a:graphicData>
            </a:graphic>
          </wp:inline>
        </w:drawing>
      </w:r>
    </w:p>
    <w:p w14:paraId="7AFE65E1" w14:textId="71A14538" w:rsidR="00EF46F4" w:rsidRPr="00E72880" w:rsidRDefault="00EF46F4" w:rsidP="00672D76">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25</w:t>
      </w:r>
      <w:r w:rsidRPr="00E72880">
        <w:rPr>
          <w:rFonts w:cs="Arial"/>
          <w:i/>
        </w:rPr>
        <w:t>. Situational Awareness Band. Once Situational Awareness is enabled, a Situational Awareness Band will be added as a map of the available sequences.</w:t>
      </w:r>
      <w:bookmarkStart w:id="1388" w:name="_GoBack"/>
      <w:bookmarkEnd w:id="1388"/>
    </w:p>
    <w:p w14:paraId="2C83C6F9" w14:textId="0C81B365" w:rsidR="00004A5B" w:rsidRPr="00E72880" w:rsidRDefault="00004A5B" w:rsidP="00672D76">
      <w:pPr>
        <w:pStyle w:val="Instruction"/>
        <w:spacing w:line="276" w:lineRule="auto"/>
        <w:rPr>
          <w:rFonts w:cs="Arial"/>
        </w:rPr>
      </w:pPr>
    </w:p>
    <w:p w14:paraId="1F78487E" w14:textId="50FF3EB5" w:rsidR="00676EC9" w:rsidRPr="00E72880" w:rsidRDefault="00676EC9" w:rsidP="00676EC9">
      <w:pPr>
        <w:pStyle w:val="Heading5"/>
        <w:rPr>
          <w:rFonts w:cs="Arial"/>
        </w:rPr>
      </w:pPr>
      <w:bookmarkStart w:id="1389" w:name="_Toc13570767"/>
      <w:r w:rsidRPr="00E72880">
        <w:rPr>
          <w:rFonts w:cs="Arial"/>
        </w:rPr>
        <w:t>Epochs</w:t>
      </w:r>
      <w:bookmarkEnd w:id="1389"/>
    </w:p>
    <w:p w14:paraId="260BE677" w14:textId="5578A65C" w:rsidR="00676EC9" w:rsidRPr="00E72880" w:rsidRDefault="00676EC9" w:rsidP="00676EC9">
      <w:pPr>
        <w:rPr>
          <w:rFonts w:cs="Arial"/>
        </w:rPr>
      </w:pPr>
      <w:r w:rsidRPr="00E72880">
        <w:rPr>
          <w:rFonts w:cs="Arial"/>
        </w:rPr>
        <w:t xml:space="preserve">When the user desires to use Epochs, this will be shown in the Time Band as well in the Tooltip when a data point is hovered. An Epoch can be uploaded following the steps from the ‘Import CSVs, Epochs or PEFs’ section. </w:t>
      </w:r>
    </w:p>
    <w:p w14:paraId="4BB42128" w14:textId="77777777" w:rsidR="00251940" w:rsidRPr="00E72880" w:rsidRDefault="00251940" w:rsidP="003133EF">
      <w:pPr>
        <w:pStyle w:val="Heading6"/>
        <w:rPr>
          <w:rFonts w:cs="Arial"/>
        </w:rPr>
      </w:pPr>
      <w:bookmarkStart w:id="1390" w:name="_Toc13570768"/>
      <w:r w:rsidRPr="00E72880">
        <w:rPr>
          <w:rFonts w:cs="Arial"/>
        </w:rPr>
        <w:t>How To: Load an Epoch</w:t>
      </w:r>
      <w:bookmarkEnd w:id="1390"/>
    </w:p>
    <w:p w14:paraId="5868E388" w14:textId="46C4100B" w:rsidR="00251940" w:rsidRPr="00E72880" w:rsidRDefault="00251940" w:rsidP="00777AED">
      <w:pPr>
        <w:pStyle w:val="ListParagraph"/>
        <w:numPr>
          <w:ilvl w:val="0"/>
          <w:numId w:val="51"/>
        </w:numPr>
        <w:rPr>
          <w:rFonts w:cs="Arial"/>
        </w:rPr>
      </w:pPr>
      <w:r w:rsidRPr="00E72880">
        <w:rPr>
          <w:rFonts w:cs="Arial"/>
        </w:rPr>
        <w:t>Once an Epoch is available in the Source Explorer, hover or select the source and click the snowman icon.</w:t>
      </w:r>
    </w:p>
    <w:p w14:paraId="1C8864CD" w14:textId="106C94D1" w:rsidR="00251940" w:rsidRPr="00E72880" w:rsidRDefault="00251940" w:rsidP="00251940">
      <w:pPr>
        <w:pStyle w:val="ListParagraph"/>
        <w:numPr>
          <w:ilvl w:val="0"/>
          <w:numId w:val="51"/>
        </w:numPr>
        <w:rPr>
          <w:rFonts w:cs="Arial"/>
        </w:rPr>
      </w:pPr>
      <w:r w:rsidRPr="00E72880">
        <w:rPr>
          <w:rFonts w:cs="Arial"/>
        </w:rPr>
        <w:t>In the dropdown select, Load Epoch.</w:t>
      </w:r>
    </w:p>
    <w:p w14:paraId="378FD4C8" w14:textId="77777777" w:rsidR="00251940" w:rsidRPr="00E72880" w:rsidRDefault="00251940" w:rsidP="003133EF">
      <w:pPr>
        <w:pStyle w:val="Heading6"/>
        <w:rPr>
          <w:rFonts w:cs="Arial"/>
        </w:rPr>
      </w:pPr>
      <w:bookmarkStart w:id="1391" w:name="_Toc13570769"/>
      <w:r w:rsidRPr="00E72880">
        <w:rPr>
          <w:rFonts w:cs="Arial"/>
        </w:rPr>
        <w:t>How To: Select an Epoch</w:t>
      </w:r>
      <w:bookmarkEnd w:id="1391"/>
    </w:p>
    <w:p w14:paraId="23E2BB00" w14:textId="32AA2CE3" w:rsidR="00251940" w:rsidRPr="00E72880" w:rsidRDefault="00251940" w:rsidP="00777AED">
      <w:pPr>
        <w:pStyle w:val="ListParagraph"/>
        <w:numPr>
          <w:ilvl w:val="0"/>
          <w:numId w:val="52"/>
        </w:numPr>
        <w:rPr>
          <w:rFonts w:cs="Arial"/>
        </w:rPr>
      </w:pPr>
      <w:r w:rsidRPr="00E72880">
        <w:rPr>
          <w:rFonts w:cs="Arial"/>
        </w:rPr>
        <w:t>From the menu in the top bar, select the snowman icon.</w:t>
      </w:r>
    </w:p>
    <w:p w14:paraId="4C2CA745" w14:textId="7CCAF50D" w:rsidR="00251940" w:rsidRPr="00E72880" w:rsidRDefault="00251940" w:rsidP="00777AED">
      <w:pPr>
        <w:pStyle w:val="ListParagraph"/>
        <w:numPr>
          <w:ilvl w:val="0"/>
          <w:numId w:val="52"/>
        </w:numPr>
        <w:rPr>
          <w:rFonts w:cs="Arial"/>
        </w:rPr>
      </w:pPr>
      <w:r w:rsidRPr="00E72880">
        <w:rPr>
          <w:rFonts w:cs="Arial"/>
        </w:rPr>
        <w:t>In the dropdown select, Manage Epochs</w:t>
      </w:r>
      <w:r w:rsidR="003133EF" w:rsidRPr="00E72880">
        <w:rPr>
          <w:rFonts w:cs="Arial"/>
        </w:rPr>
        <w:t>.</w:t>
      </w:r>
    </w:p>
    <w:p w14:paraId="1092EE6B" w14:textId="1127F2A8" w:rsidR="00251940" w:rsidRPr="00E72880" w:rsidRDefault="00251940" w:rsidP="00777AED">
      <w:pPr>
        <w:pStyle w:val="ListParagraph"/>
        <w:numPr>
          <w:ilvl w:val="0"/>
          <w:numId w:val="52"/>
        </w:numPr>
        <w:rPr>
          <w:rFonts w:cs="Arial"/>
        </w:rPr>
      </w:pPr>
      <w:r w:rsidRPr="00E72880">
        <w:rPr>
          <w:rFonts w:cs="Arial"/>
        </w:rPr>
        <w:t>A drawer will be displayed, select the desired Epoch from the table</w:t>
      </w:r>
      <w:r w:rsidR="003133EF" w:rsidRPr="00E72880">
        <w:rPr>
          <w:rFonts w:cs="Arial"/>
        </w:rPr>
        <w:t>.</w:t>
      </w:r>
    </w:p>
    <w:p w14:paraId="5D60233F" w14:textId="49DCD64E" w:rsidR="00251940" w:rsidRPr="00E72880" w:rsidRDefault="00251940" w:rsidP="00676EC9">
      <w:pPr>
        <w:rPr>
          <w:rFonts w:cs="Arial"/>
        </w:rPr>
      </w:pPr>
    </w:p>
    <w:sectPr w:rsidR="00251940" w:rsidRPr="00E72880" w:rsidSect="00C1684E">
      <w:pgSz w:w="12240" w:h="15840" w:code="9"/>
      <w:pgMar w:top="1440" w:right="1440" w:bottom="927" w:left="1440" w:header="562" w:footer="562" w:gutter="0"/>
      <w:pgNumType w:start="1"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2E452" w14:textId="77777777" w:rsidR="00E3604C" w:rsidRDefault="00E3604C">
      <w:r>
        <w:separator/>
      </w:r>
    </w:p>
    <w:p w14:paraId="505DF8D4" w14:textId="77777777" w:rsidR="00E3604C" w:rsidRDefault="00E3604C"/>
    <w:p w14:paraId="401FAB17" w14:textId="77777777" w:rsidR="00E3604C" w:rsidRDefault="00E3604C" w:rsidP="00CE7210"/>
  </w:endnote>
  <w:endnote w:type="continuationSeparator" w:id="0">
    <w:p w14:paraId="2BF0DCFE" w14:textId="77777777" w:rsidR="00E3604C" w:rsidRDefault="00E3604C">
      <w:r>
        <w:continuationSeparator/>
      </w:r>
    </w:p>
    <w:p w14:paraId="525AB60B" w14:textId="77777777" w:rsidR="00E3604C" w:rsidRDefault="00E3604C"/>
    <w:p w14:paraId="7D069F8E" w14:textId="77777777" w:rsidR="00E3604C" w:rsidRDefault="00E3604C" w:rsidP="00CE7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E4A15" w14:textId="77777777" w:rsidR="00C1684E" w:rsidRDefault="00C1684E" w:rsidP="00DD2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0A4CD88E" w14:textId="77777777" w:rsidR="00C1684E" w:rsidRDefault="00C1684E" w:rsidP="00DD2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558892"/>
      <w:docPartObj>
        <w:docPartGallery w:val="Page Numbers (Bottom of Page)"/>
        <w:docPartUnique/>
      </w:docPartObj>
    </w:sdtPr>
    <w:sdtEndPr>
      <w:rPr>
        <w:noProof/>
      </w:rPr>
    </w:sdtEndPr>
    <w:sdtContent>
      <w:p w14:paraId="6C24AB4C" w14:textId="24753CD2" w:rsidR="00C1684E" w:rsidRDefault="00C1684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7421AD2" w14:textId="39EAAC5D" w:rsidR="00C1684E" w:rsidRDefault="00C1684E" w:rsidP="00382DCD">
    <w:pPr>
      <w:pStyle w:val="Footer"/>
      <w:tabs>
        <w:tab w:val="clear" w:pos="4536"/>
        <w:tab w:val="clear" w:pos="9072"/>
        <w:tab w:val="left" w:pos="5587"/>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742762"/>
      <w:docPartObj>
        <w:docPartGallery w:val="Page Numbers (Bottom of Page)"/>
        <w:docPartUnique/>
      </w:docPartObj>
    </w:sdtPr>
    <w:sdtEndPr>
      <w:rPr>
        <w:noProof/>
      </w:rPr>
    </w:sdtEndPr>
    <w:sdtContent>
      <w:p w14:paraId="3F9E4EC3" w14:textId="6DF48932" w:rsidR="00C1684E" w:rsidRDefault="00C1684E">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587BCEC2" w14:textId="77777777" w:rsidR="00C1684E" w:rsidRDefault="00C168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51ED9" w14:textId="77777777" w:rsidR="00E3604C" w:rsidRDefault="00E3604C">
      <w:r>
        <w:separator/>
      </w:r>
    </w:p>
    <w:p w14:paraId="4D1D2008" w14:textId="77777777" w:rsidR="00E3604C" w:rsidRDefault="00E3604C"/>
    <w:p w14:paraId="7162AB65" w14:textId="77777777" w:rsidR="00E3604C" w:rsidRDefault="00E3604C" w:rsidP="00CE7210"/>
  </w:footnote>
  <w:footnote w:type="continuationSeparator" w:id="0">
    <w:p w14:paraId="1264BFCF" w14:textId="77777777" w:rsidR="00E3604C" w:rsidRDefault="00E3604C">
      <w:r>
        <w:continuationSeparator/>
      </w:r>
    </w:p>
    <w:p w14:paraId="3E1F2FC2" w14:textId="77777777" w:rsidR="00E3604C" w:rsidRDefault="00E3604C"/>
    <w:p w14:paraId="4D77EADC" w14:textId="77777777" w:rsidR="00E3604C" w:rsidRDefault="00E3604C" w:rsidP="00CE72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6971A" w14:textId="77777777" w:rsidR="00C1684E" w:rsidRDefault="00C1684E" w:rsidP="001008D9">
    <w:pPr>
      <w:pStyle w:val="Header"/>
      <w:spacing w:after="960"/>
      <w:rPr>
        <w:b/>
        <w:noProof/>
        <w:spacing w:val="56"/>
        <w:sz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62817D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BF024E48"/>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A5CC209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45A0FD2"/>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20E0A94"/>
    <w:lvl w:ilvl="0">
      <w:start w:val="1"/>
      <w:numFmt w:val="decimal"/>
      <w:pStyle w:val="ListNumber"/>
      <w:lvlText w:val="%1."/>
      <w:lvlJc w:val="left"/>
      <w:pPr>
        <w:tabs>
          <w:tab w:val="num" w:pos="1224"/>
        </w:tabs>
        <w:ind w:left="1224" w:hanging="360"/>
      </w:pPr>
      <w:rPr>
        <w:rFonts w:hint="default"/>
      </w:rPr>
    </w:lvl>
  </w:abstractNum>
  <w:abstractNum w:abstractNumId="5" w15:restartNumberingAfterBreak="0">
    <w:nsid w:val="FFFFFF89"/>
    <w:multiLevelType w:val="singleLevel"/>
    <w:tmpl w:val="0116073C"/>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9D3523"/>
    <w:multiLevelType w:val="hybridMultilevel"/>
    <w:tmpl w:val="31B8E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9267CD"/>
    <w:multiLevelType w:val="multilevel"/>
    <w:tmpl w:val="18E69ADC"/>
    <w:lvl w:ilvl="0">
      <w:start w:val="1"/>
      <w:numFmt w:val="decimal"/>
      <w:lvlText w:val="%1."/>
      <w:lvlJc w:val="left"/>
      <w:pPr>
        <w:ind w:left="720" w:hanging="360"/>
      </w:pPr>
      <w:rPr>
        <w:rFonts w:hint="default"/>
        <w:color w:val="auto"/>
      </w:rPr>
    </w:lvl>
    <w:lvl w:ilvl="1">
      <w:start w:val="2"/>
      <w:numFmt w:val="decimal"/>
      <w:isLgl/>
      <w:lvlText w:val="%1.%2."/>
      <w:lvlJc w:val="left"/>
      <w:pPr>
        <w:ind w:left="1580" w:hanging="1220"/>
      </w:pPr>
      <w:rPr>
        <w:rFonts w:hint="default"/>
      </w:rPr>
    </w:lvl>
    <w:lvl w:ilvl="2">
      <w:start w:val="1"/>
      <w:numFmt w:val="decimal"/>
      <w:isLgl/>
      <w:lvlText w:val="%1.%2.%3."/>
      <w:lvlJc w:val="left"/>
      <w:pPr>
        <w:ind w:left="1580" w:hanging="1220"/>
      </w:pPr>
      <w:rPr>
        <w:rFonts w:hint="default"/>
      </w:rPr>
    </w:lvl>
    <w:lvl w:ilvl="3">
      <w:start w:val="2"/>
      <w:numFmt w:val="decimal"/>
      <w:isLgl/>
      <w:lvlText w:val="%1.%2.%3.%4."/>
      <w:lvlJc w:val="left"/>
      <w:pPr>
        <w:ind w:left="1580" w:hanging="1220"/>
      </w:pPr>
      <w:rPr>
        <w:rFonts w:hint="default"/>
      </w:rPr>
    </w:lvl>
    <w:lvl w:ilvl="4">
      <w:start w:val="2"/>
      <w:numFmt w:val="decimal"/>
      <w:isLgl/>
      <w:lvlText w:val="%1.%2.%3.%4.%5."/>
      <w:lvlJc w:val="left"/>
      <w:pPr>
        <w:ind w:left="1580" w:hanging="1220"/>
      </w:pPr>
      <w:rPr>
        <w:rFonts w:hint="default"/>
      </w:rPr>
    </w:lvl>
    <w:lvl w:ilvl="5">
      <w:start w:val="7"/>
      <w:numFmt w:val="decimal"/>
      <w:isLgl/>
      <w:lvlText w:val="%1.%2.%3.%4.%5.%6."/>
      <w:lvlJc w:val="left"/>
      <w:pPr>
        <w:ind w:left="1580" w:hanging="122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3B6041B"/>
    <w:multiLevelType w:val="hybridMultilevel"/>
    <w:tmpl w:val="51B60DEA"/>
    <w:lvl w:ilvl="0" w:tplc="DEC85EE8">
      <w:start w:val="1"/>
      <w:numFmt w:val="upperLetter"/>
      <w:pStyle w:val="Appendix1"/>
      <w:lvlText w:val="%1."/>
      <w:lvlJc w:val="left"/>
      <w:pPr>
        <w:ind w:left="864" w:hanging="864"/>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07615131"/>
    <w:multiLevelType w:val="hybridMultilevel"/>
    <w:tmpl w:val="17AC5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EC5CFF"/>
    <w:multiLevelType w:val="hybridMultilevel"/>
    <w:tmpl w:val="512C5AC6"/>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5A2564"/>
    <w:multiLevelType w:val="multilevel"/>
    <w:tmpl w:val="0CD805D8"/>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0D2F0660"/>
    <w:multiLevelType w:val="hybridMultilevel"/>
    <w:tmpl w:val="C6D4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B467AD"/>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DA5DD0"/>
    <w:multiLevelType w:val="multilevel"/>
    <w:tmpl w:val="5F08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D931A9"/>
    <w:multiLevelType w:val="hybridMultilevel"/>
    <w:tmpl w:val="72688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9D6B68"/>
    <w:multiLevelType w:val="hybridMultilevel"/>
    <w:tmpl w:val="5836A38A"/>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241918"/>
    <w:multiLevelType w:val="hybridMultilevel"/>
    <w:tmpl w:val="FA5C35B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BE2587"/>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1E2"/>
    <w:multiLevelType w:val="hybridMultilevel"/>
    <w:tmpl w:val="A030D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877932"/>
    <w:multiLevelType w:val="hybridMultilevel"/>
    <w:tmpl w:val="F70E5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65763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A16AB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404B71"/>
    <w:multiLevelType w:val="hybridMultilevel"/>
    <w:tmpl w:val="CC2C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F80252"/>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C849CE"/>
    <w:multiLevelType w:val="hybridMultilevel"/>
    <w:tmpl w:val="65B4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C84B09"/>
    <w:multiLevelType w:val="hybridMultilevel"/>
    <w:tmpl w:val="A2C04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153C2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E86F67"/>
    <w:multiLevelType w:val="hybridMultilevel"/>
    <w:tmpl w:val="80BE9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A07908"/>
    <w:multiLevelType w:val="hybridMultilevel"/>
    <w:tmpl w:val="A062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D1706B"/>
    <w:multiLevelType w:val="hybridMultilevel"/>
    <w:tmpl w:val="FB72D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867E51"/>
    <w:multiLevelType w:val="hybridMultilevel"/>
    <w:tmpl w:val="75D4AD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CD14FE"/>
    <w:multiLevelType w:val="hybridMultilevel"/>
    <w:tmpl w:val="2C704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ED500A"/>
    <w:multiLevelType w:val="multilevel"/>
    <w:tmpl w:val="FEC8DF64"/>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800"/>
        </w:tabs>
        <w:ind w:left="851" w:hanging="851"/>
      </w:pPr>
      <w:rPr>
        <w:rFonts w:hint="default"/>
      </w:rPr>
    </w:lvl>
    <w:lvl w:ilvl="7">
      <w:start w:val="1"/>
      <w:numFmt w:val="decimal"/>
      <w:pStyle w:val="Heading8"/>
      <w:lvlText w:val="%1.%2.%3.%4.%5.%6.%7.%8"/>
      <w:lvlJc w:val="left"/>
      <w:pPr>
        <w:tabs>
          <w:tab w:val="num" w:pos="1800"/>
        </w:tabs>
        <w:ind w:left="851" w:hanging="851"/>
      </w:pPr>
      <w:rPr>
        <w:rFonts w:hint="default"/>
      </w:rPr>
    </w:lvl>
    <w:lvl w:ilvl="8">
      <w:start w:val="1"/>
      <w:numFmt w:val="decimal"/>
      <w:pStyle w:val="Heading9"/>
      <w:lvlText w:val="%1.%2.%3.%4.%5.%6.%7.%8.%9"/>
      <w:lvlJc w:val="left"/>
      <w:pPr>
        <w:tabs>
          <w:tab w:val="num" w:pos="2160"/>
        </w:tabs>
        <w:ind w:left="851" w:hanging="851"/>
      </w:pPr>
      <w:rPr>
        <w:rFonts w:hint="default"/>
      </w:rPr>
    </w:lvl>
  </w:abstractNum>
  <w:abstractNum w:abstractNumId="34" w15:restartNumberingAfterBreak="0">
    <w:nsid w:val="45882E45"/>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FC7D9C"/>
    <w:multiLevelType w:val="hybridMultilevel"/>
    <w:tmpl w:val="20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9A03D2"/>
    <w:multiLevelType w:val="hybridMultilevel"/>
    <w:tmpl w:val="5DDE8F40"/>
    <w:lvl w:ilvl="0" w:tplc="0330C6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4F3A3304"/>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7E3EDC"/>
    <w:multiLevelType w:val="multilevel"/>
    <w:tmpl w:val="CD466D52"/>
    <w:lvl w:ilvl="0">
      <w:start w:val="3"/>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974079"/>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B0731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504523"/>
    <w:multiLevelType w:val="hybridMultilevel"/>
    <w:tmpl w:val="424CC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F72478"/>
    <w:multiLevelType w:val="hybridMultilevel"/>
    <w:tmpl w:val="5156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1202FA"/>
    <w:multiLevelType w:val="hybridMultilevel"/>
    <w:tmpl w:val="D2B04138"/>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7A240D"/>
    <w:multiLevelType w:val="hybridMultilevel"/>
    <w:tmpl w:val="80BE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225441"/>
    <w:multiLevelType w:val="hybridMultilevel"/>
    <w:tmpl w:val="1B365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CC5636"/>
    <w:multiLevelType w:val="multilevel"/>
    <w:tmpl w:val="F600E29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873DD4"/>
    <w:multiLevelType w:val="hybridMultilevel"/>
    <w:tmpl w:val="79C268CC"/>
    <w:lvl w:ilvl="0" w:tplc="5358B6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DF03E7"/>
    <w:multiLevelType w:val="multilevel"/>
    <w:tmpl w:val="A498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035BE8"/>
    <w:multiLevelType w:val="hybridMultilevel"/>
    <w:tmpl w:val="EDCA0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905579"/>
    <w:multiLevelType w:val="hybridMultilevel"/>
    <w:tmpl w:val="44F03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344D8E"/>
    <w:multiLevelType w:val="hybridMultilevel"/>
    <w:tmpl w:val="8E3CF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A758D6"/>
    <w:multiLevelType w:val="hybridMultilevel"/>
    <w:tmpl w:val="A81A757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C176E98"/>
    <w:multiLevelType w:val="hybridMultilevel"/>
    <w:tmpl w:val="1DEAF71C"/>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2C673F"/>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1B1E69"/>
    <w:multiLevelType w:val="hybridMultilevel"/>
    <w:tmpl w:val="83E8C254"/>
    <w:lvl w:ilvl="0" w:tplc="C7E8861C">
      <w:start w:val="1"/>
      <w:numFmt w:val="decimal"/>
      <w:lvlText w:val="%1."/>
      <w:lvlJc w:val="left"/>
      <w:pPr>
        <w:ind w:left="920" w:hanging="56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3A1D92"/>
    <w:multiLevelType w:val="multilevel"/>
    <w:tmpl w:val="380C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C7311F"/>
    <w:multiLevelType w:val="hybridMultilevel"/>
    <w:tmpl w:val="3488C568"/>
    <w:lvl w:ilvl="0" w:tplc="9C1A0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46F259B"/>
    <w:multiLevelType w:val="hybridMultilevel"/>
    <w:tmpl w:val="E1561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9F4BC3"/>
    <w:multiLevelType w:val="hybridMultilevel"/>
    <w:tmpl w:val="712E5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265051"/>
    <w:multiLevelType w:val="hybridMultilevel"/>
    <w:tmpl w:val="0B62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F5086A"/>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7BEB48FD"/>
    <w:multiLevelType w:val="hybridMultilevel"/>
    <w:tmpl w:val="BE72B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DB306AA"/>
    <w:multiLevelType w:val="hybridMultilevel"/>
    <w:tmpl w:val="AA4A7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D47239"/>
    <w:multiLevelType w:val="multilevel"/>
    <w:tmpl w:val="4C3E3ACA"/>
    <w:lvl w:ilvl="0">
      <w:start w:val="3"/>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680C04"/>
    <w:multiLevelType w:val="hybridMultilevel"/>
    <w:tmpl w:val="3C1C8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5"/>
  </w:num>
  <w:num w:numId="3">
    <w:abstractNumId w:val="3"/>
  </w:num>
  <w:num w:numId="4">
    <w:abstractNumId w:val="2"/>
  </w:num>
  <w:num w:numId="5">
    <w:abstractNumId w:val="4"/>
  </w:num>
  <w:num w:numId="6">
    <w:abstractNumId w:val="1"/>
  </w:num>
  <w:num w:numId="7">
    <w:abstractNumId w:val="0"/>
  </w:num>
  <w:num w:numId="8">
    <w:abstractNumId w:val="8"/>
  </w:num>
  <w:num w:numId="9">
    <w:abstractNumId w:val="21"/>
  </w:num>
  <w:num w:numId="10">
    <w:abstractNumId w:val="48"/>
  </w:num>
  <w:num w:numId="11">
    <w:abstractNumId w:val="14"/>
  </w:num>
  <w:num w:numId="12">
    <w:abstractNumId w:val="56"/>
  </w:num>
  <w:num w:numId="13">
    <w:abstractNumId w:val="10"/>
  </w:num>
  <w:num w:numId="14">
    <w:abstractNumId w:val="19"/>
  </w:num>
  <w:num w:numId="15">
    <w:abstractNumId w:val="41"/>
  </w:num>
  <w:num w:numId="16">
    <w:abstractNumId w:val="30"/>
  </w:num>
  <w:num w:numId="17">
    <w:abstractNumId w:val="25"/>
  </w:num>
  <w:num w:numId="18">
    <w:abstractNumId w:val="62"/>
  </w:num>
  <w:num w:numId="19">
    <w:abstractNumId w:val="15"/>
  </w:num>
  <w:num w:numId="20">
    <w:abstractNumId w:val="45"/>
  </w:num>
  <w:num w:numId="21">
    <w:abstractNumId w:val="20"/>
  </w:num>
  <w:num w:numId="22">
    <w:abstractNumId w:val="50"/>
  </w:num>
  <w:num w:numId="23">
    <w:abstractNumId w:val="58"/>
  </w:num>
  <w:num w:numId="24">
    <w:abstractNumId w:val="51"/>
  </w:num>
  <w:num w:numId="25">
    <w:abstractNumId w:val="63"/>
  </w:num>
  <w:num w:numId="26">
    <w:abstractNumId w:val="29"/>
  </w:num>
  <w:num w:numId="27">
    <w:abstractNumId w:val="59"/>
  </w:num>
  <w:num w:numId="28">
    <w:abstractNumId w:val="12"/>
  </w:num>
  <w:num w:numId="29">
    <w:abstractNumId w:val="44"/>
  </w:num>
  <w:num w:numId="30">
    <w:abstractNumId w:val="9"/>
  </w:num>
  <w:num w:numId="31">
    <w:abstractNumId w:val="42"/>
  </w:num>
  <w:num w:numId="32">
    <w:abstractNumId w:val="32"/>
  </w:num>
  <w:num w:numId="33">
    <w:abstractNumId w:val="31"/>
  </w:num>
  <w:num w:numId="34">
    <w:abstractNumId w:val="6"/>
  </w:num>
  <w:num w:numId="35">
    <w:abstractNumId w:val="35"/>
  </w:num>
  <w:num w:numId="36">
    <w:abstractNumId w:val="23"/>
  </w:num>
  <w:num w:numId="37">
    <w:abstractNumId w:val="49"/>
  </w:num>
  <w:num w:numId="38">
    <w:abstractNumId w:val="39"/>
  </w:num>
  <w:num w:numId="39">
    <w:abstractNumId w:val="40"/>
  </w:num>
  <w:num w:numId="40">
    <w:abstractNumId w:val="46"/>
  </w:num>
  <w:num w:numId="41">
    <w:abstractNumId w:val="13"/>
  </w:num>
  <w:num w:numId="42">
    <w:abstractNumId w:val="22"/>
  </w:num>
  <w:num w:numId="43">
    <w:abstractNumId w:val="38"/>
  </w:num>
  <w:num w:numId="44">
    <w:abstractNumId w:val="27"/>
  </w:num>
  <w:num w:numId="45">
    <w:abstractNumId w:val="28"/>
  </w:num>
  <w:num w:numId="46">
    <w:abstractNumId w:val="53"/>
  </w:num>
  <w:num w:numId="47">
    <w:abstractNumId w:val="55"/>
  </w:num>
  <w:num w:numId="48">
    <w:abstractNumId w:val="16"/>
  </w:num>
  <w:num w:numId="49">
    <w:abstractNumId w:val="43"/>
  </w:num>
  <w:num w:numId="50">
    <w:abstractNumId w:val="17"/>
  </w:num>
  <w:num w:numId="51">
    <w:abstractNumId w:val="52"/>
  </w:num>
  <w:num w:numId="52">
    <w:abstractNumId w:val="34"/>
  </w:num>
  <w:num w:numId="53">
    <w:abstractNumId w:val="7"/>
  </w:num>
  <w:num w:numId="54">
    <w:abstractNumId w:val="18"/>
  </w:num>
  <w:num w:numId="55">
    <w:abstractNumId w:val="64"/>
  </w:num>
  <w:num w:numId="56">
    <w:abstractNumId w:val="11"/>
  </w:num>
  <w:num w:numId="57">
    <w:abstractNumId w:val="47"/>
  </w:num>
  <w:num w:numId="58">
    <w:abstractNumId w:val="57"/>
  </w:num>
  <w:num w:numId="59">
    <w:abstractNumId w:val="65"/>
  </w:num>
  <w:num w:numId="60">
    <w:abstractNumId w:val="60"/>
  </w:num>
  <w:num w:numId="61">
    <w:abstractNumId w:val="61"/>
  </w:num>
  <w:num w:numId="62">
    <w:abstractNumId w:val="54"/>
  </w:num>
  <w:num w:numId="63">
    <w:abstractNumId w:val="24"/>
  </w:num>
  <w:num w:numId="64">
    <w:abstractNumId w:val="37"/>
  </w:num>
  <w:num w:numId="65">
    <w:abstractNumId w:val="36"/>
  </w:num>
  <w:num w:numId="66">
    <w:abstractNumId w:val="26"/>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AU" w:vendorID="2" w:dllVersion="6"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567"/>
  <w:drawingGridHorizontalSpacing w:val="142"/>
  <w:drawingGridVerticalSpacing w:val="142"/>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74D"/>
    <w:rsid w:val="0000108C"/>
    <w:rsid w:val="00001391"/>
    <w:rsid w:val="00004A5B"/>
    <w:rsid w:val="0001067B"/>
    <w:rsid w:val="000143AF"/>
    <w:rsid w:val="00014A46"/>
    <w:rsid w:val="000211B1"/>
    <w:rsid w:val="000230A6"/>
    <w:rsid w:val="00026BCE"/>
    <w:rsid w:val="00030744"/>
    <w:rsid w:val="000339CB"/>
    <w:rsid w:val="00040E74"/>
    <w:rsid w:val="00046B51"/>
    <w:rsid w:val="00046CE4"/>
    <w:rsid w:val="00053AA2"/>
    <w:rsid w:val="00061A47"/>
    <w:rsid w:val="00061B94"/>
    <w:rsid w:val="0007068D"/>
    <w:rsid w:val="000739E9"/>
    <w:rsid w:val="0007779F"/>
    <w:rsid w:val="000825D2"/>
    <w:rsid w:val="00090AA0"/>
    <w:rsid w:val="000918D9"/>
    <w:rsid w:val="00092DA5"/>
    <w:rsid w:val="0009395F"/>
    <w:rsid w:val="000B1D28"/>
    <w:rsid w:val="000C45BB"/>
    <w:rsid w:val="000C60F0"/>
    <w:rsid w:val="000E14CF"/>
    <w:rsid w:val="000E43F7"/>
    <w:rsid w:val="000F3983"/>
    <w:rsid w:val="001008D9"/>
    <w:rsid w:val="0011503E"/>
    <w:rsid w:val="00116D99"/>
    <w:rsid w:val="00133B56"/>
    <w:rsid w:val="0013652F"/>
    <w:rsid w:val="001520DA"/>
    <w:rsid w:val="00154BE4"/>
    <w:rsid w:val="001578F7"/>
    <w:rsid w:val="00163AB2"/>
    <w:rsid w:val="00167B1F"/>
    <w:rsid w:val="001809FD"/>
    <w:rsid w:val="0019181D"/>
    <w:rsid w:val="00193B6C"/>
    <w:rsid w:val="001A086B"/>
    <w:rsid w:val="001A296C"/>
    <w:rsid w:val="001A3575"/>
    <w:rsid w:val="001B7A47"/>
    <w:rsid w:val="001C0A71"/>
    <w:rsid w:val="001C0DEC"/>
    <w:rsid w:val="001C247D"/>
    <w:rsid w:val="001D0AAC"/>
    <w:rsid w:val="001D4403"/>
    <w:rsid w:val="001E129A"/>
    <w:rsid w:val="001E5C72"/>
    <w:rsid w:val="001E6BD8"/>
    <w:rsid w:val="001E7EBE"/>
    <w:rsid w:val="001F7C96"/>
    <w:rsid w:val="002001F4"/>
    <w:rsid w:val="00203291"/>
    <w:rsid w:val="002248D6"/>
    <w:rsid w:val="002255FD"/>
    <w:rsid w:val="00240FFC"/>
    <w:rsid w:val="00243872"/>
    <w:rsid w:val="00251940"/>
    <w:rsid w:val="0026002D"/>
    <w:rsid w:val="00274045"/>
    <w:rsid w:val="00274B15"/>
    <w:rsid w:val="002826D3"/>
    <w:rsid w:val="002A0EA0"/>
    <w:rsid w:val="002B3772"/>
    <w:rsid w:val="002D0A22"/>
    <w:rsid w:val="002E1573"/>
    <w:rsid w:val="002F3737"/>
    <w:rsid w:val="002F79B9"/>
    <w:rsid w:val="00301C76"/>
    <w:rsid w:val="00304DA7"/>
    <w:rsid w:val="0030606D"/>
    <w:rsid w:val="00307391"/>
    <w:rsid w:val="00312B55"/>
    <w:rsid w:val="003133EF"/>
    <w:rsid w:val="00326692"/>
    <w:rsid w:val="003302E9"/>
    <w:rsid w:val="0034512D"/>
    <w:rsid w:val="00353B67"/>
    <w:rsid w:val="00357B85"/>
    <w:rsid w:val="00382DCD"/>
    <w:rsid w:val="003871A8"/>
    <w:rsid w:val="003925F7"/>
    <w:rsid w:val="00392C6A"/>
    <w:rsid w:val="00393160"/>
    <w:rsid w:val="003C077D"/>
    <w:rsid w:val="003E0B2C"/>
    <w:rsid w:val="003E1948"/>
    <w:rsid w:val="003F05B0"/>
    <w:rsid w:val="003F1775"/>
    <w:rsid w:val="004215CD"/>
    <w:rsid w:val="00421EAB"/>
    <w:rsid w:val="00430B6C"/>
    <w:rsid w:val="00451B61"/>
    <w:rsid w:val="00453E1F"/>
    <w:rsid w:val="00471D07"/>
    <w:rsid w:val="004741AA"/>
    <w:rsid w:val="00476275"/>
    <w:rsid w:val="004832FF"/>
    <w:rsid w:val="004871B0"/>
    <w:rsid w:val="00496E99"/>
    <w:rsid w:val="004A71FB"/>
    <w:rsid w:val="004B04C7"/>
    <w:rsid w:val="004B2EAB"/>
    <w:rsid w:val="004B6C30"/>
    <w:rsid w:val="004C20AF"/>
    <w:rsid w:val="004D2084"/>
    <w:rsid w:val="004D6FB7"/>
    <w:rsid w:val="004E3915"/>
    <w:rsid w:val="004E54B6"/>
    <w:rsid w:val="004F1C21"/>
    <w:rsid w:val="004F56B0"/>
    <w:rsid w:val="00500ACF"/>
    <w:rsid w:val="00507BDC"/>
    <w:rsid w:val="005112D3"/>
    <w:rsid w:val="00513A44"/>
    <w:rsid w:val="005165CA"/>
    <w:rsid w:val="00521082"/>
    <w:rsid w:val="005217E9"/>
    <w:rsid w:val="00530250"/>
    <w:rsid w:val="00530B3A"/>
    <w:rsid w:val="005321F1"/>
    <w:rsid w:val="00532B1C"/>
    <w:rsid w:val="00537DF2"/>
    <w:rsid w:val="005426E1"/>
    <w:rsid w:val="005509F5"/>
    <w:rsid w:val="00550C22"/>
    <w:rsid w:val="00555071"/>
    <w:rsid w:val="00561663"/>
    <w:rsid w:val="0056786D"/>
    <w:rsid w:val="00577334"/>
    <w:rsid w:val="005877A3"/>
    <w:rsid w:val="00595984"/>
    <w:rsid w:val="0059737E"/>
    <w:rsid w:val="00597CC0"/>
    <w:rsid w:val="005A743F"/>
    <w:rsid w:val="005B1004"/>
    <w:rsid w:val="005B15A9"/>
    <w:rsid w:val="005B2083"/>
    <w:rsid w:val="005B6DC1"/>
    <w:rsid w:val="005C0436"/>
    <w:rsid w:val="005C2569"/>
    <w:rsid w:val="005E20EB"/>
    <w:rsid w:val="005E33F1"/>
    <w:rsid w:val="006001CB"/>
    <w:rsid w:val="00600DFC"/>
    <w:rsid w:val="0062314A"/>
    <w:rsid w:val="00624AB4"/>
    <w:rsid w:val="006276A3"/>
    <w:rsid w:val="00636400"/>
    <w:rsid w:val="00641E44"/>
    <w:rsid w:val="00646EC9"/>
    <w:rsid w:val="0065191D"/>
    <w:rsid w:val="0067276C"/>
    <w:rsid w:val="00672D76"/>
    <w:rsid w:val="00676EC9"/>
    <w:rsid w:val="00683B7E"/>
    <w:rsid w:val="00691C3A"/>
    <w:rsid w:val="00692727"/>
    <w:rsid w:val="00697A92"/>
    <w:rsid w:val="006A27FE"/>
    <w:rsid w:val="006A2D2B"/>
    <w:rsid w:val="006B14CF"/>
    <w:rsid w:val="006B2878"/>
    <w:rsid w:val="006C398B"/>
    <w:rsid w:val="006C645C"/>
    <w:rsid w:val="006E5D4D"/>
    <w:rsid w:val="006F2A44"/>
    <w:rsid w:val="006F3C65"/>
    <w:rsid w:val="006F565F"/>
    <w:rsid w:val="007116B4"/>
    <w:rsid w:val="007158DD"/>
    <w:rsid w:val="007200FA"/>
    <w:rsid w:val="007255BF"/>
    <w:rsid w:val="00733A28"/>
    <w:rsid w:val="00735CFB"/>
    <w:rsid w:val="00741CFA"/>
    <w:rsid w:val="00743DA1"/>
    <w:rsid w:val="00753979"/>
    <w:rsid w:val="00755B1A"/>
    <w:rsid w:val="00756E34"/>
    <w:rsid w:val="00757A25"/>
    <w:rsid w:val="007633BE"/>
    <w:rsid w:val="00764B3C"/>
    <w:rsid w:val="00771579"/>
    <w:rsid w:val="00771766"/>
    <w:rsid w:val="0077359B"/>
    <w:rsid w:val="00777AED"/>
    <w:rsid w:val="007813E3"/>
    <w:rsid w:val="0078460C"/>
    <w:rsid w:val="007846B9"/>
    <w:rsid w:val="0079032A"/>
    <w:rsid w:val="007A61D7"/>
    <w:rsid w:val="007B6682"/>
    <w:rsid w:val="007D4E57"/>
    <w:rsid w:val="007E5E4C"/>
    <w:rsid w:val="00814F5E"/>
    <w:rsid w:val="00815C7C"/>
    <w:rsid w:val="00820380"/>
    <w:rsid w:val="0082195E"/>
    <w:rsid w:val="00824CBE"/>
    <w:rsid w:val="00825355"/>
    <w:rsid w:val="0083124A"/>
    <w:rsid w:val="00834CAB"/>
    <w:rsid w:val="00845491"/>
    <w:rsid w:val="008565D3"/>
    <w:rsid w:val="00857783"/>
    <w:rsid w:val="00865816"/>
    <w:rsid w:val="00874AD1"/>
    <w:rsid w:val="00882CFF"/>
    <w:rsid w:val="00883E60"/>
    <w:rsid w:val="00886647"/>
    <w:rsid w:val="0089062E"/>
    <w:rsid w:val="00891B93"/>
    <w:rsid w:val="00891F28"/>
    <w:rsid w:val="008A3F21"/>
    <w:rsid w:val="008A4431"/>
    <w:rsid w:val="008B36BD"/>
    <w:rsid w:val="008B505E"/>
    <w:rsid w:val="008B762E"/>
    <w:rsid w:val="008C799B"/>
    <w:rsid w:val="008D202E"/>
    <w:rsid w:val="008E3BC9"/>
    <w:rsid w:val="008F42CE"/>
    <w:rsid w:val="00900BE2"/>
    <w:rsid w:val="00914EF5"/>
    <w:rsid w:val="009316FC"/>
    <w:rsid w:val="00936B5E"/>
    <w:rsid w:val="009455F7"/>
    <w:rsid w:val="00950AB3"/>
    <w:rsid w:val="00951EEE"/>
    <w:rsid w:val="0096585C"/>
    <w:rsid w:val="00970C06"/>
    <w:rsid w:val="00986F0A"/>
    <w:rsid w:val="009911BD"/>
    <w:rsid w:val="00993E8C"/>
    <w:rsid w:val="00993EB2"/>
    <w:rsid w:val="009A5203"/>
    <w:rsid w:val="009B5595"/>
    <w:rsid w:val="009B72A0"/>
    <w:rsid w:val="009C0CB8"/>
    <w:rsid w:val="009D5247"/>
    <w:rsid w:val="009D5255"/>
    <w:rsid w:val="009E0E47"/>
    <w:rsid w:val="009E66C7"/>
    <w:rsid w:val="009F6A60"/>
    <w:rsid w:val="009F7BBB"/>
    <w:rsid w:val="00A267E4"/>
    <w:rsid w:val="00A450A9"/>
    <w:rsid w:val="00A45898"/>
    <w:rsid w:val="00A4762F"/>
    <w:rsid w:val="00A52412"/>
    <w:rsid w:val="00A77EA2"/>
    <w:rsid w:val="00A808C3"/>
    <w:rsid w:val="00A968FB"/>
    <w:rsid w:val="00AA73AC"/>
    <w:rsid w:val="00AD2EBA"/>
    <w:rsid w:val="00AD5460"/>
    <w:rsid w:val="00AD66F8"/>
    <w:rsid w:val="00AE023D"/>
    <w:rsid w:val="00AE42C8"/>
    <w:rsid w:val="00AE480E"/>
    <w:rsid w:val="00AE4E71"/>
    <w:rsid w:val="00AE638A"/>
    <w:rsid w:val="00AE65B6"/>
    <w:rsid w:val="00AE7731"/>
    <w:rsid w:val="00B05E1F"/>
    <w:rsid w:val="00B11821"/>
    <w:rsid w:val="00B17A6D"/>
    <w:rsid w:val="00B23485"/>
    <w:rsid w:val="00B33876"/>
    <w:rsid w:val="00B46D00"/>
    <w:rsid w:val="00B51A29"/>
    <w:rsid w:val="00B56A55"/>
    <w:rsid w:val="00B64CA7"/>
    <w:rsid w:val="00B66EFA"/>
    <w:rsid w:val="00B72087"/>
    <w:rsid w:val="00B95A03"/>
    <w:rsid w:val="00B9612C"/>
    <w:rsid w:val="00B96E52"/>
    <w:rsid w:val="00BB1D2A"/>
    <w:rsid w:val="00BB404D"/>
    <w:rsid w:val="00BB5B89"/>
    <w:rsid w:val="00BB6C40"/>
    <w:rsid w:val="00BB7917"/>
    <w:rsid w:val="00BC2DDB"/>
    <w:rsid w:val="00BD13B4"/>
    <w:rsid w:val="00BD489E"/>
    <w:rsid w:val="00BE01FC"/>
    <w:rsid w:val="00BE11F5"/>
    <w:rsid w:val="00BE3C74"/>
    <w:rsid w:val="00BE6AFB"/>
    <w:rsid w:val="00C0136D"/>
    <w:rsid w:val="00C10548"/>
    <w:rsid w:val="00C16445"/>
    <w:rsid w:val="00C1684E"/>
    <w:rsid w:val="00C40485"/>
    <w:rsid w:val="00C529E6"/>
    <w:rsid w:val="00C52AA7"/>
    <w:rsid w:val="00C563AE"/>
    <w:rsid w:val="00C60707"/>
    <w:rsid w:val="00C62427"/>
    <w:rsid w:val="00C6314A"/>
    <w:rsid w:val="00C632AA"/>
    <w:rsid w:val="00C675AE"/>
    <w:rsid w:val="00C80FE9"/>
    <w:rsid w:val="00C93FD0"/>
    <w:rsid w:val="00C94FAA"/>
    <w:rsid w:val="00C97D34"/>
    <w:rsid w:val="00CA1C5B"/>
    <w:rsid w:val="00CB2A81"/>
    <w:rsid w:val="00CD1B0A"/>
    <w:rsid w:val="00CD3571"/>
    <w:rsid w:val="00CE12F9"/>
    <w:rsid w:val="00CE6C5A"/>
    <w:rsid w:val="00CE7210"/>
    <w:rsid w:val="00CF487C"/>
    <w:rsid w:val="00D00471"/>
    <w:rsid w:val="00D06B33"/>
    <w:rsid w:val="00D10389"/>
    <w:rsid w:val="00D15C73"/>
    <w:rsid w:val="00D15E7D"/>
    <w:rsid w:val="00D22A30"/>
    <w:rsid w:val="00D34B5F"/>
    <w:rsid w:val="00D44AC6"/>
    <w:rsid w:val="00D47F44"/>
    <w:rsid w:val="00D533BB"/>
    <w:rsid w:val="00D804FC"/>
    <w:rsid w:val="00D92367"/>
    <w:rsid w:val="00D93241"/>
    <w:rsid w:val="00DA5CEB"/>
    <w:rsid w:val="00DB77DE"/>
    <w:rsid w:val="00DB7E52"/>
    <w:rsid w:val="00DC0121"/>
    <w:rsid w:val="00DD0B6C"/>
    <w:rsid w:val="00DD206D"/>
    <w:rsid w:val="00DE0519"/>
    <w:rsid w:val="00DF6525"/>
    <w:rsid w:val="00E16323"/>
    <w:rsid w:val="00E31DDC"/>
    <w:rsid w:val="00E3291F"/>
    <w:rsid w:val="00E3604C"/>
    <w:rsid w:val="00E3785F"/>
    <w:rsid w:val="00E5479B"/>
    <w:rsid w:val="00E65577"/>
    <w:rsid w:val="00E655E9"/>
    <w:rsid w:val="00E67828"/>
    <w:rsid w:val="00E72880"/>
    <w:rsid w:val="00E8478C"/>
    <w:rsid w:val="00E86012"/>
    <w:rsid w:val="00E86FD9"/>
    <w:rsid w:val="00E94916"/>
    <w:rsid w:val="00E94D49"/>
    <w:rsid w:val="00E97EDF"/>
    <w:rsid w:val="00EA2D36"/>
    <w:rsid w:val="00EA374D"/>
    <w:rsid w:val="00EA3A36"/>
    <w:rsid w:val="00EB46F3"/>
    <w:rsid w:val="00ED3DC3"/>
    <w:rsid w:val="00EF0C12"/>
    <w:rsid w:val="00EF231C"/>
    <w:rsid w:val="00EF46F4"/>
    <w:rsid w:val="00F10D77"/>
    <w:rsid w:val="00F11231"/>
    <w:rsid w:val="00F30D05"/>
    <w:rsid w:val="00F33686"/>
    <w:rsid w:val="00F70DD7"/>
    <w:rsid w:val="00F720E0"/>
    <w:rsid w:val="00F96C88"/>
    <w:rsid w:val="00FA3FF4"/>
    <w:rsid w:val="00FA519C"/>
    <w:rsid w:val="00FB6C7E"/>
    <w:rsid w:val="00FD6837"/>
    <w:rsid w:val="00FE3CD2"/>
    <w:rsid w:val="00FF232B"/>
    <w:rsid w:val="00FF70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9304CA4"/>
  <w14:defaultImageDpi w14:val="300"/>
  <w15:docId w15:val="{0E95C154-B759-1F47-8B18-482FD5B3F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7210"/>
    <w:pPr>
      <w:spacing w:before="120" w:after="120" w:line="360" w:lineRule="auto"/>
      <w:jc w:val="both"/>
    </w:pPr>
    <w:rPr>
      <w:rFonts w:ascii="Arial" w:hAnsi="Arial"/>
      <w:lang w:val="en-AU"/>
    </w:rPr>
  </w:style>
  <w:style w:type="paragraph" w:styleId="Heading1">
    <w:name w:val="heading 1"/>
    <w:basedOn w:val="Normal"/>
    <w:next w:val="Heading2"/>
    <w:qFormat/>
    <w:rsid w:val="00C80FE9"/>
    <w:pPr>
      <w:keepNext/>
      <w:numPr>
        <w:numId w:val="1"/>
      </w:numPr>
      <w:spacing w:before="240" w:after="240"/>
      <w:outlineLvl w:val="0"/>
    </w:pPr>
    <w:rPr>
      <w:b/>
      <w:bCs/>
      <w:smallCaps/>
      <w:kern w:val="28"/>
      <w:sz w:val="28"/>
      <w:szCs w:val="28"/>
    </w:rPr>
  </w:style>
  <w:style w:type="paragraph" w:styleId="Heading2">
    <w:name w:val="heading 2"/>
    <w:basedOn w:val="Normal"/>
    <w:next w:val="BodyText"/>
    <w:link w:val="Heading2Char"/>
    <w:qFormat/>
    <w:rsid w:val="006F3C65"/>
    <w:pPr>
      <w:keepNext/>
      <w:numPr>
        <w:ilvl w:val="1"/>
        <w:numId w:val="1"/>
      </w:numPr>
      <w:spacing w:before="240" w:after="240"/>
      <w:outlineLvl w:val="1"/>
    </w:pPr>
    <w:rPr>
      <w:b/>
      <w:bCs/>
      <w:smallCaps/>
      <w:sz w:val="24"/>
      <w:szCs w:val="24"/>
    </w:rPr>
  </w:style>
  <w:style w:type="paragraph" w:styleId="Heading3">
    <w:name w:val="heading 3"/>
    <w:basedOn w:val="Normal"/>
    <w:next w:val="BodyText"/>
    <w:qFormat/>
    <w:rsid w:val="006F3C65"/>
    <w:pPr>
      <w:keepNext/>
      <w:numPr>
        <w:ilvl w:val="2"/>
        <w:numId w:val="1"/>
      </w:numPr>
      <w:spacing w:before="240" w:after="240"/>
      <w:outlineLvl w:val="2"/>
    </w:pPr>
    <w:rPr>
      <w:b/>
      <w:bCs/>
      <w:smallCaps/>
      <w:szCs w:val="22"/>
    </w:rPr>
  </w:style>
  <w:style w:type="paragraph" w:styleId="Heading4">
    <w:name w:val="heading 4"/>
    <w:basedOn w:val="Normal"/>
    <w:next w:val="BodyText"/>
    <w:link w:val="Heading4Char"/>
    <w:uiPriority w:val="9"/>
    <w:qFormat/>
    <w:pPr>
      <w:keepNext/>
      <w:numPr>
        <w:ilvl w:val="3"/>
        <w:numId w:val="1"/>
      </w:numPr>
      <w:tabs>
        <w:tab w:val="left" w:pos="964"/>
      </w:tabs>
      <w:spacing w:after="240"/>
      <w:outlineLvl w:val="3"/>
    </w:pPr>
    <w:rPr>
      <w:b/>
    </w:rPr>
  </w:style>
  <w:style w:type="paragraph" w:styleId="Heading5">
    <w:name w:val="heading 5"/>
    <w:basedOn w:val="Normal"/>
    <w:next w:val="BodyText"/>
    <w:qFormat/>
    <w:rsid w:val="001578F7"/>
    <w:pPr>
      <w:keepNext/>
      <w:numPr>
        <w:ilvl w:val="4"/>
        <w:numId w:val="1"/>
      </w:numPr>
      <w:spacing w:after="240"/>
      <w:outlineLvl w:val="4"/>
      <w:pPrChange w:id="0" w:author="Microsoft Office User" w:date="2019-06-01T09:40:00Z">
        <w:pPr>
          <w:keepNext/>
          <w:numPr>
            <w:ilvl w:val="4"/>
            <w:numId w:val="1"/>
          </w:numPr>
          <w:tabs>
            <w:tab w:val="num" w:pos="1440"/>
          </w:tabs>
          <w:spacing w:before="120" w:after="240" w:line="360" w:lineRule="auto"/>
          <w:ind w:left="851" w:hanging="851"/>
          <w:jc w:val="both"/>
          <w:outlineLvl w:val="4"/>
        </w:pPr>
      </w:pPrChange>
    </w:pPr>
    <w:rPr>
      <w:b/>
      <w:color w:val="404040" w:themeColor="text1" w:themeTint="BF"/>
      <w:rPrChange w:id="0" w:author="Microsoft Office User" w:date="2019-06-01T09:40:00Z">
        <w:rPr>
          <w:rFonts w:ascii="Arial" w:hAnsi="Arial"/>
          <w:color w:val="404040" w:themeColor="text1" w:themeTint="BF"/>
          <w:lang w:val="en-AU" w:eastAsia="en-US" w:bidi="ar-SA"/>
        </w:rPr>
      </w:rPrChange>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sid w:val="008B505E"/>
  </w:style>
  <w:style w:type="character" w:customStyle="1" w:styleId="BodyTextChar">
    <w:name w:val="Body Text Char"/>
    <w:link w:val="BodyText"/>
    <w:semiHidden/>
    <w:rsid w:val="008B505E"/>
    <w:rPr>
      <w:rFonts w:ascii="Arial" w:hAnsi="Arial"/>
      <w:sz w:val="22"/>
      <w:lang w:val="en-AU"/>
    </w:rPr>
  </w:style>
  <w:style w:type="character" w:customStyle="1" w:styleId="Heading2Char">
    <w:name w:val="Heading 2 Char"/>
    <w:basedOn w:val="DefaultParagraphFont"/>
    <w:link w:val="Heading2"/>
    <w:rsid w:val="00116D99"/>
    <w:rPr>
      <w:rFonts w:ascii="Arial" w:hAnsi="Arial"/>
      <w:b/>
      <w:bCs/>
      <w:smallCaps/>
      <w:sz w:val="24"/>
      <w:szCs w:val="24"/>
      <w:lang w:val="en-AU"/>
    </w:rPr>
  </w:style>
  <w:style w:type="character" w:customStyle="1" w:styleId="Heading4Char">
    <w:name w:val="Heading 4 Char"/>
    <w:basedOn w:val="DefaultParagraphFont"/>
    <w:link w:val="Heading4"/>
    <w:uiPriority w:val="9"/>
    <w:rsid w:val="001520DA"/>
    <w:rPr>
      <w:rFonts w:ascii="Arial" w:hAnsi="Arial"/>
      <w:b/>
      <w:lang w:val="en-AU"/>
    </w:rPr>
  </w:style>
  <w:style w:type="paragraph" w:styleId="TableofFigures">
    <w:name w:val="table of figures"/>
    <w:basedOn w:val="Normal"/>
    <w:next w:val="Normal"/>
    <w:uiPriority w:val="99"/>
    <w:rsid w:val="00C97D34"/>
    <w:pPr>
      <w:tabs>
        <w:tab w:val="right" w:leader="dot" w:pos="9360"/>
      </w:tabs>
      <w:spacing w:after="60"/>
      <w:ind w:left="482" w:hanging="482"/>
    </w:pPr>
    <w:rPr>
      <w:szCs w:val="24"/>
    </w:rPr>
  </w:style>
  <w:style w:type="paragraph" w:styleId="Header">
    <w:name w:val="header"/>
    <w:basedOn w:val="Normal"/>
    <w:semiHidden/>
    <w:pPr>
      <w:tabs>
        <w:tab w:val="center" w:pos="4536"/>
        <w:tab w:val="right" w:pos="9072"/>
      </w:tabs>
    </w:pPr>
  </w:style>
  <w:style w:type="paragraph" w:styleId="TOCHeading">
    <w:name w:val="TOC Heading"/>
    <w:basedOn w:val="Heading1"/>
    <w:next w:val="Normal"/>
    <w:uiPriority w:val="39"/>
    <w:unhideWhenUsed/>
    <w:qFormat/>
    <w:rsid w:val="001A086B"/>
    <w:pPr>
      <w:keepLines/>
      <w:numPr>
        <w:numId w:val="0"/>
      </w:numPr>
      <w:tabs>
        <w:tab w:val="left" w:pos="864"/>
      </w:tabs>
      <w:spacing w:before="480" w:after="0"/>
      <w:outlineLvl w:val="9"/>
    </w:pPr>
    <w:rPr>
      <w:rFonts w:eastAsia="MS Gothic"/>
      <w:kern w:val="0"/>
    </w:rPr>
  </w:style>
  <w:style w:type="paragraph" w:styleId="BalloonText">
    <w:name w:val="Balloon Text"/>
    <w:basedOn w:val="Normal"/>
    <w:link w:val="BalloonTextChar"/>
    <w:uiPriority w:val="99"/>
    <w:semiHidden/>
    <w:unhideWhenUsed/>
    <w:rsid w:val="00304DA7"/>
    <w:rPr>
      <w:rFonts w:ascii="Lucida Grande" w:hAnsi="Lucida Grande" w:cs="Lucida Grande"/>
      <w:sz w:val="18"/>
      <w:szCs w:val="18"/>
    </w:rPr>
  </w:style>
  <w:style w:type="character" w:customStyle="1" w:styleId="BalloonTextChar">
    <w:name w:val="Balloon Text Char"/>
    <w:link w:val="BalloonText"/>
    <w:uiPriority w:val="99"/>
    <w:semiHidden/>
    <w:rsid w:val="00304DA7"/>
    <w:rPr>
      <w:rFonts w:ascii="Lucida Grande" w:hAnsi="Lucida Grande" w:cs="Lucida Grande"/>
      <w:sz w:val="18"/>
      <w:szCs w:val="18"/>
      <w:lang w:val="en-AU"/>
    </w:rPr>
  </w:style>
  <w:style w:type="paragraph" w:styleId="Title">
    <w:name w:val="Title"/>
    <w:basedOn w:val="Normal"/>
    <w:next w:val="Normal"/>
    <w:qFormat/>
    <w:rsid w:val="00DC0121"/>
    <w:pPr>
      <w:pBdr>
        <w:bottom w:val="single" w:sz="4" w:space="1" w:color="auto"/>
      </w:pBdr>
      <w:spacing w:before="960"/>
      <w:jc w:val="left"/>
    </w:pPr>
    <w:rPr>
      <w:b/>
      <w:sz w:val="4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rsid w:val="00C97D34"/>
    <w:rPr>
      <w:rFonts w:ascii="Arial" w:hAnsi="Arial"/>
      <w:lang w:val="en-AU"/>
    </w:rPr>
  </w:style>
  <w:style w:type="character" w:styleId="PageNumber">
    <w:name w:val="page number"/>
    <w:basedOn w:val="DefaultParagraphFont"/>
    <w:semiHidden/>
  </w:style>
  <w:style w:type="paragraph" w:styleId="TOC1">
    <w:name w:val="toc 1"/>
    <w:basedOn w:val="Normal"/>
    <w:next w:val="Normal"/>
    <w:autoRedefine/>
    <w:uiPriority w:val="39"/>
    <w:rsid w:val="00AD66F8"/>
    <w:pPr>
      <w:tabs>
        <w:tab w:val="left" w:pos="400"/>
        <w:tab w:val="right" w:leader="dot" w:pos="9350"/>
      </w:tabs>
      <w:spacing w:after="0"/>
      <w:jc w:val="left"/>
    </w:pPr>
    <w:rPr>
      <w:rFonts w:asciiTheme="minorHAnsi" w:hAnsiTheme="minorHAnsi"/>
      <w:b/>
      <w:bCs/>
      <w:i/>
      <w:iCs/>
      <w:sz w:val="24"/>
      <w:szCs w:val="24"/>
    </w:rPr>
  </w:style>
  <w:style w:type="paragraph" w:styleId="Caption">
    <w:name w:val="caption"/>
    <w:basedOn w:val="Normal"/>
    <w:next w:val="BodyText"/>
    <w:uiPriority w:val="35"/>
    <w:qFormat/>
    <w:rsid w:val="00AE638A"/>
    <w:pPr>
      <w:spacing w:after="60"/>
      <w:jc w:val="left"/>
    </w:pPr>
    <w:rPr>
      <w:sz w:val="16"/>
    </w:rPr>
  </w:style>
  <w:style w:type="paragraph" w:styleId="TOC2">
    <w:name w:val="toc 2"/>
    <w:basedOn w:val="Normal"/>
    <w:next w:val="Normal"/>
    <w:autoRedefine/>
    <w:uiPriority w:val="39"/>
    <w:rsid w:val="00891B93"/>
    <w:pPr>
      <w:spacing w:after="0"/>
      <w:ind w:left="200"/>
      <w:jc w:val="left"/>
    </w:pPr>
    <w:rPr>
      <w:rFonts w:asciiTheme="minorHAnsi" w:hAnsiTheme="minorHAnsi"/>
      <w:b/>
      <w:bCs/>
      <w:sz w:val="22"/>
      <w:szCs w:val="22"/>
    </w:rPr>
  </w:style>
  <w:style w:type="paragraph" w:styleId="TOC3">
    <w:name w:val="toc 3"/>
    <w:basedOn w:val="Normal"/>
    <w:next w:val="Normal"/>
    <w:autoRedefine/>
    <w:uiPriority w:val="39"/>
    <w:rsid w:val="001A086B"/>
    <w:pPr>
      <w:spacing w:before="0" w:after="0"/>
      <w:ind w:left="400"/>
      <w:jc w:val="left"/>
    </w:pPr>
    <w:rPr>
      <w:rFonts w:asciiTheme="minorHAnsi" w:hAnsiTheme="minorHAnsi"/>
    </w:rPr>
  </w:style>
  <w:style w:type="paragraph" w:styleId="TOC4">
    <w:name w:val="toc 4"/>
    <w:basedOn w:val="Normal"/>
    <w:next w:val="Normal"/>
    <w:autoRedefine/>
    <w:uiPriority w:val="39"/>
    <w:pPr>
      <w:spacing w:before="0" w:after="0"/>
      <w:ind w:left="600"/>
      <w:jc w:val="left"/>
    </w:pPr>
    <w:rPr>
      <w:rFonts w:asciiTheme="minorHAnsi" w:hAnsiTheme="minorHAnsi"/>
    </w:rPr>
  </w:style>
  <w:style w:type="paragraph" w:styleId="TOC5">
    <w:name w:val="toc 5"/>
    <w:basedOn w:val="Normal"/>
    <w:next w:val="Normal"/>
    <w:autoRedefine/>
    <w:uiPriority w:val="39"/>
    <w:pPr>
      <w:spacing w:before="0" w:after="0"/>
      <w:ind w:left="800"/>
      <w:jc w:val="left"/>
    </w:pPr>
    <w:rPr>
      <w:rFonts w:asciiTheme="minorHAnsi" w:hAnsiTheme="minorHAnsi"/>
    </w:rPr>
  </w:style>
  <w:style w:type="paragraph" w:styleId="TOC6">
    <w:name w:val="toc 6"/>
    <w:basedOn w:val="Normal"/>
    <w:next w:val="Normal"/>
    <w:autoRedefine/>
    <w:uiPriority w:val="39"/>
    <w:pPr>
      <w:spacing w:before="0" w:after="0"/>
      <w:ind w:left="1000"/>
      <w:jc w:val="left"/>
    </w:pPr>
    <w:rPr>
      <w:rFonts w:asciiTheme="minorHAnsi" w:hAnsiTheme="minorHAnsi"/>
    </w:rPr>
  </w:style>
  <w:style w:type="paragraph" w:styleId="TOC7">
    <w:name w:val="toc 7"/>
    <w:basedOn w:val="Normal"/>
    <w:next w:val="Normal"/>
    <w:autoRedefine/>
    <w:uiPriority w:val="39"/>
    <w:pPr>
      <w:spacing w:before="0" w:after="0"/>
      <w:ind w:left="1200"/>
      <w:jc w:val="left"/>
    </w:pPr>
    <w:rPr>
      <w:rFonts w:asciiTheme="minorHAnsi" w:hAnsiTheme="minorHAnsi"/>
    </w:rPr>
  </w:style>
  <w:style w:type="paragraph" w:styleId="TOC8">
    <w:name w:val="toc 8"/>
    <w:basedOn w:val="Normal"/>
    <w:next w:val="Normal"/>
    <w:autoRedefine/>
    <w:uiPriority w:val="39"/>
    <w:pPr>
      <w:spacing w:before="0" w:after="0"/>
      <w:ind w:left="1400"/>
      <w:jc w:val="left"/>
    </w:pPr>
    <w:rPr>
      <w:rFonts w:asciiTheme="minorHAnsi" w:hAnsiTheme="minorHAnsi"/>
    </w:rPr>
  </w:style>
  <w:style w:type="paragraph" w:styleId="TOC9">
    <w:name w:val="toc 9"/>
    <w:basedOn w:val="Normal"/>
    <w:next w:val="Normal"/>
    <w:autoRedefine/>
    <w:uiPriority w:val="39"/>
    <w:pPr>
      <w:spacing w:before="0" w:after="0"/>
      <w:ind w:left="1600"/>
      <w:jc w:val="left"/>
    </w:pPr>
    <w:rPr>
      <w:rFonts w:asciiTheme="minorHAnsi" w:hAnsiTheme="minorHAnsi"/>
    </w:rPr>
  </w:style>
  <w:style w:type="paragraph" w:styleId="ListBullet">
    <w:name w:val="List Bullet"/>
    <w:basedOn w:val="Normal"/>
    <w:uiPriority w:val="99"/>
    <w:unhideWhenUsed/>
    <w:rsid w:val="0062314A"/>
    <w:pPr>
      <w:numPr>
        <w:numId w:val="2"/>
      </w:numPr>
    </w:pPr>
  </w:style>
  <w:style w:type="character" w:styleId="FollowedHyperlink">
    <w:name w:val="FollowedHyperlink"/>
    <w:semiHidden/>
    <w:rPr>
      <w:color w:val="800080"/>
      <w:u w:val="single"/>
    </w:rPr>
  </w:style>
  <w:style w:type="paragraph" w:styleId="BlockText">
    <w:name w:val="Block Text"/>
    <w:basedOn w:val="Normal"/>
    <w:semiHidden/>
    <w:pPr>
      <w:pBdr>
        <w:top w:val="single" w:sz="4" w:space="1" w:color="auto"/>
        <w:left w:val="single" w:sz="4" w:space="4" w:color="auto"/>
        <w:bottom w:val="single" w:sz="4" w:space="1" w:color="auto"/>
        <w:right w:val="single" w:sz="4" w:space="4" w:color="auto"/>
      </w:pBdr>
      <w:shd w:val="pct15" w:color="auto" w:fill="FFFFFF"/>
      <w:spacing w:after="240"/>
      <w:ind w:left="851" w:right="851"/>
    </w:pPr>
  </w:style>
  <w:style w:type="paragraph" w:customStyle="1" w:styleId="Instruction">
    <w:name w:val="Instruction"/>
    <w:basedOn w:val="BodyText"/>
    <w:next w:val="BodyText"/>
    <w:rsid w:val="0062314A"/>
    <w:pPr>
      <w:keepNext/>
    </w:pPr>
    <w:rPr>
      <w:iCs/>
      <w:color w:val="0000FF"/>
      <w:szCs w:val="24"/>
    </w:rPr>
  </w:style>
  <w:style w:type="paragraph" w:styleId="Subtitle">
    <w:name w:val="Subtitle"/>
    <w:basedOn w:val="Normal"/>
    <w:qFormat/>
    <w:rsid w:val="00DC0121"/>
    <w:pPr>
      <w:spacing w:after="2040"/>
    </w:pPr>
    <w:rPr>
      <w:rFonts w:cs="Arial"/>
      <w:sz w:val="32"/>
      <w:szCs w:val="24"/>
    </w:rPr>
  </w:style>
  <w:style w:type="character" w:styleId="Emphasis">
    <w:name w:val="Emphasis"/>
    <w:basedOn w:val="DefaultParagraphFont"/>
    <w:uiPriority w:val="20"/>
    <w:qFormat/>
    <w:rsid w:val="00951EEE"/>
    <w:rPr>
      <w:i/>
      <w:iCs/>
    </w:rPr>
  </w:style>
  <w:style w:type="paragraph" w:customStyle="1" w:styleId="Author">
    <w:name w:val="Author"/>
    <w:basedOn w:val="Normal"/>
    <w:qFormat/>
    <w:rsid w:val="00307391"/>
    <w:pPr>
      <w:spacing w:before="960"/>
      <w:jc w:val="left"/>
    </w:pPr>
    <w:rPr>
      <w:b/>
      <w:sz w:val="24"/>
    </w:rPr>
  </w:style>
  <w:style w:type="paragraph" w:styleId="Date">
    <w:name w:val="Date"/>
    <w:basedOn w:val="Normal"/>
    <w:next w:val="Normal"/>
    <w:link w:val="DateChar"/>
    <w:uiPriority w:val="99"/>
    <w:unhideWhenUsed/>
    <w:rsid w:val="00307391"/>
    <w:pPr>
      <w:spacing w:before="240"/>
      <w:jc w:val="left"/>
    </w:pPr>
    <w:rPr>
      <w:b/>
    </w:rPr>
  </w:style>
  <w:style w:type="character" w:customStyle="1" w:styleId="DateChar">
    <w:name w:val="Date Char"/>
    <w:basedOn w:val="DefaultParagraphFont"/>
    <w:link w:val="Date"/>
    <w:uiPriority w:val="99"/>
    <w:rsid w:val="00307391"/>
    <w:rPr>
      <w:rFonts w:ascii="Arial" w:hAnsi="Arial"/>
      <w:b/>
      <w:lang w:val="en-AU"/>
    </w:rPr>
  </w:style>
  <w:style w:type="paragraph" w:styleId="ListNumber">
    <w:name w:val="List Number"/>
    <w:basedOn w:val="Normal"/>
    <w:uiPriority w:val="99"/>
    <w:unhideWhenUsed/>
    <w:rsid w:val="0062314A"/>
    <w:pPr>
      <w:numPr>
        <w:numId w:val="5"/>
      </w:numPr>
      <w:ind w:left="360"/>
    </w:pPr>
  </w:style>
  <w:style w:type="table" w:styleId="TableGrid">
    <w:name w:val="Table Grid"/>
    <w:basedOn w:val="TableNormal"/>
    <w:uiPriority w:val="59"/>
    <w:rsid w:val="00561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1">
    <w:name w:val="Appendix 1"/>
    <w:basedOn w:val="Normal"/>
    <w:qFormat/>
    <w:rsid w:val="00C94FAA"/>
    <w:pPr>
      <w:keepNext/>
      <w:numPr>
        <w:numId w:val="8"/>
      </w:numPr>
      <w:spacing w:before="240" w:after="240"/>
      <w:outlineLvl w:val="0"/>
    </w:pPr>
    <w:rPr>
      <w:b/>
      <w:bCs/>
      <w:smallCaps/>
      <w:sz w:val="28"/>
      <w:szCs w:val="28"/>
    </w:rPr>
  </w:style>
  <w:style w:type="paragraph" w:styleId="ListBullet2">
    <w:name w:val="List Bullet 2"/>
    <w:basedOn w:val="Normal"/>
    <w:uiPriority w:val="99"/>
    <w:unhideWhenUsed/>
    <w:rsid w:val="0062314A"/>
    <w:pPr>
      <w:numPr>
        <w:numId w:val="3"/>
      </w:numPr>
    </w:pPr>
  </w:style>
  <w:style w:type="paragraph" w:styleId="ListBullet3">
    <w:name w:val="List Bullet 3"/>
    <w:basedOn w:val="Normal"/>
    <w:uiPriority w:val="99"/>
    <w:unhideWhenUsed/>
    <w:rsid w:val="0062314A"/>
    <w:pPr>
      <w:numPr>
        <w:numId w:val="4"/>
      </w:numPr>
    </w:pPr>
  </w:style>
  <w:style w:type="paragraph" w:styleId="ListContinue">
    <w:name w:val="List Continue"/>
    <w:basedOn w:val="Normal"/>
    <w:uiPriority w:val="99"/>
    <w:unhideWhenUsed/>
    <w:rsid w:val="0062314A"/>
    <w:pPr>
      <w:ind w:left="360"/>
    </w:pPr>
  </w:style>
  <w:style w:type="paragraph" w:styleId="ListContinue2">
    <w:name w:val="List Continue 2"/>
    <w:basedOn w:val="Normal"/>
    <w:uiPriority w:val="99"/>
    <w:unhideWhenUsed/>
    <w:rsid w:val="0062314A"/>
    <w:pPr>
      <w:ind w:left="720"/>
    </w:pPr>
  </w:style>
  <w:style w:type="paragraph" w:styleId="ListContinue3">
    <w:name w:val="List Continue 3"/>
    <w:basedOn w:val="Normal"/>
    <w:uiPriority w:val="99"/>
    <w:unhideWhenUsed/>
    <w:rsid w:val="0062314A"/>
    <w:pPr>
      <w:ind w:left="1080"/>
    </w:pPr>
  </w:style>
  <w:style w:type="paragraph" w:styleId="ListNumber2">
    <w:name w:val="List Number 2"/>
    <w:basedOn w:val="Normal"/>
    <w:uiPriority w:val="99"/>
    <w:unhideWhenUsed/>
    <w:rsid w:val="0062314A"/>
    <w:pPr>
      <w:numPr>
        <w:numId w:val="6"/>
      </w:numPr>
    </w:pPr>
  </w:style>
  <w:style w:type="paragraph" w:styleId="ListNumber3">
    <w:name w:val="List Number 3"/>
    <w:basedOn w:val="Normal"/>
    <w:uiPriority w:val="99"/>
    <w:unhideWhenUsed/>
    <w:rsid w:val="0062314A"/>
    <w:pPr>
      <w:numPr>
        <w:numId w:val="7"/>
      </w:numPr>
    </w:pPr>
  </w:style>
  <w:style w:type="paragraph" w:styleId="BodyText2">
    <w:name w:val="Body Text 2"/>
    <w:basedOn w:val="Normal"/>
    <w:link w:val="BodyText2Char"/>
    <w:uiPriority w:val="99"/>
    <w:semiHidden/>
    <w:unhideWhenUsed/>
    <w:rsid w:val="00004A5B"/>
    <w:pPr>
      <w:spacing w:line="480" w:lineRule="auto"/>
    </w:pPr>
  </w:style>
  <w:style w:type="character" w:customStyle="1" w:styleId="BodyText2Char">
    <w:name w:val="Body Text 2 Char"/>
    <w:basedOn w:val="DefaultParagraphFont"/>
    <w:link w:val="BodyText2"/>
    <w:uiPriority w:val="99"/>
    <w:semiHidden/>
    <w:rsid w:val="00004A5B"/>
    <w:rPr>
      <w:rFonts w:ascii="Arial" w:hAnsi="Arial"/>
      <w:lang w:val="en-AU"/>
    </w:rPr>
  </w:style>
  <w:style w:type="character" w:customStyle="1" w:styleId="DocumentName">
    <w:name w:val="Document Name"/>
    <w:basedOn w:val="DefaultParagraphFont"/>
    <w:uiPriority w:val="1"/>
    <w:qFormat/>
    <w:rsid w:val="000739E9"/>
    <w:rPr>
      <w:i/>
    </w:rPr>
  </w:style>
  <w:style w:type="character" w:styleId="Strong">
    <w:name w:val="Strong"/>
    <w:basedOn w:val="DefaultParagraphFont"/>
    <w:uiPriority w:val="22"/>
    <w:qFormat/>
    <w:rsid w:val="00C97D34"/>
    <w:rPr>
      <w:b/>
      <w:bCs/>
    </w:rPr>
  </w:style>
  <w:style w:type="character" w:customStyle="1" w:styleId="md-expand">
    <w:name w:val="md-expand"/>
    <w:basedOn w:val="DefaultParagraphFont"/>
    <w:rsid w:val="00AE638A"/>
  </w:style>
  <w:style w:type="paragraph" w:customStyle="1" w:styleId="md-end-block">
    <w:name w:val="md-end-block"/>
    <w:basedOn w:val="Normal"/>
    <w:rsid w:val="00AE638A"/>
    <w:pPr>
      <w:spacing w:before="100" w:beforeAutospacing="1" w:after="100" w:afterAutospacing="1"/>
      <w:jc w:val="left"/>
    </w:pPr>
    <w:rPr>
      <w:rFonts w:ascii="Times New Roman" w:hAnsi="Times New Roman"/>
      <w:sz w:val="24"/>
      <w:szCs w:val="24"/>
      <w:lang w:val="en-US"/>
    </w:rPr>
  </w:style>
  <w:style w:type="paragraph" w:styleId="NormalWeb">
    <w:name w:val="Normal (Web)"/>
    <w:basedOn w:val="Normal"/>
    <w:uiPriority w:val="99"/>
    <w:semiHidden/>
    <w:unhideWhenUsed/>
    <w:rsid w:val="007813E3"/>
    <w:pPr>
      <w:spacing w:before="100" w:beforeAutospacing="1" w:after="100" w:afterAutospacing="1"/>
      <w:jc w:val="left"/>
    </w:pPr>
    <w:rPr>
      <w:rFonts w:ascii="Times New Roman" w:hAnsi="Times New Roman"/>
      <w:sz w:val="24"/>
      <w:szCs w:val="24"/>
      <w:lang w:val="en-US"/>
    </w:rPr>
  </w:style>
  <w:style w:type="paragraph" w:styleId="ListParagraph">
    <w:name w:val="List Paragraph"/>
    <w:basedOn w:val="Normal"/>
    <w:uiPriority w:val="34"/>
    <w:qFormat/>
    <w:rsid w:val="007813E3"/>
    <w:pPr>
      <w:ind w:left="720"/>
      <w:contextualSpacing/>
    </w:pPr>
  </w:style>
  <w:style w:type="table" w:styleId="PlainTable3">
    <w:name w:val="Plain Table 3"/>
    <w:basedOn w:val="TableNormal"/>
    <w:uiPriority w:val="99"/>
    <w:rsid w:val="0024387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99"/>
    <w:rsid w:val="0024387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2438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24387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243872"/>
    <w:rPr>
      <w:rFonts w:ascii="Courier New" w:eastAsia="Times New Roman" w:hAnsi="Courier New" w:cs="Courier New"/>
      <w:sz w:val="20"/>
      <w:szCs w:val="20"/>
    </w:rPr>
  </w:style>
  <w:style w:type="table" w:styleId="PlainTable4">
    <w:name w:val="Plain Table 4"/>
    <w:basedOn w:val="TableNormal"/>
    <w:uiPriority w:val="99"/>
    <w:rsid w:val="00970C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99"/>
    <w:rsid w:val="00970C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B66EFA"/>
    <w:pPr>
      <w:jc w:val="both"/>
    </w:pPr>
    <w:rPr>
      <w:rFonts w:ascii="Arial" w:hAnsi="Arial"/>
      <w:lang w:val="en-AU"/>
    </w:rPr>
  </w:style>
  <w:style w:type="paragraph" w:styleId="Revision">
    <w:name w:val="Revision"/>
    <w:hidden/>
    <w:uiPriority w:val="99"/>
    <w:semiHidden/>
    <w:rsid w:val="0059737E"/>
    <w:rPr>
      <w:rFonts w:ascii="Arial" w:hAnsi="Arial"/>
      <w:lang w:val="en-AU"/>
    </w:rPr>
  </w:style>
  <w:style w:type="paragraph" w:styleId="FootnoteText">
    <w:name w:val="footnote text"/>
    <w:basedOn w:val="Normal"/>
    <w:link w:val="FootnoteTextChar"/>
    <w:uiPriority w:val="99"/>
    <w:semiHidden/>
    <w:unhideWhenUsed/>
    <w:rsid w:val="007200FA"/>
    <w:pPr>
      <w:spacing w:before="0" w:after="0" w:line="240" w:lineRule="auto"/>
    </w:pPr>
  </w:style>
  <w:style w:type="character" w:customStyle="1" w:styleId="FootnoteTextChar">
    <w:name w:val="Footnote Text Char"/>
    <w:basedOn w:val="DefaultParagraphFont"/>
    <w:link w:val="FootnoteText"/>
    <w:uiPriority w:val="99"/>
    <w:semiHidden/>
    <w:rsid w:val="007200FA"/>
    <w:rPr>
      <w:rFonts w:ascii="Arial" w:hAnsi="Arial"/>
      <w:lang w:val="en-AU"/>
    </w:rPr>
  </w:style>
  <w:style w:type="character" w:styleId="FootnoteReference">
    <w:name w:val="footnote reference"/>
    <w:basedOn w:val="DefaultParagraphFont"/>
    <w:uiPriority w:val="99"/>
    <w:semiHidden/>
    <w:unhideWhenUsed/>
    <w:rsid w:val="007200FA"/>
    <w:rPr>
      <w:vertAlign w:val="superscript"/>
    </w:rPr>
  </w:style>
  <w:style w:type="character" w:styleId="UnresolvedMention">
    <w:name w:val="Unresolved Mention"/>
    <w:basedOn w:val="DefaultParagraphFont"/>
    <w:uiPriority w:val="99"/>
    <w:semiHidden/>
    <w:unhideWhenUsed/>
    <w:rsid w:val="00D06B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91374">
      <w:bodyDiv w:val="1"/>
      <w:marLeft w:val="0"/>
      <w:marRight w:val="0"/>
      <w:marTop w:val="0"/>
      <w:marBottom w:val="0"/>
      <w:divBdr>
        <w:top w:val="none" w:sz="0" w:space="0" w:color="auto"/>
        <w:left w:val="none" w:sz="0" w:space="0" w:color="auto"/>
        <w:bottom w:val="none" w:sz="0" w:space="0" w:color="auto"/>
        <w:right w:val="none" w:sz="0" w:space="0" w:color="auto"/>
      </w:divBdr>
    </w:div>
    <w:div w:id="67389684">
      <w:bodyDiv w:val="1"/>
      <w:marLeft w:val="0"/>
      <w:marRight w:val="0"/>
      <w:marTop w:val="0"/>
      <w:marBottom w:val="0"/>
      <w:divBdr>
        <w:top w:val="none" w:sz="0" w:space="0" w:color="auto"/>
        <w:left w:val="none" w:sz="0" w:space="0" w:color="auto"/>
        <w:bottom w:val="none" w:sz="0" w:space="0" w:color="auto"/>
        <w:right w:val="none" w:sz="0" w:space="0" w:color="auto"/>
      </w:divBdr>
    </w:div>
    <w:div w:id="68507051">
      <w:bodyDiv w:val="1"/>
      <w:marLeft w:val="0"/>
      <w:marRight w:val="0"/>
      <w:marTop w:val="0"/>
      <w:marBottom w:val="0"/>
      <w:divBdr>
        <w:top w:val="none" w:sz="0" w:space="0" w:color="auto"/>
        <w:left w:val="none" w:sz="0" w:space="0" w:color="auto"/>
        <w:bottom w:val="none" w:sz="0" w:space="0" w:color="auto"/>
        <w:right w:val="none" w:sz="0" w:space="0" w:color="auto"/>
      </w:divBdr>
    </w:div>
    <w:div w:id="77214991">
      <w:bodyDiv w:val="1"/>
      <w:marLeft w:val="0"/>
      <w:marRight w:val="0"/>
      <w:marTop w:val="0"/>
      <w:marBottom w:val="0"/>
      <w:divBdr>
        <w:top w:val="none" w:sz="0" w:space="0" w:color="auto"/>
        <w:left w:val="none" w:sz="0" w:space="0" w:color="auto"/>
        <w:bottom w:val="none" w:sz="0" w:space="0" w:color="auto"/>
        <w:right w:val="none" w:sz="0" w:space="0" w:color="auto"/>
      </w:divBdr>
    </w:div>
    <w:div w:id="85686971">
      <w:bodyDiv w:val="1"/>
      <w:marLeft w:val="0"/>
      <w:marRight w:val="0"/>
      <w:marTop w:val="0"/>
      <w:marBottom w:val="0"/>
      <w:divBdr>
        <w:top w:val="none" w:sz="0" w:space="0" w:color="auto"/>
        <w:left w:val="none" w:sz="0" w:space="0" w:color="auto"/>
        <w:bottom w:val="none" w:sz="0" w:space="0" w:color="auto"/>
        <w:right w:val="none" w:sz="0" w:space="0" w:color="auto"/>
      </w:divBdr>
    </w:div>
    <w:div w:id="101844864">
      <w:bodyDiv w:val="1"/>
      <w:marLeft w:val="0"/>
      <w:marRight w:val="0"/>
      <w:marTop w:val="0"/>
      <w:marBottom w:val="0"/>
      <w:divBdr>
        <w:top w:val="none" w:sz="0" w:space="0" w:color="auto"/>
        <w:left w:val="none" w:sz="0" w:space="0" w:color="auto"/>
        <w:bottom w:val="none" w:sz="0" w:space="0" w:color="auto"/>
        <w:right w:val="none" w:sz="0" w:space="0" w:color="auto"/>
      </w:divBdr>
    </w:div>
    <w:div w:id="110177007">
      <w:bodyDiv w:val="1"/>
      <w:marLeft w:val="0"/>
      <w:marRight w:val="0"/>
      <w:marTop w:val="0"/>
      <w:marBottom w:val="0"/>
      <w:divBdr>
        <w:top w:val="none" w:sz="0" w:space="0" w:color="auto"/>
        <w:left w:val="none" w:sz="0" w:space="0" w:color="auto"/>
        <w:bottom w:val="none" w:sz="0" w:space="0" w:color="auto"/>
        <w:right w:val="none" w:sz="0" w:space="0" w:color="auto"/>
      </w:divBdr>
    </w:div>
    <w:div w:id="112795401">
      <w:bodyDiv w:val="1"/>
      <w:marLeft w:val="0"/>
      <w:marRight w:val="0"/>
      <w:marTop w:val="0"/>
      <w:marBottom w:val="0"/>
      <w:divBdr>
        <w:top w:val="none" w:sz="0" w:space="0" w:color="auto"/>
        <w:left w:val="none" w:sz="0" w:space="0" w:color="auto"/>
        <w:bottom w:val="none" w:sz="0" w:space="0" w:color="auto"/>
        <w:right w:val="none" w:sz="0" w:space="0" w:color="auto"/>
      </w:divBdr>
    </w:div>
    <w:div w:id="196085423">
      <w:bodyDiv w:val="1"/>
      <w:marLeft w:val="0"/>
      <w:marRight w:val="0"/>
      <w:marTop w:val="0"/>
      <w:marBottom w:val="0"/>
      <w:divBdr>
        <w:top w:val="none" w:sz="0" w:space="0" w:color="auto"/>
        <w:left w:val="none" w:sz="0" w:space="0" w:color="auto"/>
        <w:bottom w:val="none" w:sz="0" w:space="0" w:color="auto"/>
        <w:right w:val="none" w:sz="0" w:space="0" w:color="auto"/>
      </w:divBdr>
    </w:div>
    <w:div w:id="199785040">
      <w:bodyDiv w:val="1"/>
      <w:marLeft w:val="0"/>
      <w:marRight w:val="0"/>
      <w:marTop w:val="0"/>
      <w:marBottom w:val="0"/>
      <w:divBdr>
        <w:top w:val="none" w:sz="0" w:space="0" w:color="auto"/>
        <w:left w:val="none" w:sz="0" w:space="0" w:color="auto"/>
        <w:bottom w:val="none" w:sz="0" w:space="0" w:color="auto"/>
        <w:right w:val="none" w:sz="0" w:space="0" w:color="auto"/>
      </w:divBdr>
    </w:div>
    <w:div w:id="201945345">
      <w:bodyDiv w:val="1"/>
      <w:marLeft w:val="0"/>
      <w:marRight w:val="0"/>
      <w:marTop w:val="0"/>
      <w:marBottom w:val="0"/>
      <w:divBdr>
        <w:top w:val="none" w:sz="0" w:space="0" w:color="auto"/>
        <w:left w:val="none" w:sz="0" w:space="0" w:color="auto"/>
        <w:bottom w:val="none" w:sz="0" w:space="0" w:color="auto"/>
        <w:right w:val="none" w:sz="0" w:space="0" w:color="auto"/>
      </w:divBdr>
    </w:div>
    <w:div w:id="322583155">
      <w:bodyDiv w:val="1"/>
      <w:marLeft w:val="0"/>
      <w:marRight w:val="0"/>
      <w:marTop w:val="0"/>
      <w:marBottom w:val="0"/>
      <w:divBdr>
        <w:top w:val="none" w:sz="0" w:space="0" w:color="auto"/>
        <w:left w:val="none" w:sz="0" w:space="0" w:color="auto"/>
        <w:bottom w:val="none" w:sz="0" w:space="0" w:color="auto"/>
        <w:right w:val="none" w:sz="0" w:space="0" w:color="auto"/>
      </w:divBdr>
    </w:div>
    <w:div w:id="341326228">
      <w:bodyDiv w:val="1"/>
      <w:marLeft w:val="0"/>
      <w:marRight w:val="0"/>
      <w:marTop w:val="0"/>
      <w:marBottom w:val="0"/>
      <w:divBdr>
        <w:top w:val="none" w:sz="0" w:space="0" w:color="auto"/>
        <w:left w:val="none" w:sz="0" w:space="0" w:color="auto"/>
        <w:bottom w:val="none" w:sz="0" w:space="0" w:color="auto"/>
        <w:right w:val="none" w:sz="0" w:space="0" w:color="auto"/>
      </w:divBdr>
    </w:div>
    <w:div w:id="347634409">
      <w:bodyDiv w:val="1"/>
      <w:marLeft w:val="0"/>
      <w:marRight w:val="0"/>
      <w:marTop w:val="0"/>
      <w:marBottom w:val="0"/>
      <w:divBdr>
        <w:top w:val="none" w:sz="0" w:space="0" w:color="auto"/>
        <w:left w:val="none" w:sz="0" w:space="0" w:color="auto"/>
        <w:bottom w:val="none" w:sz="0" w:space="0" w:color="auto"/>
        <w:right w:val="none" w:sz="0" w:space="0" w:color="auto"/>
      </w:divBdr>
    </w:div>
    <w:div w:id="351493112">
      <w:bodyDiv w:val="1"/>
      <w:marLeft w:val="0"/>
      <w:marRight w:val="0"/>
      <w:marTop w:val="0"/>
      <w:marBottom w:val="0"/>
      <w:divBdr>
        <w:top w:val="none" w:sz="0" w:space="0" w:color="auto"/>
        <w:left w:val="none" w:sz="0" w:space="0" w:color="auto"/>
        <w:bottom w:val="none" w:sz="0" w:space="0" w:color="auto"/>
        <w:right w:val="none" w:sz="0" w:space="0" w:color="auto"/>
      </w:divBdr>
    </w:div>
    <w:div w:id="369384238">
      <w:bodyDiv w:val="1"/>
      <w:marLeft w:val="0"/>
      <w:marRight w:val="0"/>
      <w:marTop w:val="0"/>
      <w:marBottom w:val="0"/>
      <w:divBdr>
        <w:top w:val="none" w:sz="0" w:space="0" w:color="auto"/>
        <w:left w:val="none" w:sz="0" w:space="0" w:color="auto"/>
        <w:bottom w:val="none" w:sz="0" w:space="0" w:color="auto"/>
        <w:right w:val="none" w:sz="0" w:space="0" w:color="auto"/>
      </w:divBdr>
    </w:div>
    <w:div w:id="450444832">
      <w:bodyDiv w:val="1"/>
      <w:marLeft w:val="0"/>
      <w:marRight w:val="0"/>
      <w:marTop w:val="0"/>
      <w:marBottom w:val="0"/>
      <w:divBdr>
        <w:top w:val="none" w:sz="0" w:space="0" w:color="auto"/>
        <w:left w:val="none" w:sz="0" w:space="0" w:color="auto"/>
        <w:bottom w:val="none" w:sz="0" w:space="0" w:color="auto"/>
        <w:right w:val="none" w:sz="0" w:space="0" w:color="auto"/>
      </w:divBdr>
    </w:div>
    <w:div w:id="454909598">
      <w:bodyDiv w:val="1"/>
      <w:marLeft w:val="0"/>
      <w:marRight w:val="0"/>
      <w:marTop w:val="0"/>
      <w:marBottom w:val="0"/>
      <w:divBdr>
        <w:top w:val="none" w:sz="0" w:space="0" w:color="auto"/>
        <w:left w:val="none" w:sz="0" w:space="0" w:color="auto"/>
        <w:bottom w:val="none" w:sz="0" w:space="0" w:color="auto"/>
        <w:right w:val="none" w:sz="0" w:space="0" w:color="auto"/>
      </w:divBdr>
    </w:div>
    <w:div w:id="466121922">
      <w:bodyDiv w:val="1"/>
      <w:marLeft w:val="0"/>
      <w:marRight w:val="0"/>
      <w:marTop w:val="0"/>
      <w:marBottom w:val="0"/>
      <w:divBdr>
        <w:top w:val="none" w:sz="0" w:space="0" w:color="auto"/>
        <w:left w:val="none" w:sz="0" w:space="0" w:color="auto"/>
        <w:bottom w:val="none" w:sz="0" w:space="0" w:color="auto"/>
        <w:right w:val="none" w:sz="0" w:space="0" w:color="auto"/>
      </w:divBdr>
    </w:div>
    <w:div w:id="470757042">
      <w:bodyDiv w:val="1"/>
      <w:marLeft w:val="0"/>
      <w:marRight w:val="0"/>
      <w:marTop w:val="0"/>
      <w:marBottom w:val="0"/>
      <w:divBdr>
        <w:top w:val="none" w:sz="0" w:space="0" w:color="auto"/>
        <w:left w:val="none" w:sz="0" w:space="0" w:color="auto"/>
        <w:bottom w:val="none" w:sz="0" w:space="0" w:color="auto"/>
        <w:right w:val="none" w:sz="0" w:space="0" w:color="auto"/>
      </w:divBdr>
    </w:div>
    <w:div w:id="502665127">
      <w:bodyDiv w:val="1"/>
      <w:marLeft w:val="0"/>
      <w:marRight w:val="0"/>
      <w:marTop w:val="0"/>
      <w:marBottom w:val="0"/>
      <w:divBdr>
        <w:top w:val="none" w:sz="0" w:space="0" w:color="auto"/>
        <w:left w:val="none" w:sz="0" w:space="0" w:color="auto"/>
        <w:bottom w:val="none" w:sz="0" w:space="0" w:color="auto"/>
        <w:right w:val="none" w:sz="0" w:space="0" w:color="auto"/>
      </w:divBdr>
    </w:div>
    <w:div w:id="511645916">
      <w:bodyDiv w:val="1"/>
      <w:marLeft w:val="0"/>
      <w:marRight w:val="0"/>
      <w:marTop w:val="0"/>
      <w:marBottom w:val="0"/>
      <w:divBdr>
        <w:top w:val="none" w:sz="0" w:space="0" w:color="auto"/>
        <w:left w:val="none" w:sz="0" w:space="0" w:color="auto"/>
        <w:bottom w:val="none" w:sz="0" w:space="0" w:color="auto"/>
        <w:right w:val="none" w:sz="0" w:space="0" w:color="auto"/>
      </w:divBdr>
    </w:div>
    <w:div w:id="572005315">
      <w:bodyDiv w:val="1"/>
      <w:marLeft w:val="0"/>
      <w:marRight w:val="0"/>
      <w:marTop w:val="0"/>
      <w:marBottom w:val="0"/>
      <w:divBdr>
        <w:top w:val="none" w:sz="0" w:space="0" w:color="auto"/>
        <w:left w:val="none" w:sz="0" w:space="0" w:color="auto"/>
        <w:bottom w:val="none" w:sz="0" w:space="0" w:color="auto"/>
        <w:right w:val="none" w:sz="0" w:space="0" w:color="auto"/>
      </w:divBdr>
    </w:div>
    <w:div w:id="577906392">
      <w:bodyDiv w:val="1"/>
      <w:marLeft w:val="0"/>
      <w:marRight w:val="0"/>
      <w:marTop w:val="0"/>
      <w:marBottom w:val="0"/>
      <w:divBdr>
        <w:top w:val="none" w:sz="0" w:space="0" w:color="auto"/>
        <w:left w:val="none" w:sz="0" w:space="0" w:color="auto"/>
        <w:bottom w:val="none" w:sz="0" w:space="0" w:color="auto"/>
        <w:right w:val="none" w:sz="0" w:space="0" w:color="auto"/>
      </w:divBdr>
    </w:div>
    <w:div w:id="596867579">
      <w:bodyDiv w:val="1"/>
      <w:marLeft w:val="0"/>
      <w:marRight w:val="0"/>
      <w:marTop w:val="0"/>
      <w:marBottom w:val="0"/>
      <w:divBdr>
        <w:top w:val="none" w:sz="0" w:space="0" w:color="auto"/>
        <w:left w:val="none" w:sz="0" w:space="0" w:color="auto"/>
        <w:bottom w:val="none" w:sz="0" w:space="0" w:color="auto"/>
        <w:right w:val="none" w:sz="0" w:space="0" w:color="auto"/>
      </w:divBdr>
    </w:div>
    <w:div w:id="599416579">
      <w:bodyDiv w:val="1"/>
      <w:marLeft w:val="0"/>
      <w:marRight w:val="0"/>
      <w:marTop w:val="0"/>
      <w:marBottom w:val="0"/>
      <w:divBdr>
        <w:top w:val="none" w:sz="0" w:space="0" w:color="auto"/>
        <w:left w:val="none" w:sz="0" w:space="0" w:color="auto"/>
        <w:bottom w:val="none" w:sz="0" w:space="0" w:color="auto"/>
        <w:right w:val="none" w:sz="0" w:space="0" w:color="auto"/>
      </w:divBdr>
    </w:div>
    <w:div w:id="602887111">
      <w:bodyDiv w:val="1"/>
      <w:marLeft w:val="0"/>
      <w:marRight w:val="0"/>
      <w:marTop w:val="0"/>
      <w:marBottom w:val="0"/>
      <w:divBdr>
        <w:top w:val="none" w:sz="0" w:space="0" w:color="auto"/>
        <w:left w:val="none" w:sz="0" w:space="0" w:color="auto"/>
        <w:bottom w:val="none" w:sz="0" w:space="0" w:color="auto"/>
        <w:right w:val="none" w:sz="0" w:space="0" w:color="auto"/>
      </w:divBdr>
    </w:div>
    <w:div w:id="609817266">
      <w:bodyDiv w:val="1"/>
      <w:marLeft w:val="0"/>
      <w:marRight w:val="0"/>
      <w:marTop w:val="0"/>
      <w:marBottom w:val="0"/>
      <w:divBdr>
        <w:top w:val="none" w:sz="0" w:space="0" w:color="auto"/>
        <w:left w:val="none" w:sz="0" w:space="0" w:color="auto"/>
        <w:bottom w:val="none" w:sz="0" w:space="0" w:color="auto"/>
        <w:right w:val="none" w:sz="0" w:space="0" w:color="auto"/>
      </w:divBdr>
    </w:div>
    <w:div w:id="641236458">
      <w:bodyDiv w:val="1"/>
      <w:marLeft w:val="0"/>
      <w:marRight w:val="0"/>
      <w:marTop w:val="0"/>
      <w:marBottom w:val="0"/>
      <w:divBdr>
        <w:top w:val="none" w:sz="0" w:space="0" w:color="auto"/>
        <w:left w:val="none" w:sz="0" w:space="0" w:color="auto"/>
        <w:bottom w:val="none" w:sz="0" w:space="0" w:color="auto"/>
        <w:right w:val="none" w:sz="0" w:space="0" w:color="auto"/>
      </w:divBdr>
    </w:div>
    <w:div w:id="690182934">
      <w:bodyDiv w:val="1"/>
      <w:marLeft w:val="0"/>
      <w:marRight w:val="0"/>
      <w:marTop w:val="0"/>
      <w:marBottom w:val="0"/>
      <w:divBdr>
        <w:top w:val="none" w:sz="0" w:space="0" w:color="auto"/>
        <w:left w:val="none" w:sz="0" w:space="0" w:color="auto"/>
        <w:bottom w:val="none" w:sz="0" w:space="0" w:color="auto"/>
        <w:right w:val="none" w:sz="0" w:space="0" w:color="auto"/>
      </w:divBdr>
    </w:div>
    <w:div w:id="695812886">
      <w:bodyDiv w:val="1"/>
      <w:marLeft w:val="0"/>
      <w:marRight w:val="0"/>
      <w:marTop w:val="0"/>
      <w:marBottom w:val="0"/>
      <w:divBdr>
        <w:top w:val="none" w:sz="0" w:space="0" w:color="auto"/>
        <w:left w:val="none" w:sz="0" w:space="0" w:color="auto"/>
        <w:bottom w:val="none" w:sz="0" w:space="0" w:color="auto"/>
        <w:right w:val="none" w:sz="0" w:space="0" w:color="auto"/>
      </w:divBdr>
    </w:div>
    <w:div w:id="699089952">
      <w:bodyDiv w:val="1"/>
      <w:marLeft w:val="0"/>
      <w:marRight w:val="0"/>
      <w:marTop w:val="0"/>
      <w:marBottom w:val="0"/>
      <w:divBdr>
        <w:top w:val="none" w:sz="0" w:space="0" w:color="auto"/>
        <w:left w:val="none" w:sz="0" w:space="0" w:color="auto"/>
        <w:bottom w:val="none" w:sz="0" w:space="0" w:color="auto"/>
        <w:right w:val="none" w:sz="0" w:space="0" w:color="auto"/>
      </w:divBdr>
    </w:div>
    <w:div w:id="709961001">
      <w:bodyDiv w:val="1"/>
      <w:marLeft w:val="0"/>
      <w:marRight w:val="0"/>
      <w:marTop w:val="0"/>
      <w:marBottom w:val="0"/>
      <w:divBdr>
        <w:top w:val="none" w:sz="0" w:space="0" w:color="auto"/>
        <w:left w:val="none" w:sz="0" w:space="0" w:color="auto"/>
        <w:bottom w:val="none" w:sz="0" w:space="0" w:color="auto"/>
        <w:right w:val="none" w:sz="0" w:space="0" w:color="auto"/>
      </w:divBdr>
    </w:div>
    <w:div w:id="710616032">
      <w:bodyDiv w:val="1"/>
      <w:marLeft w:val="0"/>
      <w:marRight w:val="0"/>
      <w:marTop w:val="0"/>
      <w:marBottom w:val="0"/>
      <w:divBdr>
        <w:top w:val="none" w:sz="0" w:space="0" w:color="auto"/>
        <w:left w:val="none" w:sz="0" w:space="0" w:color="auto"/>
        <w:bottom w:val="none" w:sz="0" w:space="0" w:color="auto"/>
        <w:right w:val="none" w:sz="0" w:space="0" w:color="auto"/>
      </w:divBdr>
    </w:div>
    <w:div w:id="731465619">
      <w:bodyDiv w:val="1"/>
      <w:marLeft w:val="0"/>
      <w:marRight w:val="0"/>
      <w:marTop w:val="0"/>
      <w:marBottom w:val="0"/>
      <w:divBdr>
        <w:top w:val="none" w:sz="0" w:space="0" w:color="auto"/>
        <w:left w:val="none" w:sz="0" w:space="0" w:color="auto"/>
        <w:bottom w:val="none" w:sz="0" w:space="0" w:color="auto"/>
        <w:right w:val="none" w:sz="0" w:space="0" w:color="auto"/>
      </w:divBdr>
    </w:div>
    <w:div w:id="737360202">
      <w:bodyDiv w:val="1"/>
      <w:marLeft w:val="0"/>
      <w:marRight w:val="0"/>
      <w:marTop w:val="0"/>
      <w:marBottom w:val="0"/>
      <w:divBdr>
        <w:top w:val="none" w:sz="0" w:space="0" w:color="auto"/>
        <w:left w:val="none" w:sz="0" w:space="0" w:color="auto"/>
        <w:bottom w:val="none" w:sz="0" w:space="0" w:color="auto"/>
        <w:right w:val="none" w:sz="0" w:space="0" w:color="auto"/>
      </w:divBdr>
    </w:div>
    <w:div w:id="899709232">
      <w:bodyDiv w:val="1"/>
      <w:marLeft w:val="0"/>
      <w:marRight w:val="0"/>
      <w:marTop w:val="0"/>
      <w:marBottom w:val="0"/>
      <w:divBdr>
        <w:top w:val="none" w:sz="0" w:space="0" w:color="auto"/>
        <w:left w:val="none" w:sz="0" w:space="0" w:color="auto"/>
        <w:bottom w:val="none" w:sz="0" w:space="0" w:color="auto"/>
        <w:right w:val="none" w:sz="0" w:space="0" w:color="auto"/>
      </w:divBdr>
    </w:div>
    <w:div w:id="900016380">
      <w:bodyDiv w:val="1"/>
      <w:marLeft w:val="0"/>
      <w:marRight w:val="0"/>
      <w:marTop w:val="0"/>
      <w:marBottom w:val="0"/>
      <w:divBdr>
        <w:top w:val="none" w:sz="0" w:space="0" w:color="auto"/>
        <w:left w:val="none" w:sz="0" w:space="0" w:color="auto"/>
        <w:bottom w:val="none" w:sz="0" w:space="0" w:color="auto"/>
        <w:right w:val="none" w:sz="0" w:space="0" w:color="auto"/>
      </w:divBdr>
    </w:div>
    <w:div w:id="911933628">
      <w:bodyDiv w:val="1"/>
      <w:marLeft w:val="0"/>
      <w:marRight w:val="0"/>
      <w:marTop w:val="0"/>
      <w:marBottom w:val="0"/>
      <w:divBdr>
        <w:top w:val="none" w:sz="0" w:space="0" w:color="auto"/>
        <w:left w:val="none" w:sz="0" w:space="0" w:color="auto"/>
        <w:bottom w:val="none" w:sz="0" w:space="0" w:color="auto"/>
        <w:right w:val="none" w:sz="0" w:space="0" w:color="auto"/>
      </w:divBdr>
    </w:div>
    <w:div w:id="920068581">
      <w:bodyDiv w:val="1"/>
      <w:marLeft w:val="0"/>
      <w:marRight w:val="0"/>
      <w:marTop w:val="0"/>
      <w:marBottom w:val="0"/>
      <w:divBdr>
        <w:top w:val="none" w:sz="0" w:space="0" w:color="auto"/>
        <w:left w:val="none" w:sz="0" w:space="0" w:color="auto"/>
        <w:bottom w:val="none" w:sz="0" w:space="0" w:color="auto"/>
        <w:right w:val="none" w:sz="0" w:space="0" w:color="auto"/>
      </w:divBdr>
    </w:div>
    <w:div w:id="945119632">
      <w:bodyDiv w:val="1"/>
      <w:marLeft w:val="0"/>
      <w:marRight w:val="0"/>
      <w:marTop w:val="0"/>
      <w:marBottom w:val="0"/>
      <w:divBdr>
        <w:top w:val="none" w:sz="0" w:space="0" w:color="auto"/>
        <w:left w:val="none" w:sz="0" w:space="0" w:color="auto"/>
        <w:bottom w:val="none" w:sz="0" w:space="0" w:color="auto"/>
        <w:right w:val="none" w:sz="0" w:space="0" w:color="auto"/>
      </w:divBdr>
    </w:div>
    <w:div w:id="984434534">
      <w:bodyDiv w:val="1"/>
      <w:marLeft w:val="0"/>
      <w:marRight w:val="0"/>
      <w:marTop w:val="0"/>
      <w:marBottom w:val="0"/>
      <w:divBdr>
        <w:top w:val="none" w:sz="0" w:space="0" w:color="auto"/>
        <w:left w:val="none" w:sz="0" w:space="0" w:color="auto"/>
        <w:bottom w:val="none" w:sz="0" w:space="0" w:color="auto"/>
        <w:right w:val="none" w:sz="0" w:space="0" w:color="auto"/>
      </w:divBdr>
    </w:div>
    <w:div w:id="1013648711">
      <w:bodyDiv w:val="1"/>
      <w:marLeft w:val="0"/>
      <w:marRight w:val="0"/>
      <w:marTop w:val="0"/>
      <w:marBottom w:val="0"/>
      <w:divBdr>
        <w:top w:val="none" w:sz="0" w:space="0" w:color="auto"/>
        <w:left w:val="none" w:sz="0" w:space="0" w:color="auto"/>
        <w:bottom w:val="none" w:sz="0" w:space="0" w:color="auto"/>
        <w:right w:val="none" w:sz="0" w:space="0" w:color="auto"/>
      </w:divBdr>
    </w:div>
    <w:div w:id="1101485775">
      <w:bodyDiv w:val="1"/>
      <w:marLeft w:val="0"/>
      <w:marRight w:val="0"/>
      <w:marTop w:val="0"/>
      <w:marBottom w:val="0"/>
      <w:divBdr>
        <w:top w:val="none" w:sz="0" w:space="0" w:color="auto"/>
        <w:left w:val="none" w:sz="0" w:space="0" w:color="auto"/>
        <w:bottom w:val="none" w:sz="0" w:space="0" w:color="auto"/>
        <w:right w:val="none" w:sz="0" w:space="0" w:color="auto"/>
      </w:divBdr>
    </w:div>
    <w:div w:id="1188254633">
      <w:bodyDiv w:val="1"/>
      <w:marLeft w:val="0"/>
      <w:marRight w:val="0"/>
      <w:marTop w:val="0"/>
      <w:marBottom w:val="0"/>
      <w:divBdr>
        <w:top w:val="none" w:sz="0" w:space="0" w:color="auto"/>
        <w:left w:val="none" w:sz="0" w:space="0" w:color="auto"/>
        <w:bottom w:val="none" w:sz="0" w:space="0" w:color="auto"/>
        <w:right w:val="none" w:sz="0" w:space="0" w:color="auto"/>
      </w:divBdr>
    </w:div>
    <w:div w:id="1214806925">
      <w:bodyDiv w:val="1"/>
      <w:marLeft w:val="0"/>
      <w:marRight w:val="0"/>
      <w:marTop w:val="0"/>
      <w:marBottom w:val="0"/>
      <w:divBdr>
        <w:top w:val="none" w:sz="0" w:space="0" w:color="auto"/>
        <w:left w:val="none" w:sz="0" w:space="0" w:color="auto"/>
        <w:bottom w:val="none" w:sz="0" w:space="0" w:color="auto"/>
        <w:right w:val="none" w:sz="0" w:space="0" w:color="auto"/>
      </w:divBdr>
    </w:div>
    <w:div w:id="1272124178">
      <w:bodyDiv w:val="1"/>
      <w:marLeft w:val="0"/>
      <w:marRight w:val="0"/>
      <w:marTop w:val="0"/>
      <w:marBottom w:val="0"/>
      <w:divBdr>
        <w:top w:val="none" w:sz="0" w:space="0" w:color="auto"/>
        <w:left w:val="none" w:sz="0" w:space="0" w:color="auto"/>
        <w:bottom w:val="none" w:sz="0" w:space="0" w:color="auto"/>
        <w:right w:val="none" w:sz="0" w:space="0" w:color="auto"/>
      </w:divBdr>
    </w:div>
    <w:div w:id="1311904245">
      <w:bodyDiv w:val="1"/>
      <w:marLeft w:val="0"/>
      <w:marRight w:val="0"/>
      <w:marTop w:val="0"/>
      <w:marBottom w:val="0"/>
      <w:divBdr>
        <w:top w:val="none" w:sz="0" w:space="0" w:color="auto"/>
        <w:left w:val="none" w:sz="0" w:space="0" w:color="auto"/>
        <w:bottom w:val="none" w:sz="0" w:space="0" w:color="auto"/>
        <w:right w:val="none" w:sz="0" w:space="0" w:color="auto"/>
      </w:divBdr>
    </w:div>
    <w:div w:id="1377391112">
      <w:bodyDiv w:val="1"/>
      <w:marLeft w:val="0"/>
      <w:marRight w:val="0"/>
      <w:marTop w:val="0"/>
      <w:marBottom w:val="0"/>
      <w:divBdr>
        <w:top w:val="none" w:sz="0" w:space="0" w:color="auto"/>
        <w:left w:val="none" w:sz="0" w:space="0" w:color="auto"/>
        <w:bottom w:val="none" w:sz="0" w:space="0" w:color="auto"/>
        <w:right w:val="none" w:sz="0" w:space="0" w:color="auto"/>
      </w:divBdr>
    </w:div>
    <w:div w:id="1394549581">
      <w:bodyDiv w:val="1"/>
      <w:marLeft w:val="0"/>
      <w:marRight w:val="0"/>
      <w:marTop w:val="0"/>
      <w:marBottom w:val="0"/>
      <w:divBdr>
        <w:top w:val="none" w:sz="0" w:space="0" w:color="auto"/>
        <w:left w:val="none" w:sz="0" w:space="0" w:color="auto"/>
        <w:bottom w:val="none" w:sz="0" w:space="0" w:color="auto"/>
        <w:right w:val="none" w:sz="0" w:space="0" w:color="auto"/>
      </w:divBdr>
    </w:div>
    <w:div w:id="1484464073">
      <w:bodyDiv w:val="1"/>
      <w:marLeft w:val="0"/>
      <w:marRight w:val="0"/>
      <w:marTop w:val="0"/>
      <w:marBottom w:val="0"/>
      <w:divBdr>
        <w:top w:val="none" w:sz="0" w:space="0" w:color="auto"/>
        <w:left w:val="none" w:sz="0" w:space="0" w:color="auto"/>
        <w:bottom w:val="none" w:sz="0" w:space="0" w:color="auto"/>
        <w:right w:val="none" w:sz="0" w:space="0" w:color="auto"/>
      </w:divBdr>
    </w:div>
    <w:div w:id="1493565697">
      <w:bodyDiv w:val="1"/>
      <w:marLeft w:val="0"/>
      <w:marRight w:val="0"/>
      <w:marTop w:val="0"/>
      <w:marBottom w:val="0"/>
      <w:divBdr>
        <w:top w:val="none" w:sz="0" w:space="0" w:color="auto"/>
        <w:left w:val="none" w:sz="0" w:space="0" w:color="auto"/>
        <w:bottom w:val="none" w:sz="0" w:space="0" w:color="auto"/>
        <w:right w:val="none" w:sz="0" w:space="0" w:color="auto"/>
      </w:divBdr>
    </w:div>
    <w:div w:id="1555383783">
      <w:bodyDiv w:val="1"/>
      <w:marLeft w:val="0"/>
      <w:marRight w:val="0"/>
      <w:marTop w:val="0"/>
      <w:marBottom w:val="0"/>
      <w:divBdr>
        <w:top w:val="none" w:sz="0" w:space="0" w:color="auto"/>
        <w:left w:val="none" w:sz="0" w:space="0" w:color="auto"/>
        <w:bottom w:val="none" w:sz="0" w:space="0" w:color="auto"/>
        <w:right w:val="none" w:sz="0" w:space="0" w:color="auto"/>
      </w:divBdr>
    </w:div>
    <w:div w:id="1568758055">
      <w:bodyDiv w:val="1"/>
      <w:marLeft w:val="0"/>
      <w:marRight w:val="0"/>
      <w:marTop w:val="0"/>
      <w:marBottom w:val="0"/>
      <w:divBdr>
        <w:top w:val="none" w:sz="0" w:space="0" w:color="auto"/>
        <w:left w:val="none" w:sz="0" w:space="0" w:color="auto"/>
        <w:bottom w:val="none" w:sz="0" w:space="0" w:color="auto"/>
        <w:right w:val="none" w:sz="0" w:space="0" w:color="auto"/>
      </w:divBdr>
    </w:div>
    <w:div w:id="1601252340">
      <w:bodyDiv w:val="1"/>
      <w:marLeft w:val="0"/>
      <w:marRight w:val="0"/>
      <w:marTop w:val="0"/>
      <w:marBottom w:val="0"/>
      <w:divBdr>
        <w:top w:val="none" w:sz="0" w:space="0" w:color="auto"/>
        <w:left w:val="none" w:sz="0" w:space="0" w:color="auto"/>
        <w:bottom w:val="none" w:sz="0" w:space="0" w:color="auto"/>
        <w:right w:val="none" w:sz="0" w:space="0" w:color="auto"/>
      </w:divBdr>
    </w:div>
    <w:div w:id="1610048418">
      <w:bodyDiv w:val="1"/>
      <w:marLeft w:val="0"/>
      <w:marRight w:val="0"/>
      <w:marTop w:val="0"/>
      <w:marBottom w:val="0"/>
      <w:divBdr>
        <w:top w:val="none" w:sz="0" w:space="0" w:color="auto"/>
        <w:left w:val="none" w:sz="0" w:space="0" w:color="auto"/>
        <w:bottom w:val="none" w:sz="0" w:space="0" w:color="auto"/>
        <w:right w:val="none" w:sz="0" w:space="0" w:color="auto"/>
      </w:divBdr>
    </w:div>
    <w:div w:id="1635017678">
      <w:bodyDiv w:val="1"/>
      <w:marLeft w:val="0"/>
      <w:marRight w:val="0"/>
      <w:marTop w:val="0"/>
      <w:marBottom w:val="0"/>
      <w:divBdr>
        <w:top w:val="none" w:sz="0" w:space="0" w:color="auto"/>
        <w:left w:val="none" w:sz="0" w:space="0" w:color="auto"/>
        <w:bottom w:val="none" w:sz="0" w:space="0" w:color="auto"/>
        <w:right w:val="none" w:sz="0" w:space="0" w:color="auto"/>
      </w:divBdr>
    </w:div>
    <w:div w:id="1635745754">
      <w:bodyDiv w:val="1"/>
      <w:marLeft w:val="0"/>
      <w:marRight w:val="0"/>
      <w:marTop w:val="0"/>
      <w:marBottom w:val="0"/>
      <w:divBdr>
        <w:top w:val="none" w:sz="0" w:space="0" w:color="auto"/>
        <w:left w:val="none" w:sz="0" w:space="0" w:color="auto"/>
        <w:bottom w:val="none" w:sz="0" w:space="0" w:color="auto"/>
        <w:right w:val="none" w:sz="0" w:space="0" w:color="auto"/>
      </w:divBdr>
    </w:div>
    <w:div w:id="1686899298">
      <w:bodyDiv w:val="1"/>
      <w:marLeft w:val="0"/>
      <w:marRight w:val="0"/>
      <w:marTop w:val="0"/>
      <w:marBottom w:val="0"/>
      <w:divBdr>
        <w:top w:val="none" w:sz="0" w:space="0" w:color="auto"/>
        <w:left w:val="none" w:sz="0" w:space="0" w:color="auto"/>
        <w:bottom w:val="none" w:sz="0" w:space="0" w:color="auto"/>
        <w:right w:val="none" w:sz="0" w:space="0" w:color="auto"/>
      </w:divBdr>
    </w:div>
    <w:div w:id="1722709469">
      <w:bodyDiv w:val="1"/>
      <w:marLeft w:val="0"/>
      <w:marRight w:val="0"/>
      <w:marTop w:val="0"/>
      <w:marBottom w:val="0"/>
      <w:divBdr>
        <w:top w:val="none" w:sz="0" w:space="0" w:color="auto"/>
        <w:left w:val="none" w:sz="0" w:space="0" w:color="auto"/>
        <w:bottom w:val="none" w:sz="0" w:space="0" w:color="auto"/>
        <w:right w:val="none" w:sz="0" w:space="0" w:color="auto"/>
      </w:divBdr>
    </w:div>
    <w:div w:id="1791701847">
      <w:bodyDiv w:val="1"/>
      <w:marLeft w:val="0"/>
      <w:marRight w:val="0"/>
      <w:marTop w:val="0"/>
      <w:marBottom w:val="0"/>
      <w:divBdr>
        <w:top w:val="none" w:sz="0" w:space="0" w:color="auto"/>
        <w:left w:val="none" w:sz="0" w:space="0" w:color="auto"/>
        <w:bottom w:val="none" w:sz="0" w:space="0" w:color="auto"/>
        <w:right w:val="none" w:sz="0" w:space="0" w:color="auto"/>
      </w:divBdr>
    </w:div>
    <w:div w:id="1814446599">
      <w:bodyDiv w:val="1"/>
      <w:marLeft w:val="0"/>
      <w:marRight w:val="0"/>
      <w:marTop w:val="0"/>
      <w:marBottom w:val="0"/>
      <w:divBdr>
        <w:top w:val="none" w:sz="0" w:space="0" w:color="auto"/>
        <w:left w:val="none" w:sz="0" w:space="0" w:color="auto"/>
        <w:bottom w:val="none" w:sz="0" w:space="0" w:color="auto"/>
        <w:right w:val="none" w:sz="0" w:space="0" w:color="auto"/>
      </w:divBdr>
    </w:div>
    <w:div w:id="1853295636">
      <w:bodyDiv w:val="1"/>
      <w:marLeft w:val="0"/>
      <w:marRight w:val="0"/>
      <w:marTop w:val="0"/>
      <w:marBottom w:val="0"/>
      <w:divBdr>
        <w:top w:val="none" w:sz="0" w:space="0" w:color="auto"/>
        <w:left w:val="none" w:sz="0" w:space="0" w:color="auto"/>
        <w:bottom w:val="none" w:sz="0" w:space="0" w:color="auto"/>
        <w:right w:val="none" w:sz="0" w:space="0" w:color="auto"/>
      </w:divBdr>
    </w:div>
    <w:div w:id="1868371709">
      <w:bodyDiv w:val="1"/>
      <w:marLeft w:val="0"/>
      <w:marRight w:val="0"/>
      <w:marTop w:val="0"/>
      <w:marBottom w:val="0"/>
      <w:divBdr>
        <w:top w:val="none" w:sz="0" w:space="0" w:color="auto"/>
        <w:left w:val="none" w:sz="0" w:space="0" w:color="auto"/>
        <w:bottom w:val="none" w:sz="0" w:space="0" w:color="auto"/>
        <w:right w:val="none" w:sz="0" w:space="0" w:color="auto"/>
      </w:divBdr>
    </w:div>
    <w:div w:id="1874076999">
      <w:bodyDiv w:val="1"/>
      <w:marLeft w:val="0"/>
      <w:marRight w:val="0"/>
      <w:marTop w:val="0"/>
      <w:marBottom w:val="0"/>
      <w:divBdr>
        <w:top w:val="none" w:sz="0" w:space="0" w:color="auto"/>
        <w:left w:val="none" w:sz="0" w:space="0" w:color="auto"/>
        <w:bottom w:val="none" w:sz="0" w:space="0" w:color="auto"/>
        <w:right w:val="none" w:sz="0" w:space="0" w:color="auto"/>
      </w:divBdr>
    </w:div>
    <w:div w:id="1878158899">
      <w:bodyDiv w:val="1"/>
      <w:marLeft w:val="0"/>
      <w:marRight w:val="0"/>
      <w:marTop w:val="0"/>
      <w:marBottom w:val="0"/>
      <w:divBdr>
        <w:top w:val="none" w:sz="0" w:space="0" w:color="auto"/>
        <w:left w:val="none" w:sz="0" w:space="0" w:color="auto"/>
        <w:bottom w:val="none" w:sz="0" w:space="0" w:color="auto"/>
        <w:right w:val="none" w:sz="0" w:space="0" w:color="auto"/>
      </w:divBdr>
    </w:div>
    <w:div w:id="1889873233">
      <w:bodyDiv w:val="1"/>
      <w:marLeft w:val="0"/>
      <w:marRight w:val="0"/>
      <w:marTop w:val="0"/>
      <w:marBottom w:val="0"/>
      <w:divBdr>
        <w:top w:val="none" w:sz="0" w:space="0" w:color="auto"/>
        <w:left w:val="none" w:sz="0" w:space="0" w:color="auto"/>
        <w:bottom w:val="none" w:sz="0" w:space="0" w:color="auto"/>
        <w:right w:val="none" w:sz="0" w:space="0" w:color="auto"/>
      </w:divBdr>
    </w:div>
    <w:div w:id="1897430410">
      <w:bodyDiv w:val="1"/>
      <w:marLeft w:val="0"/>
      <w:marRight w:val="0"/>
      <w:marTop w:val="0"/>
      <w:marBottom w:val="0"/>
      <w:divBdr>
        <w:top w:val="none" w:sz="0" w:space="0" w:color="auto"/>
        <w:left w:val="none" w:sz="0" w:space="0" w:color="auto"/>
        <w:bottom w:val="none" w:sz="0" w:space="0" w:color="auto"/>
        <w:right w:val="none" w:sz="0" w:space="0" w:color="auto"/>
      </w:divBdr>
    </w:div>
    <w:div w:id="1897814738">
      <w:bodyDiv w:val="1"/>
      <w:marLeft w:val="0"/>
      <w:marRight w:val="0"/>
      <w:marTop w:val="0"/>
      <w:marBottom w:val="0"/>
      <w:divBdr>
        <w:top w:val="none" w:sz="0" w:space="0" w:color="auto"/>
        <w:left w:val="none" w:sz="0" w:space="0" w:color="auto"/>
        <w:bottom w:val="none" w:sz="0" w:space="0" w:color="auto"/>
        <w:right w:val="none" w:sz="0" w:space="0" w:color="auto"/>
      </w:divBdr>
    </w:div>
    <w:div w:id="1935355766">
      <w:bodyDiv w:val="1"/>
      <w:marLeft w:val="0"/>
      <w:marRight w:val="0"/>
      <w:marTop w:val="0"/>
      <w:marBottom w:val="0"/>
      <w:divBdr>
        <w:top w:val="none" w:sz="0" w:space="0" w:color="auto"/>
        <w:left w:val="none" w:sz="0" w:space="0" w:color="auto"/>
        <w:bottom w:val="none" w:sz="0" w:space="0" w:color="auto"/>
        <w:right w:val="none" w:sz="0" w:space="0" w:color="auto"/>
      </w:divBdr>
    </w:div>
    <w:div w:id="1944339105">
      <w:bodyDiv w:val="1"/>
      <w:marLeft w:val="0"/>
      <w:marRight w:val="0"/>
      <w:marTop w:val="0"/>
      <w:marBottom w:val="0"/>
      <w:divBdr>
        <w:top w:val="none" w:sz="0" w:space="0" w:color="auto"/>
        <w:left w:val="none" w:sz="0" w:space="0" w:color="auto"/>
        <w:bottom w:val="none" w:sz="0" w:space="0" w:color="auto"/>
        <w:right w:val="none" w:sz="0" w:space="0" w:color="auto"/>
      </w:divBdr>
    </w:div>
    <w:div w:id="1951350583">
      <w:bodyDiv w:val="1"/>
      <w:marLeft w:val="0"/>
      <w:marRight w:val="0"/>
      <w:marTop w:val="0"/>
      <w:marBottom w:val="0"/>
      <w:divBdr>
        <w:top w:val="none" w:sz="0" w:space="0" w:color="auto"/>
        <w:left w:val="none" w:sz="0" w:space="0" w:color="auto"/>
        <w:bottom w:val="none" w:sz="0" w:space="0" w:color="auto"/>
        <w:right w:val="none" w:sz="0" w:space="0" w:color="auto"/>
      </w:divBdr>
    </w:div>
    <w:div w:id="1952470817">
      <w:bodyDiv w:val="1"/>
      <w:marLeft w:val="0"/>
      <w:marRight w:val="0"/>
      <w:marTop w:val="0"/>
      <w:marBottom w:val="0"/>
      <w:divBdr>
        <w:top w:val="none" w:sz="0" w:space="0" w:color="auto"/>
        <w:left w:val="none" w:sz="0" w:space="0" w:color="auto"/>
        <w:bottom w:val="none" w:sz="0" w:space="0" w:color="auto"/>
        <w:right w:val="none" w:sz="0" w:space="0" w:color="auto"/>
      </w:divBdr>
    </w:div>
    <w:div w:id="1975065798">
      <w:bodyDiv w:val="1"/>
      <w:marLeft w:val="0"/>
      <w:marRight w:val="0"/>
      <w:marTop w:val="0"/>
      <w:marBottom w:val="0"/>
      <w:divBdr>
        <w:top w:val="none" w:sz="0" w:space="0" w:color="auto"/>
        <w:left w:val="none" w:sz="0" w:space="0" w:color="auto"/>
        <w:bottom w:val="none" w:sz="0" w:space="0" w:color="auto"/>
        <w:right w:val="none" w:sz="0" w:space="0" w:color="auto"/>
      </w:divBdr>
    </w:div>
    <w:div w:id="1979218053">
      <w:bodyDiv w:val="1"/>
      <w:marLeft w:val="0"/>
      <w:marRight w:val="0"/>
      <w:marTop w:val="0"/>
      <w:marBottom w:val="0"/>
      <w:divBdr>
        <w:top w:val="none" w:sz="0" w:space="0" w:color="auto"/>
        <w:left w:val="none" w:sz="0" w:space="0" w:color="auto"/>
        <w:bottom w:val="none" w:sz="0" w:space="0" w:color="auto"/>
        <w:right w:val="none" w:sz="0" w:space="0" w:color="auto"/>
      </w:divBdr>
    </w:div>
    <w:div w:id="2020236051">
      <w:bodyDiv w:val="1"/>
      <w:marLeft w:val="0"/>
      <w:marRight w:val="0"/>
      <w:marTop w:val="0"/>
      <w:marBottom w:val="0"/>
      <w:divBdr>
        <w:top w:val="none" w:sz="0" w:space="0" w:color="auto"/>
        <w:left w:val="none" w:sz="0" w:space="0" w:color="auto"/>
        <w:bottom w:val="none" w:sz="0" w:space="0" w:color="auto"/>
        <w:right w:val="none" w:sz="0" w:space="0" w:color="auto"/>
      </w:divBdr>
    </w:div>
    <w:div w:id="2042825905">
      <w:bodyDiv w:val="1"/>
      <w:marLeft w:val="0"/>
      <w:marRight w:val="0"/>
      <w:marTop w:val="0"/>
      <w:marBottom w:val="0"/>
      <w:divBdr>
        <w:top w:val="none" w:sz="0" w:space="0" w:color="auto"/>
        <w:left w:val="none" w:sz="0" w:space="0" w:color="auto"/>
        <w:bottom w:val="none" w:sz="0" w:space="0" w:color="auto"/>
        <w:right w:val="none" w:sz="0" w:space="0" w:color="auto"/>
      </w:divBdr>
    </w:div>
    <w:div w:id="2043703019">
      <w:bodyDiv w:val="1"/>
      <w:marLeft w:val="0"/>
      <w:marRight w:val="0"/>
      <w:marTop w:val="0"/>
      <w:marBottom w:val="0"/>
      <w:divBdr>
        <w:top w:val="none" w:sz="0" w:space="0" w:color="auto"/>
        <w:left w:val="none" w:sz="0" w:space="0" w:color="auto"/>
        <w:bottom w:val="none" w:sz="0" w:space="0" w:color="auto"/>
        <w:right w:val="none" w:sz="0" w:space="0" w:color="auto"/>
      </w:divBdr>
    </w:div>
    <w:div w:id="2051417813">
      <w:bodyDiv w:val="1"/>
      <w:marLeft w:val="0"/>
      <w:marRight w:val="0"/>
      <w:marTop w:val="0"/>
      <w:marBottom w:val="0"/>
      <w:divBdr>
        <w:top w:val="none" w:sz="0" w:space="0" w:color="auto"/>
        <w:left w:val="none" w:sz="0" w:space="0" w:color="auto"/>
        <w:bottom w:val="none" w:sz="0" w:space="0" w:color="auto"/>
        <w:right w:val="none" w:sz="0" w:space="0" w:color="auto"/>
      </w:divBdr>
    </w:div>
    <w:div w:id="2089840358">
      <w:bodyDiv w:val="1"/>
      <w:marLeft w:val="0"/>
      <w:marRight w:val="0"/>
      <w:marTop w:val="0"/>
      <w:marBottom w:val="0"/>
      <w:divBdr>
        <w:top w:val="none" w:sz="0" w:space="0" w:color="auto"/>
        <w:left w:val="none" w:sz="0" w:space="0" w:color="auto"/>
        <w:bottom w:val="none" w:sz="0" w:space="0" w:color="auto"/>
        <w:right w:val="none" w:sz="0" w:space="0" w:color="auto"/>
      </w:divBdr>
    </w:div>
    <w:div w:id="211316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23AE61-2752-6340-9164-4D0CD1179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8508</Words>
  <Characters>48496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TITLE</vt:lpstr>
    </vt:vector>
  </TitlesOfParts>
  <Manager/>
  <Company>Jet Propulsion Laboratory</Company>
  <LinksUpToDate>false</LinksUpToDate>
  <CharactersWithSpaces>56891</CharactersWithSpaces>
  <SharedDoc>false</SharedDoc>
  <HyperlinkBase/>
  <HLinks>
    <vt:vector size="60" baseType="variant">
      <vt:variant>
        <vt:i4>786511</vt:i4>
      </vt:variant>
      <vt:variant>
        <vt:i4>199</vt:i4>
      </vt:variant>
      <vt:variant>
        <vt:i4>0</vt:i4>
      </vt:variant>
      <vt:variant>
        <vt:i4>5</vt:i4>
      </vt:variant>
      <vt:variant>
        <vt:lpwstr>http://www.estec.esa.nl/ecss</vt:lpwstr>
      </vt:variant>
      <vt:variant>
        <vt:lpwstr/>
      </vt:variant>
      <vt:variant>
        <vt:i4>4128780</vt:i4>
      </vt:variant>
      <vt:variant>
        <vt:i4>196</vt:i4>
      </vt:variant>
      <vt:variant>
        <vt:i4>0</vt:i4>
      </vt:variant>
      <vt:variant>
        <vt:i4>5</vt:i4>
      </vt:variant>
      <vt:variant>
        <vt:lpwstr>http://www.asri.org.au/</vt:lpwstr>
      </vt:variant>
      <vt:variant>
        <vt:lpwstr/>
      </vt:variant>
      <vt:variant>
        <vt:i4>4128780</vt:i4>
      </vt:variant>
      <vt:variant>
        <vt:i4>186</vt:i4>
      </vt:variant>
      <vt:variant>
        <vt:i4>0</vt:i4>
      </vt:variant>
      <vt:variant>
        <vt:i4>5</vt:i4>
      </vt:variant>
      <vt:variant>
        <vt:lpwstr>http://www.asri.org.au/</vt:lpwstr>
      </vt:variant>
      <vt:variant>
        <vt:lpwstr/>
      </vt:variant>
      <vt:variant>
        <vt:i4>4128780</vt:i4>
      </vt:variant>
      <vt:variant>
        <vt:i4>179</vt:i4>
      </vt:variant>
      <vt:variant>
        <vt:i4>0</vt:i4>
      </vt:variant>
      <vt:variant>
        <vt:i4>5</vt:i4>
      </vt:variant>
      <vt:variant>
        <vt:lpwstr>http://www.asri.org.au/</vt:lpwstr>
      </vt:variant>
      <vt:variant>
        <vt:lpwstr/>
      </vt:variant>
      <vt:variant>
        <vt:i4>4128780</vt:i4>
      </vt:variant>
      <vt:variant>
        <vt:i4>170</vt:i4>
      </vt:variant>
      <vt:variant>
        <vt:i4>0</vt:i4>
      </vt:variant>
      <vt:variant>
        <vt:i4>5</vt:i4>
      </vt:variant>
      <vt:variant>
        <vt:lpwstr>http://www.asri.org.au/</vt:lpwstr>
      </vt:variant>
      <vt:variant>
        <vt:lpwstr/>
      </vt:variant>
      <vt:variant>
        <vt:i4>4128780</vt:i4>
      </vt:variant>
      <vt:variant>
        <vt:i4>163</vt:i4>
      </vt:variant>
      <vt:variant>
        <vt:i4>0</vt:i4>
      </vt:variant>
      <vt:variant>
        <vt:i4>5</vt:i4>
      </vt:variant>
      <vt:variant>
        <vt:lpwstr>http://www.asri.org.au/</vt:lpwstr>
      </vt:variant>
      <vt:variant>
        <vt:lpwstr/>
      </vt:variant>
      <vt:variant>
        <vt:i4>4128780</vt:i4>
      </vt:variant>
      <vt:variant>
        <vt:i4>160</vt:i4>
      </vt:variant>
      <vt:variant>
        <vt:i4>0</vt:i4>
      </vt:variant>
      <vt:variant>
        <vt:i4>5</vt:i4>
      </vt:variant>
      <vt:variant>
        <vt:lpwstr>http://www.asri.org.au/</vt:lpwstr>
      </vt:variant>
      <vt:variant>
        <vt:lpwstr/>
      </vt:variant>
      <vt:variant>
        <vt:i4>4128780</vt:i4>
      </vt:variant>
      <vt:variant>
        <vt:i4>157</vt:i4>
      </vt:variant>
      <vt:variant>
        <vt:i4>0</vt:i4>
      </vt:variant>
      <vt:variant>
        <vt:i4>5</vt:i4>
      </vt:variant>
      <vt:variant>
        <vt:lpwstr>http://www.asri.org.au/</vt:lpwstr>
      </vt:variant>
      <vt:variant>
        <vt:lpwstr/>
      </vt:variant>
      <vt:variant>
        <vt:i4>1310726</vt:i4>
      </vt:variant>
      <vt:variant>
        <vt:i4>148</vt:i4>
      </vt:variant>
      <vt:variant>
        <vt:i4>0</vt:i4>
      </vt:variant>
      <vt:variant>
        <vt:i4>5</vt:i4>
      </vt:variant>
      <vt:variant>
        <vt:lpwstr/>
      </vt:variant>
      <vt:variant>
        <vt:lpwstr>_Toc525830491</vt:lpwstr>
      </vt:variant>
      <vt:variant>
        <vt:i4>1310727</vt:i4>
      </vt:variant>
      <vt:variant>
        <vt:i4>142</vt:i4>
      </vt:variant>
      <vt:variant>
        <vt:i4>0</vt:i4>
      </vt:variant>
      <vt:variant>
        <vt:i4>5</vt:i4>
      </vt:variant>
      <vt:variant>
        <vt:lpwstr/>
      </vt:variant>
      <vt:variant>
        <vt:lpwstr>_Toc525830490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 NAME</dc:creator>
  <cp:keywords/>
  <dc:description/>
  <cp:lastModifiedBy>Microsoft Office User</cp:lastModifiedBy>
  <cp:revision>2</cp:revision>
  <cp:lastPrinted>2019-07-09T20:33:00Z</cp:lastPrinted>
  <dcterms:created xsi:type="dcterms:W3CDTF">2019-07-09T20:33:00Z</dcterms:created>
  <dcterms:modified xsi:type="dcterms:W3CDTF">2019-07-09T20:33:00Z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MGSS</vt:lpwstr>
  </property>
  <property fmtid="{D5CDD505-2E9C-101B-9397-08002B2CF9AE}" pid="3" name="Document number">
    <vt:lpwstr>XXX</vt:lpwstr>
  </property>
  <property fmtid="{D5CDD505-2E9C-101B-9397-08002B2CF9AE}" pid="4" name="Document type">
    <vt:lpwstr>User Guide</vt:lpwstr>
  </property>
  <property fmtid="{D5CDD505-2E9C-101B-9397-08002B2CF9AE}" pid="5" name="Approver">
    <vt:lpwstr>APPROVER NAME</vt:lpwstr>
  </property>
  <property fmtid="{D5CDD505-2E9C-101B-9397-08002B2CF9AE}" pid="6" name="Version id">
    <vt:lpwstr>A</vt:lpwstr>
  </property>
</Properties>
</file>