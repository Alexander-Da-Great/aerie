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410E4" w14:textId="77777777" w:rsidR="00FF709F" w:rsidRPr="00E72880" w:rsidRDefault="00FF709F" w:rsidP="00672D76">
      <w:pPr>
        <w:pStyle w:val="TOCHeading"/>
        <w:spacing w:line="276" w:lineRule="auto"/>
        <w:rPr>
          <w:rFonts w:cs="Arial"/>
        </w:rPr>
      </w:pPr>
      <w:r w:rsidRPr="00E72880">
        <w:rPr>
          <w:rFonts w:cs="Arial"/>
        </w:rPr>
        <w:t>Change Log</w:t>
      </w:r>
    </w:p>
    <w:tbl>
      <w:tblPr>
        <w:tblStyle w:val="TableGridLight"/>
        <w:tblW w:w="5000" w:type="pct"/>
        <w:tblLook w:val="04A0" w:firstRow="1" w:lastRow="0" w:firstColumn="1" w:lastColumn="0" w:noHBand="0" w:noVBand="1"/>
      </w:tblPr>
      <w:tblGrid>
        <w:gridCol w:w="1434"/>
        <w:gridCol w:w="1834"/>
        <w:gridCol w:w="2667"/>
        <w:gridCol w:w="3415"/>
      </w:tblGrid>
      <w:tr w:rsidR="00FF709F" w:rsidRPr="00E72880" w14:paraId="27F97A47" w14:textId="77777777" w:rsidTr="00E3785F">
        <w:tc>
          <w:tcPr>
            <w:tcW w:w="767" w:type="pct"/>
          </w:tcPr>
          <w:p w14:paraId="2DD8CD2D" w14:textId="77777777" w:rsidR="00FF709F" w:rsidRPr="00E72880" w:rsidRDefault="00FF709F" w:rsidP="00672D76">
            <w:pPr>
              <w:spacing w:line="276" w:lineRule="auto"/>
              <w:rPr>
                <w:rStyle w:val="Strong"/>
                <w:rFonts w:cs="Arial"/>
                <w:b w:val="0"/>
              </w:rPr>
            </w:pPr>
            <w:r w:rsidRPr="00E72880">
              <w:rPr>
                <w:rStyle w:val="Strong"/>
                <w:rFonts w:cs="Arial"/>
                <w:b w:val="0"/>
              </w:rPr>
              <w:t>Revision</w:t>
            </w:r>
          </w:p>
        </w:tc>
        <w:tc>
          <w:tcPr>
            <w:tcW w:w="981" w:type="pct"/>
          </w:tcPr>
          <w:p w14:paraId="714402B9" w14:textId="77777777" w:rsidR="00FF709F" w:rsidRPr="00E72880" w:rsidRDefault="00FF709F" w:rsidP="00672D76">
            <w:pPr>
              <w:spacing w:line="276" w:lineRule="auto"/>
              <w:rPr>
                <w:rStyle w:val="Strong"/>
                <w:rFonts w:cs="Arial"/>
                <w:b w:val="0"/>
              </w:rPr>
            </w:pPr>
            <w:r w:rsidRPr="00E72880">
              <w:rPr>
                <w:rStyle w:val="Strong"/>
                <w:rFonts w:cs="Arial"/>
                <w:b w:val="0"/>
              </w:rPr>
              <w:t>Submission Date</w:t>
            </w:r>
          </w:p>
        </w:tc>
        <w:tc>
          <w:tcPr>
            <w:tcW w:w="1426" w:type="pct"/>
          </w:tcPr>
          <w:p w14:paraId="59296911" w14:textId="77777777" w:rsidR="00FF709F" w:rsidRPr="00E72880" w:rsidRDefault="00FF709F" w:rsidP="00672D76">
            <w:pPr>
              <w:spacing w:line="276" w:lineRule="auto"/>
              <w:rPr>
                <w:rStyle w:val="Strong"/>
                <w:rFonts w:cs="Arial"/>
                <w:b w:val="0"/>
              </w:rPr>
            </w:pPr>
            <w:r w:rsidRPr="00E72880">
              <w:rPr>
                <w:rStyle w:val="Strong"/>
                <w:rFonts w:cs="Arial"/>
                <w:b w:val="0"/>
              </w:rPr>
              <w:t>Affected Sections or Pages</w:t>
            </w:r>
          </w:p>
        </w:tc>
        <w:tc>
          <w:tcPr>
            <w:tcW w:w="1826" w:type="pct"/>
          </w:tcPr>
          <w:p w14:paraId="24B0A6BE" w14:textId="77777777" w:rsidR="00FF709F" w:rsidRPr="00E72880" w:rsidRDefault="00FF709F" w:rsidP="00672D76">
            <w:pPr>
              <w:spacing w:line="276" w:lineRule="auto"/>
              <w:rPr>
                <w:rStyle w:val="Strong"/>
                <w:rFonts w:cs="Arial"/>
                <w:b w:val="0"/>
              </w:rPr>
            </w:pPr>
            <w:r w:rsidRPr="00E72880">
              <w:rPr>
                <w:rStyle w:val="Strong"/>
                <w:rFonts w:cs="Arial"/>
                <w:b w:val="0"/>
              </w:rPr>
              <w:t>Change Summary</w:t>
            </w:r>
          </w:p>
        </w:tc>
      </w:tr>
      <w:tr w:rsidR="00FF709F" w:rsidRPr="00E72880" w14:paraId="7F15ABDC" w14:textId="77777777" w:rsidTr="00E3785F">
        <w:tc>
          <w:tcPr>
            <w:tcW w:w="767" w:type="pct"/>
          </w:tcPr>
          <w:p w14:paraId="28D4B290" w14:textId="77777777" w:rsidR="00FF709F" w:rsidRPr="00E72880" w:rsidRDefault="00FF709F" w:rsidP="00672D76">
            <w:pPr>
              <w:spacing w:line="276" w:lineRule="auto"/>
              <w:rPr>
                <w:rFonts w:cs="Arial"/>
                <w:b/>
              </w:rPr>
            </w:pPr>
            <w:r w:rsidRPr="00E72880">
              <w:rPr>
                <w:rFonts w:cs="Arial"/>
                <w:b/>
              </w:rPr>
              <w:t>Initial</w:t>
            </w:r>
          </w:p>
        </w:tc>
        <w:tc>
          <w:tcPr>
            <w:tcW w:w="981" w:type="pct"/>
          </w:tcPr>
          <w:p w14:paraId="02D2FDB5" w14:textId="2459983B" w:rsidR="00FF709F" w:rsidRPr="00E72880" w:rsidRDefault="00382DCD" w:rsidP="00382DCD">
            <w:pPr>
              <w:rPr>
                <w:rFonts w:cs="Arial"/>
              </w:rPr>
            </w:pPr>
            <w:r w:rsidRPr="00E72880">
              <w:rPr>
                <w:rFonts w:cs="Arial"/>
              </w:rPr>
              <w:t>January 23, 2019</w:t>
            </w:r>
          </w:p>
        </w:tc>
        <w:tc>
          <w:tcPr>
            <w:tcW w:w="1426" w:type="pct"/>
          </w:tcPr>
          <w:p w14:paraId="735BAF7D" w14:textId="77777777" w:rsidR="00FF709F" w:rsidRPr="00E72880" w:rsidRDefault="00FF709F" w:rsidP="00672D76">
            <w:pPr>
              <w:spacing w:line="276" w:lineRule="auto"/>
              <w:rPr>
                <w:rFonts w:cs="Arial"/>
              </w:rPr>
            </w:pPr>
            <w:r w:rsidRPr="00E72880">
              <w:rPr>
                <w:rFonts w:cs="Arial"/>
              </w:rPr>
              <w:t>All</w:t>
            </w:r>
          </w:p>
        </w:tc>
        <w:tc>
          <w:tcPr>
            <w:tcW w:w="1826" w:type="pct"/>
          </w:tcPr>
          <w:p w14:paraId="1F684B18" w14:textId="04DDD8A7" w:rsidR="00FF709F" w:rsidRPr="00E72880" w:rsidRDefault="005B1AF3" w:rsidP="008A3F21">
            <w:pPr>
              <w:spacing w:before="0" w:after="0" w:line="240" w:lineRule="auto"/>
              <w:jc w:val="left"/>
              <w:rPr>
                <w:rFonts w:cs="Arial"/>
              </w:rPr>
            </w:pPr>
            <w:r>
              <w:t>Initial issue of document.</w:t>
            </w:r>
            <w:r w:rsidR="008A3F21">
              <w:t xml:space="preserve"> </w:t>
            </w:r>
          </w:p>
        </w:tc>
      </w:tr>
      <w:tr w:rsidR="00B51D6B" w:rsidRPr="00E72880" w14:paraId="261005AE" w14:textId="77777777" w:rsidTr="00E3785F">
        <w:tc>
          <w:tcPr>
            <w:tcW w:w="767" w:type="pct"/>
          </w:tcPr>
          <w:p w14:paraId="2133BA50" w14:textId="0C9D50D2" w:rsidR="00B51D6B" w:rsidRPr="00E72880" w:rsidRDefault="00C85E44" w:rsidP="00672D76">
            <w:pPr>
              <w:spacing w:line="276" w:lineRule="auto"/>
              <w:rPr>
                <w:rFonts w:cs="Arial"/>
                <w:b/>
              </w:rPr>
            </w:pPr>
            <w:r>
              <w:rPr>
                <w:rFonts w:cs="Arial"/>
                <w:b/>
              </w:rPr>
              <w:t>Rev I</w:t>
            </w:r>
          </w:p>
        </w:tc>
        <w:tc>
          <w:tcPr>
            <w:tcW w:w="981" w:type="pct"/>
          </w:tcPr>
          <w:p w14:paraId="587F477B" w14:textId="219C1C08" w:rsidR="00B51D6B" w:rsidRPr="00E72880" w:rsidRDefault="005B1AF3" w:rsidP="00382DCD">
            <w:pPr>
              <w:rPr>
                <w:rFonts w:cs="Arial"/>
              </w:rPr>
            </w:pPr>
            <w:r>
              <w:rPr>
                <w:rFonts w:cs="Arial"/>
              </w:rPr>
              <w:t xml:space="preserve">June </w:t>
            </w:r>
            <w:r w:rsidR="00C85E44">
              <w:rPr>
                <w:rFonts w:cs="Arial"/>
              </w:rPr>
              <w:t>18</w:t>
            </w:r>
            <w:r>
              <w:rPr>
                <w:rFonts w:cs="Arial"/>
              </w:rPr>
              <w:t>, 2019</w:t>
            </w:r>
          </w:p>
        </w:tc>
        <w:tc>
          <w:tcPr>
            <w:tcW w:w="1426" w:type="pct"/>
          </w:tcPr>
          <w:p w14:paraId="25E63145" w14:textId="0C07887B" w:rsidR="00B51D6B" w:rsidRPr="00E72880" w:rsidRDefault="005B1AF3" w:rsidP="00672D76">
            <w:pPr>
              <w:spacing w:line="276" w:lineRule="auto"/>
              <w:rPr>
                <w:rFonts w:cs="Arial"/>
              </w:rPr>
            </w:pPr>
            <w:r>
              <w:rPr>
                <w:rFonts w:cs="Arial"/>
              </w:rPr>
              <w:t>All</w:t>
            </w:r>
          </w:p>
        </w:tc>
        <w:tc>
          <w:tcPr>
            <w:tcW w:w="1826" w:type="pct"/>
          </w:tcPr>
          <w:p w14:paraId="0AFCFA03" w14:textId="2F0803E8" w:rsidR="00B51D6B" w:rsidRDefault="005B1AF3" w:rsidP="008A3F21">
            <w:pPr>
              <w:spacing w:before="0" w:after="0" w:line="240" w:lineRule="auto"/>
              <w:jc w:val="left"/>
            </w:pPr>
            <w:r>
              <w:t>Updated to be based on NEST UG (</w:t>
            </w:r>
            <w:r w:rsidRPr="005B1AF3">
              <w:t>DOC-002380</w:t>
            </w:r>
            <w:r>
              <w:t>) to reflect new UI changes and incorporation of RAVEN as part of NEST.</w:t>
            </w:r>
          </w:p>
        </w:tc>
      </w:tr>
      <w:tr w:rsidR="00356208" w:rsidRPr="00E72880" w14:paraId="7A049865" w14:textId="77777777" w:rsidTr="00E3785F">
        <w:tc>
          <w:tcPr>
            <w:tcW w:w="767" w:type="pct"/>
          </w:tcPr>
          <w:p w14:paraId="6F90AAFF" w14:textId="32A6EE11" w:rsidR="00356208" w:rsidRDefault="00356208" w:rsidP="00672D76">
            <w:pPr>
              <w:spacing w:line="276" w:lineRule="auto"/>
              <w:rPr>
                <w:rFonts w:cs="Arial"/>
                <w:b/>
              </w:rPr>
            </w:pPr>
            <w:r>
              <w:rPr>
                <w:rFonts w:cs="Arial"/>
                <w:b/>
              </w:rPr>
              <w:t>Rev J</w:t>
            </w:r>
          </w:p>
        </w:tc>
        <w:tc>
          <w:tcPr>
            <w:tcW w:w="981" w:type="pct"/>
          </w:tcPr>
          <w:p w14:paraId="1BFCE0B7" w14:textId="5197AAAA" w:rsidR="00356208" w:rsidRDefault="00117E9D" w:rsidP="00382DCD">
            <w:pPr>
              <w:rPr>
                <w:rFonts w:cs="Arial"/>
              </w:rPr>
            </w:pPr>
            <w:r>
              <w:rPr>
                <w:rFonts w:cs="Arial"/>
              </w:rPr>
              <w:t>July 30, 2019</w:t>
            </w:r>
          </w:p>
        </w:tc>
        <w:tc>
          <w:tcPr>
            <w:tcW w:w="1426" w:type="pct"/>
          </w:tcPr>
          <w:p w14:paraId="4F458B7F" w14:textId="38561C87" w:rsidR="00356208" w:rsidRDefault="00FE4C43" w:rsidP="00672D76">
            <w:pPr>
              <w:spacing w:line="276" w:lineRule="auto"/>
              <w:rPr>
                <w:rFonts w:cs="Arial"/>
              </w:rPr>
            </w:pPr>
            <w:r>
              <w:rPr>
                <w:rFonts w:cs="Arial"/>
              </w:rPr>
              <w:t xml:space="preserve">Updated Tables 2 and 6. Updated Figures 2 and 9. Added Sections </w:t>
            </w:r>
            <w:r w:rsidRPr="00141636">
              <w:rPr>
                <w:rFonts w:cs="Arial"/>
              </w:rPr>
              <w:t>2.2.1.</w:t>
            </w:r>
            <w:r w:rsidR="003A025C">
              <w:rPr>
                <w:rFonts w:cs="Arial"/>
              </w:rPr>
              <w:t>2</w:t>
            </w:r>
            <w:r w:rsidRPr="00141636">
              <w:rPr>
                <w:rFonts w:cs="Arial"/>
              </w:rPr>
              <w:t>.2.9.2</w:t>
            </w:r>
            <w:r>
              <w:rPr>
                <w:rFonts w:cs="Arial"/>
              </w:rPr>
              <w:t xml:space="preserve"> and 2.2.1.</w:t>
            </w:r>
            <w:r w:rsidR="003A025C">
              <w:rPr>
                <w:rFonts w:cs="Arial"/>
              </w:rPr>
              <w:t>2</w:t>
            </w:r>
            <w:r>
              <w:rPr>
                <w:rFonts w:cs="Arial"/>
              </w:rPr>
              <w:t>.3.1.1.6. Updated Section 2.2.1.</w:t>
            </w:r>
            <w:r w:rsidR="003A025C">
              <w:rPr>
                <w:rFonts w:cs="Arial"/>
              </w:rPr>
              <w:t>2</w:t>
            </w:r>
            <w:r>
              <w:rPr>
                <w:rFonts w:cs="Arial"/>
              </w:rPr>
              <w:t>.9</w:t>
            </w:r>
          </w:p>
        </w:tc>
        <w:tc>
          <w:tcPr>
            <w:tcW w:w="1826" w:type="pct"/>
          </w:tcPr>
          <w:p w14:paraId="3A0557C3" w14:textId="441866D4" w:rsidR="00356208" w:rsidRDefault="00356208" w:rsidP="008A3F21">
            <w:pPr>
              <w:spacing w:before="0" w:after="0" w:line="240" w:lineRule="auto"/>
              <w:jc w:val="left"/>
            </w:pPr>
            <w:r>
              <w:t>Updated to reflect changes made in A28.2</w:t>
            </w:r>
          </w:p>
        </w:tc>
      </w:tr>
      <w:tr w:rsidR="00E526E9" w:rsidRPr="00E72880" w14:paraId="2ECCE6FA" w14:textId="77777777" w:rsidTr="000F76E0">
        <w:tc>
          <w:tcPr>
            <w:tcW w:w="767" w:type="pct"/>
          </w:tcPr>
          <w:p w14:paraId="41E4F36A" w14:textId="05C5C929" w:rsidR="00E526E9" w:rsidRDefault="00E526E9" w:rsidP="00672D76">
            <w:pPr>
              <w:spacing w:line="276" w:lineRule="auto"/>
              <w:rPr>
                <w:rFonts w:cs="Arial"/>
                <w:b/>
              </w:rPr>
            </w:pPr>
            <w:r>
              <w:rPr>
                <w:rFonts w:cs="Arial"/>
                <w:b/>
              </w:rPr>
              <w:t>Rev K</w:t>
            </w:r>
          </w:p>
        </w:tc>
        <w:tc>
          <w:tcPr>
            <w:tcW w:w="981" w:type="pct"/>
          </w:tcPr>
          <w:p w14:paraId="075B0453" w14:textId="25D8DE56" w:rsidR="00E526E9" w:rsidRDefault="00E526E9" w:rsidP="00382DCD">
            <w:pPr>
              <w:rPr>
                <w:rFonts w:cs="Arial"/>
              </w:rPr>
            </w:pPr>
            <w:r>
              <w:rPr>
                <w:rFonts w:cs="Arial"/>
              </w:rPr>
              <w:t xml:space="preserve">Dec </w:t>
            </w:r>
            <w:r w:rsidR="00574465">
              <w:rPr>
                <w:rFonts w:cs="Arial"/>
              </w:rPr>
              <w:t>18, 2019</w:t>
            </w:r>
          </w:p>
        </w:tc>
        <w:tc>
          <w:tcPr>
            <w:tcW w:w="1426" w:type="pct"/>
          </w:tcPr>
          <w:p w14:paraId="48422233" w14:textId="57703C4C" w:rsidR="00E526E9" w:rsidRDefault="00574465" w:rsidP="000F76E0">
            <w:pPr>
              <w:spacing w:line="276" w:lineRule="auto"/>
              <w:jc w:val="left"/>
              <w:rPr>
                <w:rFonts w:cs="Arial"/>
              </w:rPr>
            </w:pPr>
            <w:r>
              <w:rPr>
                <w:rFonts w:cs="Arial"/>
              </w:rPr>
              <w:t xml:space="preserve">Updated Sections </w:t>
            </w:r>
            <w:ins w:id="1" w:author="Microsoft Office User" w:date="2019-12-19T09:19:00Z">
              <w:r w:rsidR="00EE6D8A">
                <w:rPr>
                  <w:rFonts w:cs="Arial"/>
                </w:rPr>
                <w:t xml:space="preserve">2.2.1.2.3.1.1.7, </w:t>
              </w:r>
            </w:ins>
            <w:r>
              <w:rPr>
                <w:rFonts w:cs="Arial"/>
              </w:rPr>
              <w:t>2.2.1.2.3.4.5 and 2.2.1.2.2.9.2</w:t>
            </w:r>
          </w:p>
          <w:p w14:paraId="49C19D53" w14:textId="54B38EDD" w:rsidR="006169E5" w:rsidRDefault="006169E5" w:rsidP="000F76E0">
            <w:pPr>
              <w:spacing w:line="276" w:lineRule="auto"/>
              <w:jc w:val="left"/>
              <w:rPr>
                <w:rFonts w:cs="Arial"/>
              </w:rPr>
            </w:pPr>
            <w:r>
              <w:rPr>
                <w:rFonts w:cs="Arial"/>
              </w:rPr>
              <w:t>Remove references to NEST</w:t>
            </w:r>
          </w:p>
        </w:tc>
        <w:tc>
          <w:tcPr>
            <w:tcW w:w="1826" w:type="pct"/>
          </w:tcPr>
          <w:p w14:paraId="23BD4355" w14:textId="77777777" w:rsidR="00E526E9" w:rsidRDefault="00E526E9" w:rsidP="008A3F21">
            <w:pPr>
              <w:spacing w:before="0" w:after="0" w:line="240" w:lineRule="auto"/>
              <w:jc w:val="left"/>
            </w:pPr>
          </w:p>
        </w:tc>
      </w:tr>
    </w:tbl>
    <w:p w14:paraId="7D6F1672" w14:textId="77777777" w:rsidR="00FF709F" w:rsidRPr="00E72880" w:rsidRDefault="00FF709F" w:rsidP="00672D76">
      <w:pPr>
        <w:spacing w:line="276" w:lineRule="auto"/>
        <w:rPr>
          <w:rFonts w:cs="Arial"/>
        </w:rPr>
      </w:pPr>
    </w:p>
    <w:p w14:paraId="29BD199D" w14:textId="77777777" w:rsidR="00FF709F" w:rsidRPr="00E72880" w:rsidRDefault="00FF709F" w:rsidP="00672D76">
      <w:pPr>
        <w:spacing w:line="276" w:lineRule="auto"/>
        <w:rPr>
          <w:rFonts w:cs="Arial"/>
        </w:rPr>
      </w:pPr>
      <w:r w:rsidRPr="00E72880">
        <w:rPr>
          <w:rFonts w:cs="Arial"/>
        </w:rPr>
        <w:br w:type="page"/>
      </w:r>
    </w:p>
    <w:sdt>
      <w:sdtPr>
        <w:rPr>
          <w:rFonts w:eastAsia="Times New Roman" w:cs="Arial"/>
          <w:b w:val="0"/>
          <w:bCs w:val="0"/>
          <w:smallCaps w:val="0"/>
          <w:sz w:val="20"/>
          <w:szCs w:val="20"/>
        </w:rPr>
        <w:id w:val="-11837169"/>
        <w:docPartObj>
          <w:docPartGallery w:val="Table of Contents"/>
          <w:docPartUnique/>
        </w:docPartObj>
      </w:sdtPr>
      <w:sdtEndPr>
        <w:rPr>
          <w:noProof/>
        </w:rPr>
      </w:sdtEndPr>
      <w:sdtContent>
        <w:p w14:paraId="39E21246" w14:textId="7BF4F6A1" w:rsidR="00EF46F4" w:rsidRPr="00E72880" w:rsidRDefault="00EF46F4" w:rsidP="00672D76">
          <w:pPr>
            <w:pStyle w:val="TOCHeading"/>
            <w:spacing w:line="276" w:lineRule="auto"/>
            <w:rPr>
              <w:rFonts w:cs="Arial"/>
            </w:rPr>
          </w:pPr>
          <w:r w:rsidRPr="00E72880">
            <w:rPr>
              <w:rFonts w:cs="Arial"/>
            </w:rPr>
            <w:t>Table of Contents</w:t>
          </w:r>
        </w:p>
        <w:p w14:paraId="156F8675" w14:textId="2BF3C65E" w:rsidR="000137EA" w:rsidRDefault="00EF46F4" w:rsidP="000137EA">
          <w:pPr>
            <w:pStyle w:val="TOC1"/>
            <w:rPr>
              <w:ins w:id="2" w:author="Microsoft Office User" w:date="2019-12-19T09:14:00Z"/>
              <w:rFonts w:eastAsiaTheme="minorEastAsia" w:cstheme="minorBidi"/>
              <w:noProof/>
              <w:lang w:val="en-US"/>
            </w:rPr>
          </w:pPr>
          <w:r w:rsidRPr="00E72880">
            <w:rPr>
              <w:rFonts w:ascii="Arial" w:hAnsi="Arial" w:cs="Arial"/>
            </w:rPr>
            <w:fldChar w:fldCharType="begin"/>
          </w:r>
          <w:r w:rsidRPr="00E72880">
            <w:rPr>
              <w:rFonts w:ascii="Arial" w:hAnsi="Arial" w:cs="Arial"/>
            </w:rPr>
            <w:instrText xml:space="preserve"> TOC \o "1-7" \h \z \u </w:instrText>
          </w:r>
          <w:r w:rsidRPr="00E72880">
            <w:rPr>
              <w:rFonts w:ascii="Arial" w:hAnsi="Arial" w:cs="Arial"/>
            </w:rPr>
            <w:fldChar w:fldCharType="separate"/>
          </w:r>
          <w:ins w:id="3" w:author="Microsoft Office User" w:date="2019-12-19T09:14:00Z">
            <w:r w:rsidR="000137EA" w:rsidRPr="00F4208E">
              <w:rPr>
                <w:rStyle w:val="Hyperlink"/>
                <w:noProof/>
              </w:rPr>
              <w:fldChar w:fldCharType="begin"/>
            </w:r>
            <w:r w:rsidR="000137EA" w:rsidRPr="00F4208E">
              <w:rPr>
                <w:rStyle w:val="Hyperlink"/>
                <w:noProof/>
              </w:rPr>
              <w:instrText xml:space="preserve"> </w:instrText>
            </w:r>
            <w:r w:rsidR="000137EA">
              <w:rPr>
                <w:noProof/>
              </w:rPr>
              <w:instrText>HYPERLINK \l "_Toc27639295"</w:instrText>
            </w:r>
            <w:r w:rsidR="000137EA" w:rsidRPr="00F4208E">
              <w:rPr>
                <w:rStyle w:val="Hyperlink"/>
                <w:noProof/>
              </w:rPr>
              <w:instrText xml:space="preserve"> </w:instrText>
            </w:r>
            <w:r w:rsidR="000137EA" w:rsidRPr="00F4208E">
              <w:rPr>
                <w:rStyle w:val="Hyperlink"/>
                <w:noProof/>
              </w:rPr>
            </w:r>
            <w:r w:rsidR="000137EA" w:rsidRPr="00F4208E">
              <w:rPr>
                <w:rStyle w:val="Hyperlink"/>
                <w:noProof/>
              </w:rPr>
              <w:fldChar w:fldCharType="separate"/>
            </w:r>
            <w:r w:rsidR="000137EA" w:rsidRPr="00F4208E">
              <w:rPr>
                <w:rStyle w:val="Hyperlink"/>
                <w:rFonts w:cs="Arial"/>
                <w:noProof/>
              </w:rPr>
              <w:t>1</w:t>
            </w:r>
            <w:r w:rsidR="000137EA">
              <w:rPr>
                <w:rFonts w:eastAsiaTheme="minorEastAsia" w:cstheme="minorBidi"/>
                <w:noProof/>
                <w:lang w:val="en-US"/>
              </w:rPr>
              <w:tab/>
            </w:r>
            <w:r w:rsidR="000137EA" w:rsidRPr="00F4208E">
              <w:rPr>
                <w:rStyle w:val="Hyperlink"/>
                <w:rFonts w:cs="Arial"/>
                <w:noProof/>
              </w:rPr>
              <w:t>Document Overview</w:t>
            </w:r>
            <w:r w:rsidR="000137EA">
              <w:rPr>
                <w:noProof/>
                <w:webHidden/>
              </w:rPr>
              <w:tab/>
            </w:r>
            <w:r w:rsidR="000137EA">
              <w:rPr>
                <w:noProof/>
                <w:webHidden/>
              </w:rPr>
              <w:fldChar w:fldCharType="begin"/>
            </w:r>
            <w:r w:rsidR="000137EA">
              <w:rPr>
                <w:noProof/>
                <w:webHidden/>
              </w:rPr>
              <w:instrText xml:space="preserve"> PAGEREF _Toc27639295 \h </w:instrText>
            </w:r>
            <w:r w:rsidR="000137EA">
              <w:rPr>
                <w:noProof/>
                <w:webHidden/>
              </w:rPr>
            </w:r>
          </w:ins>
          <w:r w:rsidR="000137EA">
            <w:rPr>
              <w:noProof/>
              <w:webHidden/>
            </w:rPr>
            <w:fldChar w:fldCharType="separate"/>
          </w:r>
          <w:ins w:id="4" w:author="Microsoft Office User" w:date="2019-12-19T09:14:00Z">
            <w:r w:rsidR="000137EA">
              <w:rPr>
                <w:noProof/>
                <w:webHidden/>
              </w:rPr>
              <w:t>1</w:t>
            </w:r>
            <w:r w:rsidR="000137EA">
              <w:rPr>
                <w:noProof/>
                <w:webHidden/>
              </w:rPr>
              <w:fldChar w:fldCharType="end"/>
            </w:r>
            <w:r w:rsidR="000137EA" w:rsidRPr="00F4208E">
              <w:rPr>
                <w:rStyle w:val="Hyperlink"/>
                <w:noProof/>
              </w:rPr>
              <w:fldChar w:fldCharType="end"/>
            </w:r>
          </w:ins>
        </w:p>
        <w:p w14:paraId="7285F37E" w14:textId="51FBBA09" w:rsidR="000137EA" w:rsidRDefault="000137EA">
          <w:pPr>
            <w:pStyle w:val="TOC2"/>
            <w:tabs>
              <w:tab w:val="left" w:pos="800"/>
              <w:tab w:val="right" w:leader="dot" w:pos="9350"/>
            </w:tabs>
            <w:rPr>
              <w:ins w:id="5" w:author="Microsoft Office User" w:date="2019-12-19T09:14:00Z"/>
              <w:rFonts w:eastAsiaTheme="minorEastAsia" w:cstheme="minorBidi"/>
              <w:b w:val="0"/>
              <w:bCs w:val="0"/>
              <w:noProof/>
              <w:sz w:val="24"/>
              <w:szCs w:val="24"/>
              <w:lang w:val="en-US"/>
            </w:rPr>
          </w:pPr>
          <w:ins w:id="6"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"_Toc27639296"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1.1</w:t>
            </w:r>
            <w:r>
              <w:rPr>
                <w:rFonts w:eastAsiaTheme="minorEastAsia" w:cstheme="minorBidi"/>
                <w:b w:val="0"/>
                <w:bCs w:val="0"/>
                <w:noProof/>
                <w:sz w:val="24"/>
                <w:szCs w:val="24"/>
                <w:lang w:val="en-US"/>
              </w:rPr>
              <w:tab/>
            </w:r>
            <w:r w:rsidRPr="00F4208E">
              <w:rPr>
                <w:rStyle w:val="Hyperlink"/>
                <w:rFonts w:cs="Arial"/>
                <w:noProof/>
              </w:rPr>
              <w:t>Identification</w:t>
            </w:r>
            <w:r>
              <w:rPr>
                <w:noProof/>
                <w:webHidden/>
              </w:rPr>
              <w:tab/>
            </w:r>
            <w:r>
              <w:rPr>
                <w:noProof/>
                <w:webHidden/>
              </w:rPr>
              <w:fldChar w:fldCharType="begin"/>
            </w:r>
            <w:r>
              <w:rPr>
                <w:noProof/>
                <w:webHidden/>
              </w:rPr>
              <w:instrText xml:space="preserve"> PAGEREF _Toc27639296 \h </w:instrText>
            </w:r>
            <w:r>
              <w:rPr>
                <w:noProof/>
                <w:webHidden/>
              </w:rPr>
            </w:r>
          </w:ins>
          <w:r>
            <w:rPr>
              <w:noProof/>
              <w:webHidden/>
            </w:rPr>
            <w:fldChar w:fldCharType="separate"/>
          </w:r>
          <w:ins w:id="7" w:author="Microsoft Office User" w:date="2019-12-19T09:14:00Z">
            <w:r>
              <w:rPr>
                <w:noProof/>
                <w:webHidden/>
              </w:rPr>
              <w:t>1</w:t>
            </w:r>
            <w:r>
              <w:rPr>
                <w:noProof/>
                <w:webHidden/>
              </w:rPr>
              <w:fldChar w:fldCharType="end"/>
            </w:r>
            <w:r w:rsidRPr="00F4208E">
              <w:rPr>
                <w:rStyle w:val="Hyperlink"/>
                <w:noProof/>
              </w:rPr>
              <w:fldChar w:fldCharType="end"/>
            </w:r>
          </w:ins>
        </w:p>
        <w:p w14:paraId="17DB236F" w14:textId="1340161B" w:rsidR="000137EA" w:rsidRDefault="000137EA">
          <w:pPr>
            <w:pStyle w:val="TOC2"/>
            <w:tabs>
              <w:tab w:val="left" w:pos="800"/>
              <w:tab w:val="right" w:leader="dot" w:pos="9350"/>
            </w:tabs>
            <w:rPr>
              <w:ins w:id="8" w:author="Microsoft Office User" w:date="2019-12-19T09:14:00Z"/>
              <w:rFonts w:eastAsiaTheme="minorEastAsia" w:cstheme="minorBidi"/>
              <w:b w:val="0"/>
              <w:bCs w:val="0"/>
              <w:noProof/>
              <w:sz w:val="24"/>
              <w:szCs w:val="24"/>
              <w:lang w:val="en-US"/>
            </w:rPr>
          </w:pPr>
          <w:ins w:id="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"_Toc27639297"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1.2</w:t>
            </w:r>
            <w:r>
              <w:rPr>
                <w:rFonts w:eastAsiaTheme="minorEastAsia" w:cstheme="minorBidi"/>
                <w:b w:val="0"/>
                <w:bCs w:val="0"/>
                <w:noProof/>
                <w:sz w:val="24"/>
                <w:szCs w:val="24"/>
                <w:lang w:val="en-US"/>
              </w:rPr>
              <w:tab/>
            </w:r>
            <w:r w:rsidRPr="00F4208E">
              <w:rPr>
                <w:rStyle w:val="Hyperlink"/>
                <w:rFonts w:cs="Arial"/>
                <w:noProof/>
              </w:rPr>
              <w:t>Purpose</w:t>
            </w:r>
            <w:r>
              <w:rPr>
                <w:noProof/>
                <w:webHidden/>
              </w:rPr>
              <w:tab/>
            </w:r>
            <w:r>
              <w:rPr>
                <w:noProof/>
                <w:webHidden/>
              </w:rPr>
              <w:fldChar w:fldCharType="begin"/>
            </w:r>
            <w:r>
              <w:rPr>
                <w:noProof/>
                <w:webHidden/>
              </w:rPr>
              <w:instrText xml:space="preserve"> PAGEREF _Toc27639297 \h </w:instrText>
            </w:r>
            <w:r>
              <w:rPr>
                <w:noProof/>
                <w:webHidden/>
              </w:rPr>
            </w:r>
          </w:ins>
          <w:r>
            <w:rPr>
              <w:noProof/>
              <w:webHidden/>
            </w:rPr>
            <w:fldChar w:fldCharType="separate"/>
          </w:r>
          <w:ins w:id="10" w:author="Microsoft Office User" w:date="2019-12-19T09:14:00Z">
            <w:r>
              <w:rPr>
                <w:noProof/>
                <w:webHidden/>
              </w:rPr>
              <w:t>1</w:t>
            </w:r>
            <w:r>
              <w:rPr>
                <w:noProof/>
                <w:webHidden/>
              </w:rPr>
              <w:fldChar w:fldCharType="end"/>
            </w:r>
            <w:r w:rsidRPr="00F4208E">
              <w:rPr>
                <w:rStyle w:val="Hyperlink"/>
                <w:noProof/>
              </w:rPr>
              <w:fldChar w:fldCharType="end"/>
            </w:r>
          </w:ins>
        </w:p>
        <w:p w14:paraId="4CEB1A23" w14:textId="5045D059" w:rsidR="000137EA" w:rsidRDefault="000137EA">
          <w:pPr>
            <w:pStyle w:val="TOC2"/>
            <w:tabs>
              <w:tab w:val="left" w:pos="800"/>
              <w:tab w:val="right" w:leader="dot" w:pos="9350"/>
            </w:tabs>
            <w:rPr>
              <w:ins w:id="11" w:author="Microsoft Office User" w:date="2019-12-19T09:14:00Z"/>
              <w:rFonts w:eastAsiaTheme="minorEastAsia" w:cstheme="minorBidi"/>
              <w:b w:val="0"/>
              <w:bCs w:val="0"/>
              <w:noProof/>
              <w:sz w:val="24"/>
              <w:szCs w:val="24"/>
              <w:lang w:val="en-US"/>
            </w:rPr>
          </w:pPr>
          <w:ins w:id="1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"_Toc27639298"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1.3</w:t>
            </w:r>
            <w:r>
              <w:rPr>
                <w:rFonts w:eastAsiaTheme="minorEastAsia" w:cstheme="minorBidi"/>
                <w:b w:val="0"/>
                <w:bCs w:val="0"/>
                <w:noProof/>
                <w:sz w:val="24"/>
                <w:szCs w:val="24"/>
                <w:lang w:val="en-US"/>
              </w:rPr>
              <w:tab/>
            </w:r>
            <w:r w:rsidRPr="00F4208E">
              <w:rPr>
                <w:rStyle w:val="Hyperlink"/>
                <w:rFonts w:cs="Arial"/>
                <w:noProof/>
              </w:rPr>
              <w:t>Terminology and Notation</w:t>
            </w:r>
            <w:r>
              <w:rPr>
                <w:noProof/>
                <w:webHidden/>
              </w:rPr>
              <w:tab/>
            </w:r>
            <w:r>
              <w:rPr>
                <w:noProof/>
                <w:webHidden/>
              </w:rPr>
              <w:fldChar w:fldCharType="begin"/>
            </w:r>
            <w:r>
              <w:rPr>
                <w:noProof/>
                <w:webHidden/>
              </w:rPr>
              <w:instrText xml:space="preserve"> PAGEREF _Toc27639298 \h </w:instrText>
            </w:r>
            <w:r>
              <w:rPr>
                <w:noProof/>
                <w:webHidden/>
              </w:rPr>
            </w:r>
          </w:ins>
          <w:r>
            <w:rPr>
              <w:noProof/>
              <w:webHidden/>
            </w:rPr>
            <w:fldChar w:fldCharType="separate"/>
          </w:r>
          <w:ins w:id="13" w:author="Microsoft Office User" w:date="2019-12-19T09:14:00Z">
            <w:r>
              <w:rPr>
                <w:noProof/>
                <w:webHidden/>
              </w:rPr>
              <w:t>1</w:t>
            </w:r>
            <w:r>
              <w:rPr>
                <w:noProof/>
                <w:webHidden/>
              </w:rPr>
              <w:fldChar w:fldCharType="end"/>
            </w:r>
            <w:r w:rsidRPr="00F4208E">
              <w:rPr>
                <w:rStyle w:val="Hyperlink"/>
                <w:noProof/>
              </w:rPr>
              <w:fldChar w:fldCharType="end"/>
            </w:r>
          </w:ins>
        </w:p>
        <w:p w14:paraId="72568F1F" w14:textId="2DEF9DA9" w:rsidR="000137EA" w:rsidRDefault="000137EA">
          <w:pPr>
            <w:pStyle w:val="TOC2"/>
            <w:tabs>
              <w:tab w:val="left" w:pos="800"/>
              <w:tab w:val="right" w:leader="dot" w:pos="9350"/>
            </w:tabs>
            <w:rPr>
              <w:ins w:id="14" w:author="Microsoft Office User" w:date="2019-12-19T09:14:00Z"/>
              <w:rFonts w:eastAsiaTheme="minorEastAsia" w:cstheme="minorBidi"/>
              <w:b w:val="0"/>
              <w:bCs w:val="0"/>
              <w:noProof/>
              <w:sz w:val="24"/>
              <w:szCs w:val="24"/>
              <w:lang w:val="en-US"/>
            </w:rPr>
          </w:pPr>
          <w:ins w:id="1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"_Toc27639299"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1.4</w:t>
            </w:r>
            <w:r>
              <w:rPr>
                <w:rFonts w:eastAsiaTheme="minorEastAsia" w:cstheme="minorBidi"/>
                <w:b w:val="0"/>
                <w:bCs w:val="0"/>
                <w:noProof/>
                <w:sz w:val="24"/>
                <w:szCs w:val="24"/>
                <w:lang w:val="en-US"/>
              </w:rPr>
              <w:tab/>
            </w:r>
            <w:r w:rsidRPr="00F4208E">
              <w:rPr>
                <w:rStyle w:val="Hyperlink"/>
                <w:rFonts w:cs="Arial"/>
                <w:noProof/>
              </w:rPr>
              <w:t>References</w:t>
            </w:r>
            <w:r>
              <w:rPr>
                <w:noProof/>
                <w:webHidden/>
              </w:rPr>
              <w:tab/>
            </w:r>
            <w:r>
              <w:rPr>
                <w:noProof/>
                <w:webHidden/>
              </w:rPr>
              <w:fldChar w:fldCharType="begin"/>
            </w:r>
            <w:r>
              <w:rPr>
                <w:noProof/>
                <w:webHidden/>
              </w:rPr>
              <w:instrText xml:space="preserve"> PAGEREF _Toc27639299 \h </w:instrText>
            </w:r>
            <w:r>
              <w:rPr>
                <w:noProof/>
                <w:webHidden/>
              </w:rPr>
            </w:r>
          </w:ins>
          <w:r>
            <w:rPr>
              <w:noProof/>
              <w:webHidden/>
            </w:rPr>
            <w:fldChar w:fldCharType="separate"/>
          </w:r>
          <w:ins w:id="16" w:author="Microsoft Office User" w:date="2019-12-19T09:14:00Z">
            <w:r>
              <w:rPr>
                <w:noProof/>
                <w:webHidden/>
              </w:rPr>
              <w:t>2</w:t>
            </w:r>
            <w:r>
              <w:rPr>
                <w:noProof/>
                <w:webHidden/>
              </w:rPr>
              <w:fldChar w:fldCharType="end"/>
            </w:r>
            <w:r w:rsidRPr="00F4208E">
              <w:rPr>
                <w:rStyle w:val="Hyperlink"/>
                <w:noProof/>
              </w:rPr>
              <w:fldChar w:fldCharType="end"/>
            </w:r>
          </w:ins>
        </w:p>
        <w:p w14:paraId="7DBD935E" w14:textId="370D1DFA" w:rsidR="000137EA" w:rsidRDefault="000137EA" w:rsidP="000137EA">
          <w:pPr>
            <w:pStyle w:val="TOC1"/>
            <w:rPr>
              <w:ins w:id="17" w:author="Microsoft Office User" w:date="2019-12-19T09:14:00Z"/>
              <w:rFonts w:eastAsiaTheme="minorEastAsia" w:cstheme="minorBidi"/>
              <w:noProof/>
              <w:lang w:val="en-US"/>
            </w:rPr>
          </w:pPr>
          <w:ins w:id="18"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"_Toc27639300"</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w:t>
            </w:r>
            <w:r>
              <w:rPr>
                <w:rFonts w:eastAsiaTheme="minorEastAsia" w:cstheme="minorBidi"/>
                <w:noProof/>
                <w:lang w:val="en-US"/>
              </w:rPr>
              <w:tab/>
            </w:r>
            <w:r w:rsidRPr="00F4208E">
              <w:rPr>
                <w:rStyle w:val="Hyperlink"/>
                <w:rFonts w:cs="Arial"/>
                <w:noProof/>
              </w:rPr>
              <w:t>Overview of the System</w:t>
            </w:r>
            <w:r>
              <w:rPr>
                <w:noProof/>
                <w:webHidden/>
              </w:rPr>
              <w:tab/>
            </w:r>
            <w:r>
              <w:rPr>
                <w:noProof/>
                <w:webHidden/>
              </w:rPr>
              <w:fldChar w:fldCharType="begin"/>
            </w:r>
            <w:r>
              <w:rPr>
                <w:noProof/>
                <w:webHidden/>
              </w:rPr>
              <w:instrText xml:space="preserve"> PAGEREF _Toc27639300 \h </w:instrText>
            </w:r>
            <w:r>
              <w:rPr>
                <w:noProof/>
                <w:webHidden/>
              </w:rPr>
            </w:r>
          </w:ins>
          <w:r>
            <w:rPr>
              <w:noProof/>
              <w:webHidden/>
            </w:rPr>
            <w:fldChar w:fldCharType="separate"/>
          </w:r>
          <w:ins w:id="19" w:author="Microsoft Office User" w:date="2019-12-19T09:14:00Z">
            <w:r>
              <w:rPr>
                <w:noProof/>
                <w:webHidden/>
              </w:rPr>
              <w:t>2</w:t>
            </w:r>
            <w:r>
              <w:rPr>
                <w:noProof/>
                <w:webHidden/>
              </w:rPr>
              <w:fldChar w:fldCharType="end"/>
            </w:r>
            <w:r w:rsidRPr="00F4208E">
              <w:rPr>
                <w:rStyle w:val="Hyperlink"/>
                <w:noProof/>
              </w:rPr>
              <w:fldChar w:fldCharType="end"/>
            </w:r>
          </w:ins>
        </w:p>
        <w:p w14:paraId="6CCB67C5" w14:textId="3C40FC6D" w:rsidR="000137EA" w:rsidRDefault="000137EA">
          <w:pPr>
            <w:pStyle w:val="TOC2"/>
            <w:tabs>
              <w:tab w:val="left" w:pos="800"/>
              <w:tab w:val="right" w:leader="dot" w:pos="9350"/>
            </w:tabs>
            <w:rPr>
              <w:ins w:id="20" w:author="Microsoft Office User" w:date="2019-12-19T09:14:00Z"/>
              <w:rFonts w:eastAsiaTheme="minorEastAsia" w:cstheme="minorBidi"/>
              <w:b w:val="0"/>
              <w:bCs w:val="0"/>
              <w:noProof/>
              <w:sz w:val="24"/>
              <w:szCs w:val="24"/>
              <w:lang w:val="en-US"/>
            </w:rPr>
          </w:pPr>
          <w:ins w:id="21"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"_Toc27639301"</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2.1</w:t>
            </w:r>
            <w:r>
              <w:rPr>
                <w:rFonts w:eastAsiaTheme="minorEastAsia" w:cstheme="minorBidi"/>
                <w:b w:val="0"/>
                <w:bCs w:val="0"/>
                <w:noProof/>
                <w:sz w:val="24"/>
                <w:szCs w:val="24"/>
                <w:lang w:val="en-US"/>
              </w:rPr>
              <w:tab/>
            </w:r>
            <w:r w:rsidRPr="00F4208E">
              <w:rPr>
                <w:rStyle w:val="Hyperlink"/>
                <w:rFonts w:cs="Arial"/>
                <w:noProof/>
              </w:rPr>
              <w:t>About</w:t>
            </w:r>
            <w:r>
              <w:rPr>
                <w:noProof/>
                <w:webHidden/>
              </w:rPr>
              <w:tab/>
            </w:r>
            <w:r>
              <w:rPr>
                <w:noProof/>
                <w:webHidden/>
              </w:rPr>
              <w:fldChar w:fldCharType="begin"/>
            </w:r>
            <w:r>
              <w:rPr>
                <w:noProof/>
                <w:webHidden/>
              </w:rPr>
              <w:instrText xml:space="preserve"> PAGEREF _Toc27639301 \h </w:instrText>
            </w:r>
            <w:r>
              <w:rPr>
                <w:noProof/>
                <w:webHidden/>
              </w:rPr>
            </w:r>
          </w:ins>
          <w:r>
            <w:rPr>
              <w:noProof/>
              <w:webHidden/>
            </w:rPr>
            <w:fldChar w:fldCharType="separate"/>
          </w:r>
          <w:ins w:id="22" w:author="Microsoft Office User" w:date="2019-12-19T09:14:00Z">
            <w:r>
              <w:rPr>
                <w:noProof/>
                <w:webHidden/>
              </w:rPr>
              <w:t>2</w:t>
            </w:r>
            <w:r>
              <w:rPr>
                <w:noProof/>
                <w:webHidden/>
              </w:rPr>
              <w:fldChar w:fldCharType="end"/>
            </w:r>
            <w:r w:rsidRPr="00F4208E">
              <w:rPr>
                <w:rStyle w:val="Hyperlink"/>
                <w:noProof/>
              </w:rPr>
              <w:fldChar w:fldCharType="end"/>
            </w:r>
          </w:ins>
        </w:p>
        <w:p w14:paraId="5258DCB0" w14:textId="68F4F6F6" w:rsidR="000137EA" w:rsidRDefault="000137EA">
          <w:pPr>
            <w:pStyle w:val="TOC2"/>
            <w:tabs>
              <w:tab w:val="left" w:pos="800"/>
              <w:tab w:val="right" w:leader="dot" w:pos="9350"/>
            </w:tabs>
            <w:rPr>
              <w:ins w:id="23" w:author="Microsoft Office User" w:date="2019-12-19T09:14:00Z"/>
              <w:rFonts w:eastAsiaTheme="minorEastAsia" w:cstheme="minorBidi"/>
              <w:b w:val="0"/>
              <w:bCs w:val="0"/>
              <w:noProof/>
              <w:sz w:val="24"/>
              <w:szCs w:val="24"/>
              <w:lang w:val="en-US"/>
            </w:rPr>
          </w:pPr>
          <w:ins w:id="24"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"_Toc27639302"</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w:t>
            </w:r>
            <w:r>
              <w:rPr>
                <w:rFonts w:eastAsiaTheme="minorEastAsia" w:cstheme="minorBidi"/>
                <w:b w:val="0"/>
                <w:bCs w:val="0"/>
                <w:noProof/>
                <w:sz w:val="24"/>
                <w:szCs w:val="24"/>
                <w:lang w:val="en-US"/>
              </w:rPr>
              <w:tab/>
            </w:r>
            <w:r w:rsidRPr="00F4208E">
              <w:rPr>
                <w:rStyle w:val="Hyperlink"/>
                <w:rFonts w:cs="Arial"/>
                <w:noProof/>
              </w:rPr>
              <w:t>Capabilities</w:t>
            </w:r>
            <w:r>
              <w:rPr>
                <w:noProof/>
                <w:webHidden/>
              </w:rPr>
              <w:tab/>
            </w:r>
            <w:r>
              <w:rPr>
                <w:noProof/>
                <w:webHidden/>
              </w:rPr>
              <w:fldChar w:fldCharType="begin"/>
            </w:r>
            <w:r>
              <w:rPr>
                <w:noProof/>
                <w:webHidden/>
              </w:rPr>
              <w:instrText xml:space="preserve"> PAGEREF _Toc27639302 \h </w:instrText>
            </w:r>
            <w:r>
              <w:rPr>
                <w:noProof/>
                <w:webHidden/>
              </w:rPr>
            </w:r>
          </w:ins>
          <w:r>
            <w:rPr>
              <w:noProof/>
              <w:webHidden/>
            </w:rPr>
            <w:fldChar w:fldCharType="separate"/>
          </w:r>
          <w:ins w:id="25" w:author="Microsoft Office User" w:date="2019-12-19T09:14:00Z">
            <w:r>
              <w:rPr>
                <w:noProof/>
                <w:webHidden/>
              </w:rPr>
              <w:t>2</w:t>
            </w:r>
            <w:r>
              <w:rPr>
                <w:noProof/>
                <w:webHidden/>
              </w:rPr>
              <w:fldChar w:fldCharType="end"/>
            </w:r>
            <w:r w:rsidRPr="00F4208E">
              <w:rPr>
                <w:rStyle w:val="Hyperlink"/>
                <w:noProof/>
              </w:rPr>
              <w:fldChar w:fldCharType="end"/>
            </w:r>
          </w:ins>
        </w:p>
        <w:p w14:paraId="361729F9" w14:textId="68616DBC" w:rsidR="000137EA" w:rsidRDefault="000137EA">
          <w:pPr>
            <w:pStyle w:val="TOC3"/>
            <w:tabs>
              <w:tab w:val="left" w:pos="1200"/>
              <w:tab w:val="right" w:leader="dot" w:pos="9350"/>
            </w:tabs>
            <w:rPr>
              <w:ins w:id="26" w:author="Microsoft Office User" w:date="2019-12-19T09:14:00Z"/>
              <w:rFonts w:eastAsiaTheme="minorEastAsia" w:cstheme="minorBidi"/>
              <w:noProof/>
              <w:sz w:val="24"/>
              <w:szCs w:val="24"/>
              <w:lang w:val="en-US"/>
            </w:rPr>
          </w:pPr>
          <w:ins w:id="27"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"_Toc27639303"</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w:t>
            </w:r>
            <w:r>
              <w:rPr>
                <w:rFonts w:eastAsiaTheme="minorEastAsia" w:cstheme="minorBidi"/>
                <w:noProof/>
                <w:sz w:val="24"/>
                <w:szCs w:val="24"/>
                <w:lang w:val="en-US"/>
              </w:rPr>
              <w:tab/>
            </w:r>
            <w:r w:rsidRPr="00F4208E">
              <w:rPr>
                <w:rStyle w:val="Hyperlink"/>
                <w:rFonts w:cs="Arial"/>
                <w:noProof/>
              </w:rPr>
              <w:t>RAVEN</w:t>
            </w:r>
            <w:r>
              <w:rPr>
                <w:noProof/>
                <w:webHidden/>
              </w:rPr>
              <w:tab/>
            </w:r>
            <w:r>
              <w:rPr>
                <w:noProof/>
                <w:webHidden/>
              </w:rPr>
              <w:fldChar w:fldCharType="begin"/>
            </w:r>
            <w:r>
              <w:rPr>
                <w:noProof/>
                <w:webHidden/>
              </w:rPr>
              <w:instrText xml:space="preserve"> PAGEREF _Toc27639303 \h </w:instrText>
            </w:r>
            <w:r>
              <w:rPr>
                <w:noProof/>
                <w:webHidden/>
              </w:rPr>
            </w:r>
          </w:ins>
          <w:r>
            <w:rPr>
              <w:noProof/>
              <w:webHidden/>
            </w:rPr>
            <w:fldChar w:fldCharType="separate"/>
          </w:r>
          <w:ins w:id="28" w:author="Microsoft Office User" w:date="2019-12-19T09:14:00Z">
            <w:r>
              <w:rPr>
                <w:noProof/>
                <w:webHidden/>
              </w:rPr>
              <w:t>2</w:t>
            </w:r>
            <w:r>
              <w:rPr>
                <w:noProof/>
                <w:webHidden/>
              </w:rPr>
              <w:fldChar w:fldCharType="end"/>
            </w:r>
            <w:r w:rsidRPr="00F4208E">
              <w:rPr>
                <w:rStyle w:val="Hyperlink"/>
                <w:noProof/>
              </w:rPr>
              <w:fldChar w:fldCharType="end"/>
            </w:r>
          </w:ins>
        </w:p>
        <w:p w14:paraId="31B20DB9" w14:textId="0950EF7E" w:rsidR="000137EA" w:rsidRDefault="000137EA">
          <w:pPr>
            <w:pStyle w:val="TOC4"/>
            <w:tabs>
              <w:tab w:val="left" w:pos="1400"/>
              <w:tab w:val="right" w:leader="dot" w:pos="9350"/>
            </w:tabs>
            <w:rPr>
              <w:ins w:id="29" w:author="Microsoft Office User" w:date="2019-12-19T09:14:00Z"/>
              <w:rFonts w:eastAsiaTheme="minorEastAsia" w:cstheme="minorBidi"/>
              <w:noProof/>
              <w:sz w:val="24"/>
              <w:szCs w:val="24"/>
              <w:lang w:val="en-US"/>
            </w:rPr>
          </w:pPr>
          <w:ins w:id="30"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"_Toc27639304"</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2.2.1.1</w:t>
            </w:r>
            <w:r>
              <w:rPr>
                <w:rFonts w:eastAsiaTheme="minorEastAsia" w:cstheme="minorBidi"/>
                <w:noProof/>
                <w:sz w:val="24"/>
                <w:szCs w:val="24"/>
                <w:lang w:val="en-US"/>
              </w:rPr>
              <w:tab/>
            </w:r>
            <w:r w:rsidRPr="00F4208E">
              <w:rPr>
                <w:rStyle w:val="Hyperlink"/>
                <w:rFonts w:cs="Arial"/>
                <w:noProof/>
              </w:rPr>
              <w:t>Getting Started With RAVEN</w:t>
            </w:r>
            <w:r>
              <w:rPr>
                <w:noProof/>
                <w:webHidden/>
              </w:rPr>
              <w:tab/>
            </w:r>
            <w:r>
              <w:rPr>
                <w:noProof/>
                <w:webHidden/>
              </w:rPr>
              <w:fldChar w:fldCharType="begin"/>
            </w:r>
            <w:r>
              <w:rPr>
                <w:noProof/>
                <w:webHidden/>
              </w:rPr>
              <w:instrText xml:space="preserve"> PAGEREF _Toc27639304 \h </w:instrText>
            </w:r>
            <w:r>
              <w:rPr>
                <w:noProof/>
                <w:webHidden/>
              </w:rPr>
            </w:r>
          </w:ins>
          <w:r>
            <w:rPr>
              <w:noProof/>
              <w:webHidden/>
            </w:rPr>
            <w:fldChar w:fldCharType="separate"/>
          </w:r>
          <w:ins w:id="31" w:author="Microsoft Office User" w:date="2019-12-19T09:14:00Z">
            <w:r>
              <w:rPr>
                <w:noProof/>
                <w:webHidden/>
              </w:rPr>
              <w:t>3</w:t>
            </w:r>
            <w:r>
              <w:rPr>
                <w:noProof/>
                <w:webHidden/>
              </w:rPr>
              <w:fldChar w:fldCharType="end"/>
            </w:r>
            <w:r w:rsidRPr="00F4208E">
              <w:rPr>
                <w:rStyle w:val="Hyperlink"/>
                <w:noProof/>
              </w:rPr>
              <w:fldChar w:fldCharType="end"/>
            </w:r>
          </w:ins>
        </w:p>
        <w:p w14:paraId="16C54B00" w14:textId="6A98A3F4" w:rsidR="000137EA" w:rsidRDefault="000137EA">
          <w:pPr>
            <w:pStyle w:val="TOC5"/>
            <w:tabs>
              <w:tab w:val="left" w:pos="1749"/>
              <w:tab w:val="right" w:leader="dot" w:pos="9350"/>
            </w:tabs>
            <w:rPr>
              <w:ins w:id="32" w:author="Microsoft Office User" w:date="2019-12-19T09:14:00Z"/>
              <w:rFonts w:eastAsiaTheme="minorEastAsia" w:cstheme="minorBidi"/>
              <w:noProof/>
              <w:sz w:val="24"/>
              <w:szCs w:val="24"/>
              <w:lang w:val="en-US"/>
            </w:rPr>
          </w:pPr>
          <w:ins w:id="33"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"_Toc27639305"</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2.2.1.1.1</w:t>
            </w:r>
            <w:r>
              <w:rPr>
                <w:rFonts w:eastAsiaTheme="minorEastAsia" w:cstheme="minorBidi"/>
                <w:noProof/>
                <w:sz w:val="24"/>
                <w:szCs w:val="24"/>
                <w:lang w:val="en-US"/>
              </w:rPr>
              <w:tab/>
            </w:r>
            <w:r w:rsidRPr="00F4208E">
              <w:rPr>
                <w:rStyle w:val="Hyperlink"/>
                <w:rFonts w:cs="Arial"/>
                <w:noProof/>
              </w:rPr>
              <w:t>What do you need to start working with RAVEN?</w:t>
            </w:r>
            <w:r>
              <w:rPr>
                <w:noProof/>
                <w:webHidden/>
              </w:rPr>
              <w:tab/>
            </w:r>
            <w:r>
              <w:rPr>
                <w:noProof/>
                <w:webHidden/>
              </w:rPr>
              <w:fldChar w:fldCharType="begin"/>
            </w:r>
            <w:r>
              <w:rPr>
                <w:noProof/>
                <w:webHidden/>
              </w:rPr>
              <w:instrText xml:space="preserve"> PAGEREF _Toc27639305 \h </w:instrText>
            </w:r>
            <w:r>
              <w:rPr>
                <w:noProof/>
                <w:webHidden/>
              </w:rPr>
            </w:r>
          </w:ins>
          <w:r>
            <w:rPr>
              <w:noProof/>
              <w:webHidden/>
            </w:rPr>
            <w:fldChar w:fldCharType="separate"/>
          </w:r>
          <w:ins w:id="34" w:author="Microsoft Office User" w:date="2019-12-19T09:14:00Z">
            <w:r>
              <w:rPr>
                <w:noProof/>
                <w:webHidden/>
              </w:rPr>
              <w:t>3</w:t>
            </w:r>
            <w:r>
              <w:rPr>
                <w:noProof/>
                <w:webHidden/>
              </w:rPr>
              <w:fldChar w:fldCharType="end"/>
            </w:r>
            <w:r w:rsidRPr="00F4208E">
              <w:rPr>
                <w:rStyle w:val="Hyperlink"/>
                <w:noProof/>
              </w:rPr>
              <w:fldChar w:fldCharType="end"/>
            </w:r>
          </w:ins>
        </w:p>
        <w:p w14:paraId="29DAFBD8" w14:textId="25C6398D" w:rsidR="000137EA" w:rsidRDefault="000137EA">
          <w:pPr>
            <w:pStyle w:val="TOC5"/>
            <w:tabs>
              <w:tab w:val="left" w:pos="1749"/>
              <w:tab w:val="right" w:leader="dot" w:pos="9350"/>
            </w:tabs>
            <w:rPr>
              <w:ins w:id="35" w:author="Microsoft Office User" w:date="2019-12-19T09:14:00Z"/>
              <w:rFonts w:eastAsiaTheme="minorEastAsia" w:cstheme="minorBidi"/>
              <w:noProof/>
              <w:sz w:val="24"/>
              <w:szCs w:val="24"/>
              <w:lang w:val="en-US"/>
            </w:rPr>
          </w:pPr>
          <w:ins w:id="36"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2.2.1.1.2</w:t>
            </w:r>
            <w:r>
              <w:rPr>
                <w:rFonts w:eastAsiaTheme="minorEastAsia" w:cstheme="minorBidi"/>
                <w:noProof/>
                <w:sz w:val="24"/>
                <w:szCs w:val="24"/>
                <w:lang w:val="en-US"/>
              </w:rPr>
              <w:tab/>
            </w:r>
            <w:r w:rsidRPr="00F4208E">
              <w:rPr>
                <w:rStyle w:val="Hyperlink"/>
                <w:rFonts w:cs="Arial"/>
                <w:noProof/>
              </w:rPr>
              <w:t>Graph your data</w:t>
            </w:r>
            <w:r>
              <w:rPr>
                <w:noProof/>
                <w:webHidden/>
              </w:rPr>
              <w:tab/>
            </w:r>
            <w:r>
              <w:rPr>
                <w:noProof/>
                <w:webHidden/>
              </w:rPr>
              <w:fldChar w:fldCharType="begin"/>
            </w:r>
            <w:r>
              <w:rPr>
                <w:noProof/>
                <w:webHidden/>
              </w:rPr>
              <w:instrText xml:space="preserve"> PAGEREF _Toc27639306 \h </w:instrText>
            </w:r>
            <w:r>
              <w:rPr>
                <w:noProof/>
                <w:webHidden/>
              </w:rPr>
            </w:r>
          </w:ins>
          <w:r>
            <w:rPr>
              <w:noProof/>
              <w:webHidden/>
            </w:rPr>
            <w:fldChar w:fldCharType="separate"/>
          </w:r>
          <w:ins w:id="37" w:author="Microsoft Office User" w:date="2019-12-19T09:14:00Z">
            <w:r>
              <w:rPr>
                <w:noProof/>
                <w:webHidden/>
              </w:rPr>
              <w:t>3</w:t>
            </w:r>
            <w:r>
              <w:rPr>
                <w:noProof/>
                <w:webHidden/>
              </w:rPr>
              <w:fldChar w:fldCharType="end"/>
            </w:r>
            <w:r w:rsidRPr="00F4208E">
              <w:rPr>
                <w:rStyle w:val="Hyperlink"/>
                <w:noProof/>
              </w:rPr>
              <w:fldChar w:fldCharType="end"/>
            </w:r>
          </w:ins>
        </w:p>
        <w:p w14:paraId="50FC53D3" w14:textId="45464E66" w:rsidR="000137EA" w:rsidRDefault="000137EA">
          <w:pPr>
            <w:pStyle w:val="TOC5"/>
            <w:tabs>
              <w:tab w:val="left" w:pos="1749"/>
              <w:tab w:val="right" w:leader="dot" w:pos="9350"/>
            </w:tabs>
            <w:rPr>
              <w:ins w:id="38" w:author="Microsoft Office User" w:date="2019-12-19T09:14:00Z"/>
              <w:rFonts w:eastAsiaTheme="minorEastAsia" w:cstheme="minorBidi"/>
              <w:noProof/>
              <w:sz w:val="24"/>
              <w:szCs w:val="24"/>
              <w:lang w:val="en-US"/>
            </w:rPr>
          </w:pPr>
          <w:ins w:id="3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2.2.1.1.3</w:t>
            </w:r>
            <w:r>
              <w:rPr>
                <w:rFonts w:eastAsiaTheme="minorEastAsia" w:cstheme="minorBidi"/>
                <w:noProof/>
                <w:sz w:val="24"/>
                <w:szCs w:val="24"/>
                <w:lang w:val="en-US"/>
              </w:rPr>
              <w:tab/>
            </w:r>
            <w:r w:rsidRPr="00F4208E">
              <w:rPr>
                <w:rStyle w:val="Hyperlink"/>
                <w:rFonts w:cs="Arial"/>
                <w:noProof/>
              </w:rPr>
              <w:t>Taking a closer look</w:t>
            </w:r>
            <w:r>
              <w:rPr>
                <w:noProof/>
                <w:webHidden/>
              </w:rPr>
              <w:tab/>
            </w:r>
            <w:r>
              <w:rPr>
                <w:noProof/>
                <w:webHidden/>
              </w:rPr>
              <w:fldChar w:fldCharType="begin"/>
            </w:r>
            <w:r>
              <w:rPr>
                <w:noProof/>
                <w:webHidden/>
              </w:rPr>
              <w:instrText xml:space="preserve"> PAGEREF _Toc27639307 \h </w:instrText>
            </w:r>
            <w:r>
              <w:rPr>
                <w:noProof/>
                <w:webHidden/>
              </w:rPr>
            </w:r>
          </w:ins>
          <w:r>
            <w:rPr>
              <w:noProof/>
              <w:webHidden/>
            </w:rPr>
            <w:fldChar w:fldCharType="separate"/>
          </w:r>
          <w:ins w:id="40" w:author="Microsoft Office User" w:date="2019-12-19T09:14:00Z">
            <w:r>
              <w:rPr>
                <w:noProof/>
                <w:webHidden/>
              </w:rPr>
              <w:t>3</w:t>
            </w:r>
            <w:r>
              <w:rPr>
                <w:noProof/>
                <w:webHidden/>
              </w:rPr>
              <w:fldChar w:fldCharType="end"/>
            </w:r>
            <w:r w:rsidRPr="00F4208E">
              <w:rPr>
                <w:rStyle w:val="Hyperlink"/>
                <w:noProof/>
              </w:rPr>
              <w:fldChar w:fldCharType="end"/>
            </w:r>
          </w:ins>
        </w:p>
        <w:p w14:paraId="7B28B4FE" w14:textId="12C5D04C" w:rsidR="000137EA" w:rsidRDefault="000137EA">
          <w:pPr>
            <w:pStyle w:val="TOC5"/>
            <w:tabs>
              <w:tab w:val="left" w:pos="1749"/>
              <w:tab w:val="right" w:leader="dot" w:pos="9350"/>
            </w:tabs>
            <w:rPr>
              <w:ins w:id="41" w:author="Microsoft Office User" w:date="2019-12-19T09:14:00Z"/>
              <w:rFonts w:eastAsiaTheme="minorEastAsia" w:cstheme="minorBidi"/>
              <w:noProof/>
              <w:sz w:val="24"/>
              <w:szCs w:val="24"/>
              <w:lang w:val="en-US"/>
            </w:rPr>
          </w:pPr>
          <w:ins w:id="4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2.2.1.1.4</w:t>
            </w:r>
            <w:r>
              <w:rPr>
                <w:rFonts w:eastAsiaTheme="minorEastAsia" w:cstheme="minorBidi"/>
                <w:noProof/>
                <w:sz w:val="24"/>
                <w:szCs w:val="24"/>
                <w:lang w:val="en-US"/>
              </w:rPr>
              <w:tab/>
            </w:r>
            <w:r w:rsidRPr="00F4208E">
              <w:rPr>
                <w:rStyle w:val="Hyperlink"/>
                <w:rFonts w:cs="Arial"/>
                <w:noProof/>
              </w:rPr>
              <w:t>A Deeper Dive into your Data</w:t>
            </w:r>
            <w:r>
              <w:rPr>
                <w:noProof/>
                <w:webHidden/>
              </w:rPr>
              <w:tab/>
            </w:r>
            <w:r>
              <w:rPr>
                <w:noProof/>
                <w:webHidden/>
              </w:rPr>
              <w:fldChar w:fldCharType="begin"/>
            </w:r>
            <w:r>
              <w:rPr>
                <w:noProof/>
                <w:webHidden/>
              </w:rPr>
              <w:instrText xml:space="preserve"> PAGEREF _Toc27639308 \h </w:instrText>
            </w:r>
            <w:r>
              <w:rPr>
                <w:noProof/>
                <w:webHidden/>
              </w:rPr>
            </w:r>
          </w:ins>
          <w:r>
            <w:rPr>
              <w:noProof/>
              <w:webHidden/>
            </w:rPr>
            <w:fldChar w:fldCharType="separate"/>
          </w:r>
          <w:ins w:id="43" w:author="Microsoft Office User" w:date="2019-12-19T09:14:00Z">
            <w:r>
              <w:rPr>
                <w:noProof/>
                <w:webHidden/>
              </w:rPr>
              <w:t>3</w:t>
            </w:r>
            <w:r>
              <w:rPr>
                <w:noProof/>
                <w:webHidden/>
              </w:rPr>
              <w:fldChar w:fldCharType="end"/>
            </w:r>
            <w:r w:rsidRPr="00F4208E">
              <w:rPr>
                <w:rStyle w:val="Hyperlink"/>
                <w:noProof/>
              </w:rPr>
              <w:fldChar w:fldCharType="end"/>
            </w:r>
          </w:ins>
        </w:p>
        <w:p w14:paraId="63B47154" w14:textId="39249638" w:rsidR="000137EA" w:rsidRDefault="000137EA">
          <w:pPr>
            <w:pStyle w:val="TOC4"/>
            <w:tabs>
              <w:tab w:val="left" w:pos="1400"/>
              <w:tab w:val="right" w:leader="dot" w:pos="9350"/>
            </w:tabs>
            <w:rPr>
              <w:ins w:id="44" w:author="Microsoft Office User" w:date="2019-12-19T09:14:00Z"/>
              <w:rFonts w:eastAsiaTheme="minorEastAsia" w:cstheme="minorBidi"/>
              <w:noProof/>
              <w:sz w:val="24"/>
              <w:szCs w:val="24"/>
              <w:lang w:val="en-US"/>
            </w:rPr>
          </w:pPr>
          <w:ins w:id="4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"_Toc27639309"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w:t>
            </w:r>
            <w:r>
              <w:rPr>
                <w:rFonts w:eastAsiaTheme="minorEastAsia" w:cstheme="minorBidi"/>
                <w:noProof/>
                <w:sz w:val="24"/>
                <w:szCs w:val="24"/>
                <w:lang w:val="en-US"/>
              </w:rPr>
              <w:tab/>
            </w:r>
            <w:r w:rsidRPr="00F4208E">
              <w:rPr>
                <w:rStyle w:val="Hyperlink"/>
                <w:rFonts w:cs="Arial"/>
                <w:noProof/>
              </w:rPr>
              <w:t>Instructions for Operations</w:t>
            </w:r>
            <w:r>
              <w:rPr>
                <w:noProof/>
                <w:webHidden/>
              </w:rPr>
              <w:tab/>
            </w:r>
            <w:r>
              <w:rPr>
                <w:noProof/>
                <w:webHidden/>
              </w:rPr>
              <w:fldChar w:fldCharType="begin"/>
            </w:r>
            <w:r>
              <w:rPr>
                <w:noProof/>
                <w:webHidden/>
              </w:rPr>
              <w:instrText xml:space="preserve"> PAGEREF _Toc27639309 \h </w:instrText>
            </w:r>
            <w:r>
              <w:rPr>
                <w:noProof/>
                <w:webHidden/>
              </w:rPr>
            </w:r>
          </w:ins>
          <w:r>
            <w:rPr>
              <w:noProof/>
              <w:webHidden/>
            </w:rPr>
            <w:fldChar w:fldCharType="separate"/>
          </w:r>
          <w:ins w:id="46" w:author="Microsoft Office User" w:date="2019-12-19T09:14:00Z">
            <w:r>
              <w:rPr>
                <w:noProof/>
                <w:webHidden/>
              </w:rPr>
              <w:t>4</w:t>
            </w:r>
            <w:r>
              <w:rPr>
                <w:noProof/>
                <w:webHidden/>
              </w:rPr>
              <w:fldChar w:fldCharType="end"/>
            </w:r>
            <w:r w:rsidRPr="00F4208E">
              <w:rPr>
                <w:rStyle w:val="Hyperlink"/>
                <w:noProof/>
              </w:rPr>
              <w:fldChar w:fldCharType="end"/>
            </w:r>
          </w:ins>
        </w:p>
        <w:p w14:paraId="1C6C8380" w14:textId="27DFB445" w:rsidR="000137EA" w:rsidRDefault="000137EA">
          <w:pPr>
            <w:pStyle w:val="TOC5"/>
            <w:tabs>
              <w:tab w:val="left" w:pos="1749"/>
              <w:tab w:val="right" w:leader="dot" w:pos="9350"/>
            </w:tabs>
            <w:rPr>
              <w:ins w:id="47" w:author="Microsoft Office User" w:date="2019-12-19T09:14:00Z"/>
              <w:rFonts w:eastAsiaTheme="minorEastAsia" w:cstheme="minorBidi"/>
              <w:noProof/>
              <w:sz w:val="24"/>
              <w:szCs w:val="24"/>
              <w:lang w:val="en-US"/>
            </w:rPr>
          </w:pPr>
          <w:ins w:id="48"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"_Toc27639310"</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2.2.1.2.1</w:t>
            </w:r>
            <w:r>
              <w:rPr>
                <w:rFonts w:eastAsiaTheme="minorEastAsia" w:cstheme="minorBidi"/>
                <w:noProof/>
                <w:sz w:val="24"/>
                <w:szCs w:val="24"/>
                <w:lang w:val="en-US"/>
              </w:rPr>
              <w:tab/>
            </w:r>
            <w:r w:rsidRPr="00F4208E">
              <w:rPr>
                <w:rStyle w:val="Hyperlink"/>
                <w:rFonts w:cs="Arial"/>
                <w:noProof/>
              </w:rPr>
              <w:t>Application Layout</w:t>
            </w:r>
            <w:r>
              <w:rPr>
                <w:noProof/>
                <w:webHidden/>
              </w:rPr>
              <w:tab/>
            </w:r>
            <w:r>
              <w:rPr>
                <w:noProof/>
                <w:webHidden/>
              </w:rPr>
              <w:fldChar w:fldCharType="begin"/>
            </w:r>
            <w:r>
              <w:rPr>
                <w:noProof/>
                <w:webHidden/>
              </w:rPr>
              <w:instrText xml:space="preserve"> PAGEREF _Toc27639310 \h </w:instrText>
            </w:r>
            <w:r>
              <w:rPr>
                <w:noProof/>
                <w:webHidden/>
              </w:rPr>
            </w:r>
          </w:ins>
          <w:r>
            <w:rPr>
              <w:noProof/>
              <w:webHidden/>
            </w:rPr>
            <w:fldChar w:fldCharType="separate"/>
          </w:r>
          <w:ins w:id="49" w:author="Microsoft Office User" w:date="2019-12-19T09:14:00Z">
            <w:r>
              <w:rPr>
                <w:noProof/>
                <w:webHidden/>
              </w:rPr>
              <w:t>4</w:t>
            </w:r>
            <w:r>
              <w:rPr>
                <w:noProof/>
                <w:webHidden/>
              </w:rPr>
              <w:fldChar w:fldCharType="end"/>
            </w:r>
            <w:r w:rsidRPr="00F4208E">
              <w:rPr>
                <w:rStyle w:val="Hyperlink"/>
                <w:noProof/>
              </w:rPr>
              <w:fldChar w:fldCharType="end"/>
            </w:r>
          </w:ins>
        </w:p>
        <w:p w14:paraId="09FD9321" w14:textId="288F6839" w:rsidR="000137EA" w:rsidRDefault="000137EA">
          <w:pPr>
            <w:pStyle w:val="TOC7"/>
            <w:tabs>
              <w:tab w:val="left" w:pos="2453"/>
              <w:tab w:val="right" w:leader="dot" w:pos="9350"/>
            </w:tabs>
            <w:rPr>
              <w:ins w:id="50" w:author="Microsoft Office User" w:date="2019-12-19T09:14:00Z"/>
              <w:rFonts w:eastAsiaTheme="minorEastAsia" w:cstheme="minorBidi"/>
              <w:noProof/>
              <w:sz w:val="24"/>
              <w:szCs w:val="24"/>
              <w:lang w:val="en-US"/>
            </w:rPr>
          </w:pPr>
          <w:ins w:id="51"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"_Toc27639311"</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2.2.1.2.1.1.1</w:t>
            </w:r>
            <w:r>
              <w:rPr>
                <w:rFonts w:eastAsiaTheme="minorEastAsia" w:cstheme="minorBidi"/>
                <w:noProof/>
                <w:sz w:val="24"/>
                <w:szCs w:val="24"/>
                <w:lang w:val="en-US"/>
              </w:rPr>
              <w:tab/>
            </w:r>
            <w:r w:rsidRPr="00F4208E">
              <w:rPr>
                <w:rStyle w:val="Hyperlink"/>
                <w:rFonts w:cs="Arial"/>
                <w:noProof/>
              </w:rPr>
              <w:t>Source Explorer Panel</w:t>
            </w:r>
            <w:r>
              <w:rPr>
                <w:noProof/>
                <w:webHidden/>
              </w:rPr>
              <w:tab/>
            </w:r>
            <w:r>
              <w:rPr>
                <w:noProof/>
                <w:webHidden/>
              </w:rPr>
              <w:fldChar w:fldCharType="begin"/>
            </w:r>
            <w:r>
              <w:rPr>
                <w:noProof/>
                <w:webHidden/>
              </w:rPr>
              <w:instrText xml:space="preserve"> PAGEREF _Toc27639311 \h </w:instrText>
            </w:r>
            <w:r>
              <w:rPr>
                <w:noProof/>
                <w:webHidden/>
              </w:rPr>
            </w:r>
          </w:ins>
          <w:r>
            <w:rPr>
              <w:noProof/>
              <w:webHidden/>
            </w:rPr>
            <w:fldChar w:fldCharType="separate"/>
          </w:r>
          <w:ins w:id="52" w:author="Microsoft Office User" w:date="2019-12-19T09:14:00Z">
            <w:r>
              <w:rPr>
                <w:noProof/>
                <w:webHidden/>
              </w:rPr>
              <w:t>4</w:t>
            </w:r>
            <w:r>
              <w:rPr>
                <w:noProof/>
                <w:webHidden/>
              </w:rPr>
              <w:fldChar w:fldCharType="end"/>
            </w:r>
            <w:r w:rsidRPr="00F4208E">
              <w:rPr>
                <w:rStyle w:val="Hyperlink"/>
                <w:noProof/>
              </w:rPr>
              <w:fldChar w:fldCharType="end"/>
            </w:r>
          </w:ins>
        </w:p>
        <w:p w14:paraId="6002135B" w14:textId="1367DF63" w:rsidR="000137EA" w:rsidRDefault="000137EA">
          <w:pPr>
            <w:pStyle w:val="TOC7"/>
            <w:tabs>
              <w:tab w:val="left" w:pos="2453"/>
              <w:tab w:val="right" w:leader="dot" w:pos="9350"/>
            </w:tabs>
            <w:rPr>
              <w:ins w:id="53" w:author="Microsoft Office User" w:date="2019-12-19T09:14:00Z"/>
              <w:rFonts w:eastAsiaTheme="minorEastAsia" w:cstheme="minorBidi"/>
              <w:noProof/>
              <w:sz w:val="24"/>
              <w:szCs w:val="24"/>
              <w:lang w:val="en-US"/>
            </w:rPr>
          </w:pPr>
          <w:ins w:id="54"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"_Toc27639312"</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2.2.1.2.1.1.2</w:t>
            </w:r>
            <w:r>
              <w:rPr>
                <w:rFonts w:eastAsiaTheme="minorEastAsia" w:cstheme="minorBidi"/>
                <w:noProof/>
                <w:sz w:val="24"/>
                <w:szCs w:val="24"/>
                <w:lang w:val="en-US"/>
              </w:rPr>
              <w:tab/>
            </w:r>
            <w:r w:rsidRPr="00F4208E">
              <w:rPr>
                <w:rStyle w:val="Hyperlink"/>
                <w:rFonts w:cs="Arial"/>
                <w:noProof/>
              </w:rPr>
              <w:t>Bands Panels</w:t>
            </w:r>
            <w:r>
              <w:rPr>
                <w:noProof/>
                <w:webHidden/>
              </w:rPr>
              <w:tab/>
            </w:r>
            <w:r>
              <w:rPr>
                <w:noProof/>
                <w:webHidden/>
              </w:rPr>
              <w:fldChar w:fldCharType="begin"/>
            </w:r>
            <w:r>
              <w:rPr>
                <w:noProof/>
                <w:webHidden/>
              </w:rPr>
              <w:instrText xml:space="preserve"> PAGEREF _Toc27639312 \h </w:instrText>
            </w:r>
            <w:r>
              <w:rPr>
                <w:noProof/>
                <w:webHidden/>
              </w:rPr>
            </w:r>
          </w:ins>
          <w:r>
            <w:rPr>
              <w:noProof/>
              <w:webHidden/>
            </w:rPr>
            <w:fldChar w:fldCharType="separate"/>
          </w:r>
          <w:ins w:id="55" w:author="Microsoft Office User" w:date="2019-12-19T09:14:00Z">
            <w:r>
              <w:rPr>
                <w:noProof/>
                <w:webHidden/>
              </w:rPr>
              <w:t>4</w:t>
            </w:r>
            <w:r>
              <w:rPr>
                <w:noProof/>
                <w:webHidden/>
              </w:rPr>
              <w:fldChar w:fldCharType="end"/>
            </w:r>
            <w:r w:rsidRPr="00F4208E">
              <w:rPr>
                <w:rStyle w:val="Hyperlink"/>
                <w:noProof/>
              </w:rPr>
              <w:fldChar w:fldCharType="end"/>
            </w:r>
          </w:ins>
        </w:p>
        <w:p w14:paraId="4AAD7701" w14:textId="1A9BB83A" w:rsidR="000137EA" w:rsidRDefault="000137EA">
          <w:pPr>
            <w:pStyle w:val="TOC7"/>
            <w:tabs>
              <w:tab w:val="left" w:pos="2453"/>
              <w:tab w:val="right" w:leader="dot" w:pos="9350"/>
            </w:tabs>
            <w:rPr>
              <w:ins w:id="56" w:author="Microsoft Office User" w:date="2019-12-19T09:14:00Z"/>
              <w:rFonts w:eastAsiaTheme="minorEastAsia" w:cstheme="minorBidi"/>
              <w:noProof/>
              <w:sz w:val="24"/>
              <w:szCs w:val="24"/>
              <w:lang w:val="en-US"/>
            </w:rPr>
          </w:pPr>
          <w:ins w:id="57"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"_Toc27639313"</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2.2.1.2.1.1.3</w:t>
            </w:r>
            <w:r>
              <w:rPr>
                <w:rFonts w:eastAsiaTheme="minorEastAsia" w:cstheme="minorBidi"/>
                <w:noProof/>
                <w:sz w:val="24"/>
                <w:szCs w:val="24"/>
                <w:lang w:val="en-US"/>
              </w:rPr>
              <w:tab/>
            </w:r>
            <w:r w:rsidRPr="00F4208E">
              <w:rPr>
                <w:rStyle w:val="Hyperlink"/>
                <w:rFonts w:cs="Arial"/>
                <w:noProof/>
              </w:rPr>
              <w:t>Details Panel</w:t>
            </w:r>
            <w:r>
              <w:rPr>
                <w:noProof/>
                <w:webHidden/>
              </w:rPr>
              <w:tab/>
            </w:r>
            <w:r>
              <w:rPr>
                <w:noProof/>
                <w:webHidden/>
              </w:rPr>
              <w:fldChar w:fldCharType="begin"/>
            </w:r>
            <w:r>
              <w:rPr>
                <w:noProof/>
                <w:webHidden/>
              </w:rPr>
              <w:instrText xml:space="preserve"> PAGEREF _Toc27639313 \h </w:instrText>
            </w:r>
            <w:r>
              <w:rPr>
                <w:noProof/>
                <w:webHidden/>
              </w:rPr>
            </w:r>
          </w:ins>
          <w:r>
            <w:rPr>
              <w:noProof/>
              <w:webHidden/>
            </w:rPr>
            <w:fldChar w:fldCharType="separate"/>
          </w:r>
          <w:ins w:id="58" w:author="Microsoft Office User" w:date="2019-12-19T09:14:00Z">
            <w:r>
              <w:rPr>
                <w:noProof/>
                <w:webHidden/>
              </w:rPr>
              <w:t>5</w:t>
            </w:r>
            <w:r>
              <w:rPr>
                <w:noProof/>
                <w:webHidden/>
              </w:rPr>
              <w:fldChar w:fldCharType="end"/>
            </w:r>
            <w:r w:rsidRPr="00F4208E">
              <w:rPr>
                <w:rStyle w:val="Hyperlink"/>
                <w:noProof/>
              </w:rPr>
              <w:fldChar w:fldCharType="end"/>
            </w:r>
          </w:ins>
        </w:p>
        <w:p w14:paraId="7BBB3F3F" w14:textId="375408C5" w:rsidR="000137EA" w:rsidRDefault="000137EA">
          <w:pPr>
            <w:pStyle w:val="TOC7"/>
            <w:tabs>
              <w:tab w:val="left" w:pos="2453"/>
              <w:tab w:val="right" w:leader="dot" w:pos="9350"/>
            </w:tabs>
            <w:rPr>
              <w:ins w:id="59" w:author="Microsoft Office User" w:date="2019-12-19T09:14:00Z"/>
              <w:rFonts w:eastAsiaTheme="minorEastAsia" w:cstheme="minorBidi"/>
              <w:noProof/>
              <w:sz w:val="24"/>
              <w:szCs w:val="24"/>
              <w:lang w:val="en-US"/>
            </w:rPr>
          </w:pPr>
          <w:ins w:id="60"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"_Toc27639314"</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2.2.1.2.1.1.4</w:t>
            </w:r>
            <w:r>
              <w:rPr>
                <w:rFonts w:eastAsiaTheme="minorEastAsia" w:cstheme="minorBidi"/>
                <w:noProof/>
                <w:sz w:val="24"/>
                <w:szCs w:val="24"/>
                <w:lang w:val="en-US"/>
              </w:rPr>
              <w:tab/>
            </w:r>
            <w:r w:rsidRPr="00F4208E">
              <w:rPr>
                <w:rStyle w:val="Hyperlink"/>
                <w:rFonts w:cs="Arial"/>
                <w:noProof/>
              </w:rPr>
              <w:t>Right Panel: Selected Point</w:t>
            </w:r>
            <w:r>
              <w:rPr>
                <w:noProof/>
                <w:webHidden/>
              </w:rPr>
              <w:tab/>
            </w:r>
            <w:r>
              <w:rPr>
                <w:noProof/>
                <w:webHidden/>
              </w:rPr>
              <w:fldChar w:fldCharType="begin"/>
            </w:r>
            <w:r>
              <w:rPr>
                <w:noProof/>
                <w:webHidden/>
              </w:rPr>
              <w:instrText xml:space="preserve"> PAGEREF _Toc27639314 \h </w:instrText>
            </w:r>
            <w:r>
              <w:rPr>
                <w:noProof/>
                <w:webHidden/>
              </w:rPr>
            </w:r>
          </w:ins>
          <w:r>
            <w:rPr>
              <w:noProof/>
              <w:webHidden/>
            </w:rPr>
            <w:fldChar w:fldCharType="separate"/>
          </w:r>
          <w:ins w:id="61" w:author="Microsoft Office User" w:date="2019-12-19T09:14:00Z">
            <w:r>
              <w:rPr>
                <w:noProof/>
                <w:webHidden/>
              </w:rPr>
              <w:t>5</w:t>
            </w:r>
            <w:r>
              <w:rPr>
                <w:noProof/>
                <w:webHidden/>
              </w:rPr>
              <w:fldChar w:fldCharType="end"/>
            </w:r>
            <w:r w:rsidRPr="00F4208E">
              <w:rPr>
                <w:rStyle w:val="Hyperlink"/>
                <w:noProof/>
              </w:rPr>
              <w:fldChar w:fldCharType="end"/>
            </w:r>
          </w:ins>
        </w:p>
        <w:p w14:paraId="59764494" w14:textId="7B570D26" w:rsidR="000137EA" w:rsidRDefault="000137EA">
          <w:pPr>
            <w:pStyle w:val="TOC7"/>
            <w:tabs>
              <w:tab w:val="left" w:pos="2453"/>
              <w:tab w:val="right" w:leader="dot" w:pos="9350"/>
            </w:tabs>
            <w:rPr>
              <w:ins w:id="62" w:author="Microsoft Office User" w:date="2019-12-19T09:14:00Z"/>
              <w:rFonts w:eastAsiaTheme="minorEastAsia" w:cstheme="minorBidi"/>
              <w:noProof/>
              <w:sz w:val="24"/>
              <w:szCs w:val="24"/>
              <w:lang w:val="en-US"/>
            </w:rPr>
          </w:pPr>
          <w:ins w:id="63"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"_Toc27639315"</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2.2.1.2.1.1.5</w:t>
            </w:r>
            <w:r>
              <w:rPr>
                <w:rFonts w:eastAsiaTheme="minorEastAsia" w:cstheme="minorBidi"/>
                <w:noProof/>
                <w:sz w:val="24"/>
                <w:szCs w:val="24"/>
                <w:lang w:val="en-US"/>
              </w:rPr>
              <w:tab/>
            </w:r>
            <w:r w:rsidRPr="00F4208E">
              <w:rPr>
                <w:rStyle w:val="Hyperlink"/>
                <w:rFonts w:cs="Arial"/>
                <w:noProof/>
              </w:rPr>
              <w:t>Top Bar</w:t>
            </w:r>
            <w:r>
              <w:rPr>
                <w:noProof/>
                <w:webHidden/>
              </w:rPr>
              <w:tab/>
            </w:r>
            <w:r>
              <w:rPr>
                <w:noProof/>
                <w:webHidden/>
              </w:rPr>
              <w:fldChar w:fldCharType="begin"/>
            </w:r>
            <w:r>
              <w:rPr>
                <w:noProof/>
                <w:webHidden/>
              </w:rPr>
              <w:instrText xml:space="preserve"> PAGEREF _Toc27639315 \h </w:instrText>
            </w:r>
            <w:r>
              <w:rPr>
                <w:noProof/>
                <w:webHidden/>
              </w:rPr>
            </w:r>
          </w:ins>
          <w:r>
            <w:rPr>
              <w:noProof/>
              <w:webHidden/>
            </w:rPr>
            <w:fldChar w:fldCharType="separate"/>
          </w:r>
          <w:ins w:id="64" w:author="Microsoft Office User" w:date="2019-12-19T09:14:00Z">
            <w:r>
              <w:rPr>
                <w:noProof/>
                <w:webHidden/>
              </w:rPr>
              <w:t>5</w:t>
            </w:r>
            <w:r>
              <w:rPr>
                <w:noProof/>
                <w:webHidden/>
              </w:rPr>
              <w:fldChar w:fldCharType="end"/>
            </w:r>
            <w:r w:rsidRPr="00F4208E">
              <w:rPr>
                <w:rStyle w:val="Hyperlink"/>
                <w:noProof/>
              </w:rPr>
              <w:fldChar w:fldCharType="end"/>
            </w:r>
          </w:ins>
        </w:p>
        <w:p w14:paraId="2931C2CD" w14:textId="622D319F" w:rsidR="000137EA" w:rsidRDefault="000137EA">
          <w:pPr>
            <w:pStyle w:val="TOC5"/>
            <w:tabs>
              <w:tab w:val="left" w:pos="1749"/>
              <w:tab w:val="right" w:leader="dot" w:pos="9350"/>
            </w:tabs>
            <w:rPr>
              <w:ins w:id="65" w:author="Microsoft Office User" w:date="2019-12-19T09:14:00Z"/>
              <w:rFonts w:eastAsiaTheme="minorEastAsia" w:cstheme="minorBidi"/>
              <w:noProof/>
              <w:sz w:val="24"/>
              <w:szCs w:val="24"/>
              <w:lang w:val="en-US"/>
            </w:rPr>
          </w:pPr>
          <w:ins w:id="66"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lang w:val="en-US"/>
              </w:rPr>
              <w:t>2.2.1.2.2</w:t>
            </w:r>
            <w:r>
              <w:rPr>
                <w:rFonts w:eastAsiaTheme="minorEastAsia" w:cstheme="minorBidi"/>
                <w:noProof/>
                <w:sz w:val="24"/>
                <w:szCs w:val="24"/>
                <w:lang w:val="en-US"/>
              </w:rPr>
              <w:tab/>
            </w:r>
            <w:r w:rsidRPr="00F4208E">
              <w:rPr>
                <w:rStyle w:val="Hyperlink"/>
                <w:rFonts w:cs="Arial"/>
                <w:noProof/>
              </w:rPr>
              <w:t>Source</w:t>
            </w:r>
            <w:r w:rsidRPr="00F4208E">
              <w:rPr>
                <w:rStyle w:val="Hyperlink"/>
                <w:rFonts w:cs="Arial"/>
                <w:noProof/>
                <w:lang w:val="en-US"/>
              </w:rPr>
              <w:t xml:space="preserve"> Explorer</w:t>
            </w:r>
            <w:r>
              <w:rPr>
                <w:noProof/>
                <w:webHidden/>
              </w:rPr>
              <w:tab/>
            </w:r>
            <w:r>
              <w:rPr>
                <w:noProof/>
                <w:webHidden/>
              </w:rPr>
              <w:fldChar w:fldCharType="begin"/>
            </w:r>
            <w:r>
              <w:rPr>
                <w:noProof/>
                <w:webHidden/>
              </w:rPr>
              <w:instrText xml:space="preserve"> PAGEREF _Toc27639316 \h </w:instrText>
            </w:r>
            <w:r>
              <w:rPr>
                <w:noProof/>
                <w:webHidden/>
              </w:rPr>
            </w:r>
          </w:ins>
          <w:r>
            <w:rPr>
              <w:noProof/>
              <w:webHidden/>
            </w:rPr>
            <w:fldChar w:fldCharType="separate"/>
          </w:r>
          <w:ins w:id="67" w:author="Microsoft Office User" w:date="2019-12-19T09:14:00Z">
            <w:r>
              <w:rPr>
                <w:noProof/>
                <w:webHidden/>
              </w:rPr>
              <w:t>6</w:t>
            </w:r>
            <w:r>
              <w:rPr>
                <w:noProof/>
                <w:webHidden/>
              </w:rPr>
              <w:fldChar w:fldCharType="end"/>
            </w:r>
            <w:r w:rsidRPr="00F4208E">
              <w:rPr>
                <w:rStyle w:val="Hyperlink"/>
                <w:noProof/>
              </w:rPr>
              <w:fldChar w:fldCharType="end"/>
            </w:r>
          </w:ins>
        </w:p>
        <w:p w14:paraId="750AEE90" w14:textId="1B997F0A" w:rsidR="000137EA" w:rsidRDefault="000137EA">
          <w:pPr>
            <w:pStyle w:val="TOC6"/>
            <w:tabs>
              <w:tab w:val="left" w:pos="2101"/>
              <w:tab w:val="right" w:leader="dot" w:pos="9350"/>
            </w:tabs>
            <w:rPr>
              <w:ins w:id="68" w:author="Microsoft Office User" w:date="2019-12-19T09:14:00Z"/>
              <w:rFonts w:eastAsiaTheme="minorEastAsia" w:cstheme="minorBidi"/>
              <w:noProof/>
              <w:sz w:val="24"/>
              <w:szCs w:val="24"/>
              <w:lang w:val="en-US"/>
            </w:rPr>
          </w:pPr>
          <w:ins w:id="6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lang w:val="en-US"/>
              </w:rPr>
              <w:t>2.2.1.2.2.1</w:t>
            </w:r>
            <w:r>
              <w:rPr>
                <w:rFonts w:eastAsiaTheme="minorEastAsia" w:cstheme="minorBidi"/>
                <w:noProof/>
                <w:sz w:val="24"/>
                <w:szCs w:val="24"/>
                <w:lang w:val="en-US"/>
              </w:rPr>
              <w:tab/>
            </w:r>
            <w:r w:rsidRPr="00F4208E">
              <w:rPr>
                <w:rStyle w:val="Hyperlink"/>
                <w:rFonts w:cs="Arial"/>
                <w:noProof/>
                <w:lang w:val="en-US"/>
              </w:rPr>
              <w:t>Source Explorer Iconography</w:t>
            </w:r>
            <w:r>
              <w:rPr>
                <w:noProof/>
                <w:webHidden/>
              </w:rPr>
              <w:tab/>
            </w:r>
            <w:r>
              <w:rPr>
                <w:noProof/>
                <w:webHidden/>
              </w:rPr>
              <w:fldChar w:fldCharType="begin"/>
            </w:r>
            <w:r>
              <w:rPr>
                <w:noProof/>
                <w:webHidden/>
              </w:rPr>
              <w:instrText xml:space="preserve"> PAGEREF _Toc27639317 \h </w:instrText>
            </w:r>
            <w:r>
              <w:rPr>
                <w:noProof/>
                <w:webHidden/>
              </w:rPr>
            </w:r>
          </w:ins>
          <w:r>
            <w:rPr>
              <w:noProof/>
              <w:webHidden/>
            </w:rPr>
            <w:fldChar w:fldCharType="separate"/>
          </w:r>
          <w:ins w:id="70" w:author="Microsoft Office User" w:date="2019-12-19T09:14:00Z">
            <w:r>
              <w:rPr>
                <w:noProof/>
                <w:webHidden/>
              </w:rPr>
              <w:t>6</w:t>
            </w:r>
            <w:r>
              <w:rPr>
                <w:noProof/>
                <w:webHidden/>
              </w:rPr>
              <w:fldChar w:fldCharType="end"/>
            </w:r>
            <w:r w:rsidRPr="00F4208E">
              <w:rPr>
                <w:rStyle w:val="Hyperlink"/>
                <w:noProof/>
              </w:rPr>
              <w:fldChar w:fldCharType="end"/>
            </w:r>
          </w:ins>
        </w:p>
        <w:p w14:paraId="3F6EFE14" w14:textId="47D0C721" w:rsidR="000137EA" w:rsidRDefault="000137EA">
          <w:pPr>
            <w:pStyle w:val="TOC6"/>
            <w:tabs>
              <w:tab w:val="left" w:pos="2101"/>
              <w:tab w:val="right" w:leader="dot" w:pos="9350"/>
            </w:tabs>
            <w:rPr>
              <w:ins w:id="71" w:author="Microsoft Office User" w:date="2019-12-19T09:14:00Z"/>
              <w:rFonts w:eastAsiaTheme="minorEastAsia" w:cstheme="minorBidi"/>
              <w:noProof/>
              <w:sz w:val="24"/>
              <w:szCs w:val="24"/>
              <w:lang w:val="en-US"/>
            </w:rPr>
          </w:pPr>
          <w:ins w:id="7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2.2.1.2.2.2</w:t>
            </w:r>
            <w:r>
              <w:rPr>
                <w:rFonts w:eastAsiaTheme="minorEastAsia" w:cstheme="minorBidi"/>
                <w:noProof/>
                <w:sz w:val="24"/>
                <w:szCs w:val="24"/>
                <w:lang w:val="en-US"/>
              </w:rPr>
              <w:tab/>
            </w:r>
            <w:r w:rsidRPr="00F4208E">
              <w:rPr>
                <w:rStyle w:val="Hyperlink"/>
                <w:rFonts w:cs="Arial"/>
                <w:noProof/>
              </w:rPr>
              <w:t>Expand/Collapse Nodes</w:t>
            </w:r>
            <w:r>
              <w:rPr>
                <w:noProof/>
                <w:webHidden/>
              </w:rPr>
              <w:tab/>
            </w:r>
            <w:r>
              <w:rPr>
                <w:noProof/>
                <w:webHidden/>
              </w:rPr>
              <w:fldChar w:fldCharType="begin"/>
            </w:r>
            <w:r>
              <w:rPr>
                <w:noProof/>
                <w:webHidden/>
              </w:rPr>
              <w:instrText xml:space="preserve"> PAGEREF _Toc27639318 \h </w:instrText>
            </w:r>
            <w:r>
              <w:rPr>
                <w:noProof/>
                <w:webHidden/>
              </w:rPr>
            </w:r>
          </w:ins>
          <w:r>
            <w:rPr>
              <w:noProof/>
              <w:webHidden/>
            </w:rPr>
            <w:fldChar w:fldCharType="separate"/>
          </w:r>
          <w:ins w:id="73" w:author="Microsoft Office User" w:date="2019-12-19T09:14:00Z">
            <w:r>
              <w:rPr>
                <w:noProof/>
                <w:webHidden/>
              </w:rPr>
              <w:t>7</w:t>
            </w:r>
            <w:r>
              <w:rPr>
                <w:noProof/>
                <w:webHidden/>
              </w:rPr>
              <w:fldChar w:fldCharType="end"/>
            </w:r>
            <w:r w:rsidRPr="00F4208E">
              <w:rPr>
                <w:rStyle w:val="Hyperlink"/>
                <w:noProof/>
              </w:rPr>
              <w:fldChar w:fldCharType="end"/>
            </w:r>
          </w:ins>
        </w:p>
        <w:p w14:paraId="2016112C" w14:textId="54CE6AB7" w:rsidR="000137EA" w:rsidRDefault="000137EA">
          <w:pPr>
            <w:pStyle w:val="TOC7"/>
            <w:tabs>
              <w:tab w:val="left" w:pos="2453"/>
              <w:tab w:val="right" w:leader="dot" w:pos="9350"/>
            </w:tabs>
            <w:rPr>
              <w:ins w:id="74" w:author="Microsoft Office User" w:date="2019-12-19T09:14:00Z"/>
              <w:rFonts w:eastAsiaTheme="minorEastAsia" w:cstheme="minorBidi"/>
              <w:noProof/>
              <w:sz w:val="24"/>
              <w:szCs w:val="24"/>
              <w:lang w:val="en-US"/>
            </w:rPr>
          </w:pPr>
          <w:ins w:id="7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"_Toc27639319"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2.2.1.2.2.2.1</w:t>
            </w:r>
            <w:r>
              <w:rPr>
                <w:rFonts w:eastAsiaTheme="minorEastAsia" w:cstheme="minorBidi"/>
                <w:noProof/>
                <w:sz w:val="24"/>
                <w:szCs w:val="24"/>
                <w:lang w:val="en-US"/>
              </w:rPr>
              <w:tab/>
            </w:r>
            <w:r w:rsidRPr="00F4208E">
              <w:rPr>
                <w:rStyle w:val="Hyperlink"/>
                <w:rFonts w:cs="Arial"/>
                <w:noProof/>
              </w:rPr>
              <w:t>How To: To expand a node:</w:t>
            </w:r>
            <w:r>
              <w:rPr>
                <w:noProof/>
                <w:webHidden/>
              </w:rPr>
              <w:tab/>
            </w:r>
            <w:r>
              <w:rPr>
                <w:noProof/>
                <w:webHidden/>
              </w:rPr>
              <w:fldChar w:fldCharType="begin"/>
            </w:r>
            <w:r>
              <w:rPr>
                <w:noProof/>
                <w:webHidden/>
              </w:rPr>
              <w:instrText xml:space="preserve"> PAGEREF _Toc27639319 \h </w:instrText>
            </w:r>
            <w:r>
              <w:rPr>
                <w:noProof/>
                <w:webHidden/>
              </w:rPr>
            </w:r>
          </w:ins>
          <w:r>
            <w:rPr>
              <w:noProof/>
              <w:webHidden/>
            </w:rPr>
            <w:fldChar w:fldCharType="separate"/>
          </w:r>
          <w:ins w:id="76" w:author="Microsoft Office User" w:date="2019-12-19T09:14:00Z">
            <w:r>
              <w:rPr>
                <w:noProof/>
                <w:webHidden/>
              </w:rPr>
              <w:t>7</w:t>
            </w:r>
            <w:r>
              <w:rPr>
                <w:noProof/>
                <w:webHidden/>
              </w:rPr>
              <w:fldChar w:fldCharType="end"/>
            </w:r>
            <w:r w:rsidRPr="00F4208E">
              <w:rPr>
                <w:rStyle w:val="Hyperlink"/>
                <w:noProof/>
              </w:rPr>
              <w:fldChar w:fldCharType="end"/>
            </w:r>
          </w:ins>
        </w:p>
        <w:p w14:paraId="099D788A" w14:textId="63C8F58A" w:rsidR="000137EA" w:rsidRDefault="000137EA">
          <w:pPr>
            <w:pStyle w:val="TOC7"/>
            <w:tabs>
              <w:tab w:val="left" w:pos="2453"/>
              <w:tab w:val="right" w:leader="dot" w:pos="9350"/>
            </w:tabs>
            <w:rPr>
              <w:ins w:id="77" w:author="Microsoft Office User" w:date="2019-12-19T09:14:00Z"/>
              <w:rFonts w:eastAsiaTheme="minorEastAsia" w:cstheme="minorBidi"/>
              <w:noProof/>
              <w:sz w:val="24"/>
              <w:szCs w:val="24"/>
              <w:lang w:val="en-US"/>
            </w:rPr>
          </w:pPr>
          <w:ins w:id="78"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"_Toc27639320"</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2.2.1.2.2.2.2</w:t>
            </w:r>
            <w:r>
              <w:rPr>
                <w:rFonts w:eastAsiaTheme="minorEastAsia" w:cstheme="minorBidi"/>
                <w:noProof/>
                <w:sz w:val="24"/>
                <w:szCs w:val="24"/>
                <w:lang w:val="en-US"/>
              </w:rPr>
              <w:tab/>
            </w:r>
            <w:r w:rsidRPr="00F4208E">
              <w:rPr>
                <w:rStyle w:val="Hyperlink"/>
                <w:rFonts w:cs="Arial"/>
                <w:noProof/>
              </w:rPr>
              <w:t>How To: To collapse a node:</w:t>
            </w:r>
            <w:r>
              <w:rPr>
                <w:noProof/>
                <w:webHidden/>
              </w:rPr>
              <w:tab/>
            </w:r>
            <w:r>
              <w:rPr>
                <w:noProof/>
                <w:webHidden/>
              </w:rPr>
              <w:fldChar w:fldCharType="begin"/>
            </w:r>
            <w:r>
              <w:rPr>
                <w:noProof/>
                <w:webHidden/>
              </w:rPr>
              <w:instrText xml:space="preserve"> PAGEREF _Toc27639320 \h </w:instrText>
            </w:r>
            <w:r>
              <w:rPr>
                <w:noProof/>
                <w:webHidden/>
              </w:rPr>
            </w:r>
          </w:ins>
          <w:r>
            <w:rPr>
              <w:noProof/>
              <w:webHidden/>
            </w:rPr>
            <w:fldChar w:fldCharType="separate"/>
          </w:r>
          <w:ins w:id="79" w:author="Microsoft Office User" w:date="2019-12-19T09:14:00Z">
            <w:r>
              <w:rPr>
                <w:noProof/>
                <w:webHidden/>
              </w:rPr>
              <w:t>7</w:t>
            </w:r>
            <w:r>
              <w:rPr>
                <w:noProof/>
                <w:webHidden/>
              </w:rPr>
              <w:fldChar w:fldCharType="end"/>
            </w:r>
            <w:r w:rsidRPr="00F4208E">
              <w:rPr>
                <w:rStyle w:val="Hyperlink"/>
                <w:noProof/>
              </w:rPr>
              <w:fldChar w:fldCharType="end"/>
            </w:r>
          </w:ins>
        </w:p>
        <w:p w14:paraId="7925F868" w14:textId="0BA4B7B4" w:rsidR="000137EA" w:rsidRDefault="000137EA">
          <w:pPr>
            <w:pStyle w:val="TOC6"/>
            <w:tabs>
              <w:tab w:val="left" w:pos="2101"/>
              <w:tab w:val="right" w:leader="dot" w:pos="9350"/>
            </w:tabs>
            <w:rPr>
              <w:ins w:id="80" w:author="Microsoft Office User" w:date="2019-12-19T09:14:00Z"/>
              <w:rFonts w:eastAsiaTheme="minorEastAsia" w:cstheme="minorBidi"/>
              <w:noProof/>
              <w:sz w:val="24"/>
              <w:szCs w:val="24"/>
              <w:lang w:val="en-US"/>
            </w:rPr>
          </w:pPr>
          <w:ins w:id="81"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"_Toc27639321"</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2.2.1.2.2.3</w:t>
            </w:r>
            <w:r>
              <w:rPr>
                <w:rFonts w:eastAsiaTheme="minorEastAsia" w:cstheme="minorBidi"/>
                <w:noProof/>
                <w:sz w:val="24"/>
                <w:szCs w:val="24"/>
                <w:lang w:val="en-US"/>
              </w:rPr>
              <w:tab/>
            </w:r>
            <w:r w:rsidRPr="00F4208E">
              <w:rPr>
                <w:rStyle w:val="Hyperlink"/>
                <w:rFonts w:cs="Arial"/>
                <w:noProof/>
              </w:rPr>
              <w:t>How to display Source Metadata</w:t>
            </w:r>
            <w:r>
              <w:rPr>
                <w:noProof/>
                <w:webHidden/>
              </w:rPr>
              <w:tab/>
            </w:r>
            <w:r>
              <w:rPr>
                <w:noProof/>
                <w:webHidden/>
              </w:rPr>
              <w:fldChar w:fldCharType="begin"/>
            </w:r>
            <w:r>
              <w:rPr>
                <w:noProof/>
                <w:webHidden/>
              </w:rPr>
              <w:instrText xml:space="preserve"> PAGEREF _Toc27639321 \h </w:instrText>
            </w:r>
            <w:r>
              <w:rPr>
                <w:noProof/>
                <w:webHidden/>
              </w:rPr>
            </w:r>
          </w:ins>
          <w:r>
            <w:rPr>
              <w:noProof/>
              <w:webHidden/>
            </w:rPr>
            <w:fldChar w:fldCharType="separate"/>
          </w:r>
          <w:ins w:id="82" w:author="Microsoft Office User" w:date="2019-12-19T09:14:00Z">
            <w:r>
              <w:rPr>
                <w:noProof/>
                <w:webHidden/>
              </w:rPr>
              <w:t>7</w:t>
            </w:r>
            <w:r>
              <w:rPr>
                <w:noProof/>
                <w:webHidden/>
              </w:rPr>
              <w:fldChar w:fldCharType="end"/>
            </w:r>
            <w:r w:rsidRPr="00F4208E">
              <w:rPr>
                <w:rStyle w:val="Hyperlink"/>
                <w:noProof/>
              </w:rPr>
              <w:fldChar w:fldCharType="end"/>
            </w:r>
          </w:ins>
        </w:p>
        <w:p w14:paraId="40B7A96A" w14:textId="1F9629B2" w:rsidR="000137EA" w:rsidRDefault="000137EA">
          <w:pPr>
            <w:pStyle w:val="TOC6"/>
            <w:tabs>
              <w:tab w:val="left" w:pos="2101"/>
              <w:tab w:val="right" w:leader="dot" w:pos="9350"/>
            </w:tabs>
            <w:rPr>
              <w:ins w:id="83" w:author="Microsoft Office User" w:date="2019-12-19T09:14:00Z"/>
              <w:rFonts w:eastAsiaTheme="minorEastAsia" w:cstheme="minorBidi"/>
              <w:noProof/>
              <w:sz w:val="24"/>
              <w:szCs w:val="24"/>
              <w:lang w:val="en-US"/>
            </w:rPr>
          </w:pPr>
          <w:ins w:id="84"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"_Toc27639322"</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2.2.1.2.2.4</w:t>
            </w:r>
            <w:r>
              <w:rPr>
                <w:rFonts w:eastAsiaTheme="minorEastAsia" w:cstheme="minorBidi"/>
                <w:noProof/>
                <w:sz w:val="24"/>
                <w:szCs w:val="24"/>
                <w:lang w:val="en-US"/>
              </w:rPr>
              <w:tab/>
            </w:r>
            <w:r w:rsidRPr="00F4208E">
              <w:rPr>
                <w:rStyle w:val="Hyperlink"/>
                <w:rFonts w:cs="Arial"/>
                <w:noProof/>
              </w:rPr>
              <w:t>Add/Delete Folders</w:t>
            </w:r>
            <w:r>
              <w:rPr>
                <w:noProof/>
                <w:webHidden/>
              </w:rPr>
              <w:tab/>
            </w:r>
            <w:r>
              <w:rPr>
                <w:noProof/>
                <w:webHidden/>
              </w:rPr>
              <w:fldChar w:fldCharType="begin"/>
            </w:r>
            <w:r>
              <w:rPr>
                <w:noProof/>
                <w:webHidden/>
              </w:rPr>
              <w:instrText xml:space="preserve"> PAGEREF _Toc27639322 \h </w:instrText>
            </w:r>
            <w:r>
              <w:rPr>
                <w:noProof/>
                <w:webHidden/>
              </w:rPr>
            </w:r>
          </w:ins>
          <w:r>
            <w:rPr>
              <w:noProof/>
              <w:webHidden/>
            </w:rPr>
            <w:fldChar w:fldCharType="separate"/>
          </w:r>
          <w:ins w:id="85" w:author="Microsoft Office User" w:date="2019-12-19T09:14:00Z">
            <w:r>
              <w:rPr>
                <w:noProof/>
                <w:webHidden/>
              </w:rPr>
              <w:t>7</w:t>
            </w:r>
            <w:r>
              <w:rPr>
                <w:noProof/>
                <w:webHidden/>
              </w:rPr>
              <w:fldChar w:fldCharType="end"/>
            </w:r>
            <w:r w:rsidRPr="00F4208E">
              <w:rPr>
                <w:rStyle w:val="Hyperlink"/>
                <w:noProof/>
              </w:rPr>
              <w:fldChar w:fldCharType="end"/>
            </w:r>
          </w:ins>
        </w:p>
        <w:p w14:paraId="60EB1641" w14:textId="6C05BEF5" w:rsidR="000137EA" w:rsidRDefault="000137EA">
          <w:pPr>
            <w:pStyle w:val="TOC7"/>
            <w:tabs>
              <w:tab w:val="left" w:pos="2453"/>
              <w:tab w:val="right" w:leader="dot" w:pos="9350"/>
            </w:tabs>
            <w:rPr>
              <w:ins w:id="86" w:author="Microsoft Office User" w:date="2019-12-19T09:14:00Z"/>
              <w:rFonts w:eastAsiaTheme="minorEastAsia" w:cstheme="minorBidi"/>
              <w:noProof/>
              <w:sz w:val="24"/>
              <w:szCs w:val="24"/>
              <w:lang w:val="en-US"/>
            </w:rPr>
          </w:pPr>
          <w:ins w:id="87"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"_Toc27639323"</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2.2.1.2.2.4.1</w:t>
            </w:r>
            <w:r>
              <w:rPr>
                <w:rFonts w:eastAsiaTheme="minorEastAsia" w:cstheme="minorBidi"/>
                <w:noProof/>
                <w:sz w:val="24"/>
                <w:szCs w:val="24"/>
                <w:lang w:val="en-US"/>
              </w:rPr>
              <w:tab/>
            </w:r>
            <w:r w:rsidRPr="00F4208E">
              <w:rPr>
                <w:rStyle w:val="Hyperlink"/>
                <w:rFonts w:cs="Arial"/>
                <w:noProof/>
              </w:rPr>
              <w:t>How to: Add a folder</w:t>
            </w:r>
            <w:r>
              <w:rPr>
                <w:noProof/>
                <w:webHidden/>
              </w:rPr>
              <w:tab/>
            </w:r>
            <w:r>
              <w:rPr>
                <w:noProof/>
                <w:webHidden/>
              </w:rPr>
              <w:fldChar w:fldCharType="begin"/>
            </w:r>
            <w:r>
              <w:rPr>
                <w:noProof/>
                <w:webHidden/>
              </w:rPr>
              <w:instrText xml:space="preserve"> PAGEREF _Toc27639323 \h </w:instrText>
            </w:r>
            <w:r>
              <w:rPr>
                <w:noProof/>
                <w:webHidden/>
              </w:rPr>
            </w:r>
          </w:ins>
          <w:r>
            <w:rPr>
              <w:noProof/>
              <w:webHidden/>
            </w:rPr>
            <w:fldChar w:fldCharType="separate"/>
          </w:r>
          <w:ins w:id="88" w:author="Microsoft Office User" w:date="2019-12-19T09:14:00Z">
            <w:r>
              <w:rPr>
                <w:noProof/>
                <w:webHidden/>
              </w:rPr>
              <w:t>8</w:t>
            </w:r>
            <w:r>
              <w:rPr>
                <w:noProof/>
                <w:webHidden/>
              </w:rPr>
              <w:fldChar w:fldCharType="end"/>
            </w:r>
            <w:r w:rsidRPr="00F4208E">
              <w:rPr>
                <w:rStyle w:val="Hyperlink"/>
                <w:noProof/>
              </w:rPr>
              <w:fldChar w:fldCharType="end"/>
            </w:r>
          </w:ins>
        </w:p>
        <w:p w14:paraId="35C1B825" w14:textId="2C9407F7" w:rsidR="000137EA" w:rsidRDefault="000137EA">
          <w:pPr>
            <w:pStyle w:val="TOC7"/>
            <w:tabs>
              <w:tab w:val="left" w:pos="2453"/>
              <w:tab w:val="right" w:leader="dot" w:pos="9350"/>
            </w:tabs>
            <w:rPr>
              <w:ins w:id="89" w:author="Microsoft Office User" w:date="2019-12-19T09:14:00Z"/>
              <w:rFonts w:eastAsiaTheme="minorEastAsia" w:cstheme="minorBidi"/>
              <w:noProof/>
              <w:sz w:val="24"/>
              <w:szCs w:val="24"/>
              <w:lang w:val="en-US"/>
            </w:rPr>
          </w:pPr>
          <w:ins w:id="90"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"_Toc27639324"</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2.2.1.2.2.4.2</w:t>
            </w:r>
            <w:r>
              <w:rPr>
                <w:rFonts w:eastAsiaTheme="minorEastAsia" w:cstheme="minorBidi"/>
                <w:noProof/>
                <w:sz w:val="24"/>
                <w:szCs w:val="24"/>
                <w:lang w:val="en-US"/>
              </w:rPr>
              <w:tab/>
            </w:r>
            <w:r w:rsidRPr="00F4208E">
              <w:rPr>
                <w:rStyle w:val="Hyperlink"/>
                <w:rFonts w:cs="Arial"/>
                <w:noProof/>
              </w:rPr>
              <w:t>How to: Delete a folder</w:t>
            </w:r>
            <w:r>
              <w:rPr>
                <w:noProof/>
                <w:webHidden/>
              </w:rPr>
              <w:tab/>
            </w:r>
            <w:r>
              <w:rPr>
                <w:noProof/>
                <w:webHidden/>
              </w:rPr>
              <w:fldChar w:fldCharType="begin"/>
            </w:r>
            <w:r>
              <w:rPr>
                <w:noProof/>
                <w:webHidden/>
              </w:rPr>
              <w:instrText xml:space="preserve"> PAGEREF _Toc27639324 \h </w:instrText>
            </w:r>
            <w:r>
              <w:rPr>
                <w:noProof/>
                <w:webHidden/>
              </w:rPr>
            </w:r>
          </w:ins>
          <w:r>
            <w:rPr>
              <w:noProof/>
              <w:webHidden/>
            </w:rPr>
            <w:fldChar w:fldCharType="separate"/>
          </w:r>
          <w:ins w:id="91" w:author="Microsoft Office User" w:date="2019-12-19T09:14:00Z">
            <w:r>
              <w:rPr>
                <w:noProof/>
                <w:webHidden/>
              </w:rPr>
              <w:t>8</w:t>
            </w:r>
            <w:r>
              <w:rPr>
                <w:noProof/>
                <w:webHidden/>
              </w:rPr>
              <w:fldChar w:fldCharType="end"/>
            </w:r>
            <w:r w:rsidRPr="00F4208E">
              <w:rPr>
                <w:rStyle w:val="Hyperlink"/>
                <w:noProof/>
              </w:rPr>
              <w:fldChar w:fldCharType="end"/>
            </w:r>
          </w:ins>
        </w:p>
        <w:p w14:paraId="63C238EF" w14:textId="58E01AA1" w:rsidR="000137EA" w:rsidRDefault="000137EA">
          <w:pPr>
            <w:pStyle w:val="TOC6"/>
            <w:tabs>
              <w:tab w:val="left" w:pos="2101"/>
              <w:tab w:val="right" w:leader="dot" w:pos="9350"/>
            </w:tabs>
            <w:rPr>
              <w:ins w:id="92" w:author="Microsoft Office User" w:date="2019-12-19T09:14:00Z"/>
              <w:rFonts w:eastAsiaTheme="minorEastAsia" w:cstheme="minorBidi"/>
              <w:noProof/>
              <w:sz w:val="24"/>
              <w:szCs w:val="24"/>
              <w:lang w:val="en-US"/>
            </w:rPr>
          </w:pPr>
          <w:ins w:id="93"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"_Toc27639325"</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lang w:val="en-US"/>
              </w:rPr>
              <w:t>2.2.1.2.2.5</w:t>
            </w:r>
            <w:r>
              <w:rPr>
                <w:rFonts w:eastAsiaTheme="minorEastAsia" w:cstheme="minorBidi"/>
                <w:noProof/>
                <w:sz w:val="24"/>
                <w:szCs w:val="24"/>
                <w:lang w:val="en-US"/>
              </w:rPr>
              <w:tab/>
            </w:r>
            <w:r w:rsidRPr="00F4208E">
              <w:rPr>
                <w:rStyle w:val="Hyperlink"/>
                <w:rFonts w:cs="Arial"/>
                <w:noProof/>
                <w:lang w:val="en-US"/>
              </w:rPr>
              <w:t>How to: 'Graph Again' a source</w:t>
            </w:r>
            <w:r>
              <w:rPr>
                <w:noProof/>
                <w:webHidden/>
              </w:rPr>
              <w:tab/>
            </w:r>
            <w:r>
              <w:rPr>
                <w:noProof/>
                <w:webHidden/>
              </w:rPr>
              <w:fldChar w:fldCharType="begin"/>
            </w:r>
            <w:r>
              <w:rPr>
                <w:noProof/>
                <w:webHidden/>
              </w:rPr>
              <w:instrText xml:space="preserve"> PAGEREF _Toc27639325 \h </w:instrText>
            </w:r>
            <w:r>
              <w:rPr>
                <w:noProof/>
                <w:webHidden/>
              </w:rPr>
            </w:r>
          </w:ins>
          <w:r>
            <w:rPr>
              <w:noProof/>
              <w:webHidden/>
            </w:rPr>
            <w:fldChar w:fldCharType="separate"/>
          </w:r>
          <w:ins w:id="94" w:author="Microsoft Office User" w:date="2019-12-19T09:14:00Z">
            <w:r>
              <w:rPr>
                <w:noProof/>
                <w:webHidden/>
              </w:rPr>
              <w:t>8</w:t>
            </w:r>
            <w:r>
              <w:rPr>
                <w:noProof/>
                <w:webHidden/>
              </w:rPr>
              <w:fldChar w:fldCharType="end"/>
            </w:r>
            <w:r w:rsidRPr="00F4208E">
              <w:rPr>
                <w:rStyle w:val="Hyperlink"/>
                <w:noProof/>
              </w:rPr>
              <w:fldChar w:fldCharType="end"/>
            </w:r>
          </w:ins>
        </w:p>
        <w:p w14:paraId="2D0F0C55" w14:textId="00DFACEB" w:rsidR="000137EA" w:rsidRDefault="000137EA">
          <w:pPr>
            <w:pStyle w:val="TOC6"/>
            <w:tabs>
              <w:tab w:val="left" w:pos="2101"/>
              <w:tab w:val="right" w:leader="dot" w:pos="9350"/>
            </w:tabs>
            <w:rPr>
              <w:ins w:id="95" w:author="Microsoft Office User" w:date="2019-12-19T09:14:00Z"/>
              <w:rFonts w:eastAsiaTheme="minorEastAsia" w:cstheme="minorBidi"/>
              <w:noProof/>
              <w:sz w:val="24"/>
              <w:szCs w:val="24"/>
              <w:lang w:val="en-US"/>
            </w:rPr>
          </w:pPr>
          <w:ins w:id="96" w:author="Microsoft Office User" w:date="2019-12-19T09:14:00Z">
            <w:r w:rsidRPr="00F4208E">
              <w:rPr>
                <w:rStyle w:val="Hyperlink"/>
                <w:noProof/>
              </w:rPr>
              <w:lastRenderedPageBreak/>
              <w:fldChar w:fldCharType="begin"/>
            </w:r>
            <w:r w:rsidRPr="00F4208E">
              <w:rPr>
                <w:rStyle w:val="Hyperlink"/>
                <w:noProof/>
              </w:rPr>
              <w:instrText xml:space="preserve"> </w:instrText>
            </w:r>
            <w:r>
              <w:rPr>
                <w:noProof/>
              </w:rPr>
              <w:instrText>HYPERLINK \l "_Toc27639326"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2.2.1.2.2.6</w:t>
            </w:r>
            <w:r>
              <w:rPr>
                <w:rFonts w:eastAsiaTheme="minorEastAsia" w:cstheme="minorBidi"/>
                <w:noProof/>
                <w:sz w:val="24"/>
                <w:szCs w:val="24"/>
                <w:lang w:val="en-US"/>
              </w:rPr>
              <w:tab/>
            </w:r>
            <w:r w:rsidRPr="00F4208E">
              <w:rPr>
                <w:rStyle w:val="Hyperlink"/>
                <w:rFonts w:cs="Arial"/>
                <w:noProof/>
              </w:rPr>
              <w:t>How To: Select a source</w:t>
            </w:r>
            <w:r>
              <w:rPr>
                <w:noProof/>
                <w:webHidden/>
              </w:rPr>
              <w:tab/>
            </w:r>
            <w:r>
              <w:rPr>
                <w:noProof/>
                <w:webHidden/>
              </w:rPr>
              <w:fldChar w:fldCharType="begin"/>
            </w:r>
            <w:r>
              <w:rPr>
                <w:noProof/>
                <w:webHidden/>
              </w:rPr>
              <w:instrText xml:space="preserve"> PAGEREF _Toc27639326 \h </w:instrText>
            </w:r>
            <w:r>
              <w:rPr>
                <w:noProof/>
                <w:webHidden/>
              </w:rPr>
            </w:r>
          </w:ins>
          <w:r>
            <w:rPr>
              <w:noProof/>
              <w:webHidden/>
            </w:rPr>
            <w:fldChar w:fldCharType="separate"/>
          </w:r>
          <w:ins w:id="97" w:author="Microsoft Office User" w:date="2019-12-19T09:14:00Z">
            <w:r>
              <w:rPr>
                <w:noProof/>
                <w:webHidden/>
              </w:rPr>
              <w:t>8</w:t>
            </w:r>
            <w:r>
              <w:rPr>
                <w:noProof/>
                <w:webHidden/>
              </w:rPr>
              <w:fldChar w:fldCharType="end"/>
            </w:r>
            <w:r w:rsidRPr="00F4208E">
              <w:rPr>
                <w:rStyle w:val="Hyperlink"/>
                <w:noProof/>
              </w:rPr>
              <w:fldChar w:fldCharType="end"/>
            </w:r>
          </w:ins>
        </w:p>
        <w:p w14:paraId="3558D4BF" w14:textId="4F5EDD3D" w:rsidR="000137EA" w:rsidRDefault="000137EA">
          <w:pPr>
            <w:pStyle w:val="TOC6"/>
            <w:tabs>
              <w:tab w:val="left" w:pos="2101"/>
              <w:tab w:val="right" w:leader="dot" w:pos="9350"/>
            </w:tabs>
            <w:rPr>
              <w:ins w:id="98" w:author="Microsoft Office User" w:date="2019-12-19T09:14:00Z"/>
              <w:rFonts w:eastAsiaTheme="minorEastAsia" w:cstheme="minorBidi"/>
              <w:noProof/>
              <w:sz w:val="24"/>
              <w:szCs w:val="24"/>
              <w:lang w:val="en-US"/>
            </w:rPr>
          </w:pPr>
          <w:ins w:id="9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"_Toc27639327"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2.2.1.2.2.7</w:t>
            </w:r>
            <w:r>
              <w:rPr>
                <w:rFonts w:eastAsiaTheme="minorEastAsia" w:cstheme="minorBidi"/>
                <w:noProof/>
                <w:sz w:val="24"/>
                <w:szCs w:val="24"/>
                <w:lang w:val="en-US"/>
              </w:rPr>
              <w:tab/>
            </w:r>
            <w:r w:rsidRPr="00F4208E">
              <w:rPr>
                <w:rStyle w:val="Hyperlink"/>
                <w:rFonts w:cs="Arial"/>
                <w:noProof/>
              </w:rPr>
              <w:t>Pins</w:t>
            </w:r>
            <w:r>
              <w:rPr>
                <w:noProof/>
                <w:webHidden/>
              </w:rPr>
              <w:tab/>
            </w:r>
            <w:r>
              <w:rPr>
                <w:noProof/>
                <w:webHidden/>
              </w:rPr>
              <w:fldChar w:fldCharType="begin"/>
            </w:r>
            <w:r>
              <w:rPr>
                <w:noProof/>
                <w:webHidden/>
              </w:rPr>
              <w:instrText xml:space="preserve"> PAGEREF _Toc27639327 \h </w:instrText>
            </w:r>
            <w:r>
              <w:rPr>
                <w:noProof/>
                <w:webHidden/>
              </w:rPr>
            </w:r>
          </w:ins>
          <w:r>
            <w:rPr>
              <w:noProof/>
              <w:webHidden/>
            </w:rPr>
            <w:fldChar w:fldCharType="separate"/>
          </w:r>
          <w:ins w:id="100" w:author="Microsoft Office User" w:date="2019-12-19T09:14:00Z">
            <w:r>
              <w:rPr>
                <w:noProof/>
                <w:webHidden/>
              </w:rPr>
              <w:t>9</w:t>
            </w:r>
            <w:r>
              <w:rPr>
                <w:noProof/>
                <w:webHidden/>
              </w:rPr>
              <w:fldChar w:fldCharType="end"/>
            </w:r>
            <w:r w:rsidRPr="00F4208E">
              <w:rPr>
                <w:rStyle w:val="Hyperlink"/>
                <w:noProof/>
              </w:rPr>
              <w:fldChar w:fldCharType="end"/>
            </w:r>
          </w:ins>
        </w:p>
        <w:p w14:paraId="2BE6823F" w14:textId="7723006E" w:rsidR="000137EA" w:rsidRDefault="000137EA">
          <w:pPr>
            <w:pStyle w:val="TOC7"/>
            <w:tabs>
              <w:tab w:val="left" w:pos="2453"/>
              <w:tab w:val="right" w:leader="dot" w:pos="9350"/>
            </w:tabs>
            <w:rPr>
              <w:ins w:id="101" w:author="Microsoft Office User" w:date="2019-12-19T09:14:00Z"/>
              <w:rFonts w:eastAsiaTheme="minorEastAsia" w:cstheme="minorBidi"/>
              <w:noProof/>
              <w:sz w:val="24"/>
              <w:szCs w:val="24"/>
              <w:lang w:val="en-US"/>
            </w:rPr>
          </w:pPr>
          <w:ins w:id="10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"_Toc27639328"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2.2.1.2.2.7.1</w:t>
            </w:r>
            <w:r>
              <w:rPr>
                <w:rFonts w:eastAsiaTheme="minorEastAsia" w:cstheme="minorBidi"/>
                <w:noProof/>
                <w:sz w:val="24"/>
                <w:szCs w:val="24"/>
                <w:lang w:val="en-US"/>
              </w:rPr>
              <w:tab/>
            </w:r>
            <w:r w:rsidRPr="00F4208E">
              <w:rPr>
                <w:rStyle w:val="Hyperlink"/>
                <w:rFonts w:cs="Arial"/>
                <w:noProof/>
              </w:rPr>
              <w:t>How To: Pin a Subtree</w:t>
            </w:r>
            <w:r>
              <w:rPr>
                <w:noProof/>
                <w:webHidden/>
              </w:rPr>
              <w:tab/>
            </w:r>
            <w:r>
              <w:rPr>
                <w:noProof/>
                <w:webHidden/>
              </w:rPr>
              <w:fldChar w:fldCharType="begin"/>
            </w:r>
            <w:r>
              <w:rPr>
                <w:noProof/>
                <w:webHidden/>
              </w:rPr>
              <w:instrText xml:space="preserve"> PAGEREF _Toc27639328 \h </w:instrText>
            </w:r>
            <w:r>
              <w:rPr>
                <w:noProof/>
                <w:webHidden/>
              </w:rPr>
            </w:r>
          </w:ins>
          <w:r>
            <w:rPr>
              <w:noProof/>
              <w:webHidden/>
            </w:rPr>
            <w:fldChar w:fldCharType="separate"/>
          </w:r>
          <w:ins w:id="103" w:author="Microsoft Office User" w:date="2019-12-19T09:14:00Z">
            <w:r>
              <w:rPr>
                <w:noProof/>
                <w:webHidden/>
              </w:rPr>
              <w:t>9</w:t>
            </w:r>
            <w:r>
              <w:rPr>
                <w:noProof/>
                <w:webHidden/>
              </w:rPr>
              <w:fldChar w:fldCharType="end"/>
            </w:r>
            <w:r w:rsidRPr="00F4208E">
              <w:rPr>
                <w:rStyle w:val="Hyperlink"/>
                <w:noProof/>
              </w:rPr>
              <w:fldChar w:fldCharType="end"/>
            </w:r>
          </w:ins>
        </w:p>
        <w:p w14:paraId="451F8314" w14:textId="05190BA7" w:rsidR="000137EA" w:rsidRDefault="000137EA">
          <w:pPr>
            <w:pStyle w:val="TOC7"/>
            <w:tabs>
              <w:tab w:val="left" w:pos="2453"/>
              <w:tab w:val="right" w:leader="dot" w:pos="9350"/>
            </w:tabs>
            <w:rPr>
              <w:ins w:id="104" w:author="Microsoft Office User" w:date="2019-12-19T09:14:00Z"/>
              <w:rFonts w:eastAsiaTheme="minorEastAsia" w:cstheme="minorBidi"/>
              <w:noProof/>
              <w:sz w:val="24"/>
              <w:szCs w:val="24"/>
              <w:lang w:val="en-US"/>
            </w:rPr>
          </w:pPr>
          <w:ins w:id="10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"_Toc27639329"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2.2.1.2.2.7.2</w:t>
            </w:r>
            <w:r>
              <w:rPr>
                <w:rFonts w:eastAsiaTheme="minorEastAsia" w:cstheme="minorBidi"/>
                <w:noProof/>
                <w:sz w:val="24"/>
                <w:szCs w:val="24"/>
                <w:lang w:val="en-US"/>
              </w:rPr>
              <w:tab/>
            </w:r>
            <w:r w:rsidRPr="00F4208E">
              <w:rPr>
                <w:rStyle w:val="Hyperlink"/>
                <w:rFonts w:cs="Arial"/>
                <w:noProof/>
              </w:rPr>
              <w:t>How To: Rename a pin</w:t>
            </w:r>
            <w:r>
              <w:rPr>
                <w:noProof/>
                <w:webHidden/>
              </w:rPr>
              <w:tab/>
            </w:r>
            <w:r>
              <w:rPr>
                <w:noProof/>
                <w:webHidden/>
              </w:rPr>
              <w:fldChar w:fldCharType="begin"/>
            </w:r>
            <w:r>
              <w:rPr>
                <w:noProof/>
                <w:webHidden/>
              </w:rPr>
              <w:instrText xml:space="preserve"> PAGEREF _Toc27639329 \h </w:instrText>
            </w:r>
            <w:r>
              <w:rPr>
                <w:noProof/>
                <w:webHidden/>
              </w:rPr>
            </w:r>
          </w:ins>
          <w:r>
            <w:rPr>
              <w:noProof/>
              <w:webHidden/>
            </w:rPr>
            <w:fldChar w:fldCharType="separate"/>
          </w:r>
          <w:ins w:id="106" w:author="Microsoft Office User" w:date="2019-12-19T09:14:00Z">
            <w:r>
              <w:rPr>
                <w:noProof/>
                <w:webHidden/>
              </w:rPr>
              <w:t>9</w:t>
            </w:r>
            <w:r>
              <w:rPr>
                <w:noProof/>
                <w:webHidden/>
              </w:rPr>
              <w:fldChar w:fldCharType="end"/>
            </w:r>
            <w:r w:rsidRPr="00F4208E">
              <w:rPr>
                <w:rStyle w:val="Hyperlink"/>
                <w:noProof/>
              </w:rPr>
              <w:fldChar w:fldCharType="end"/>
            </w:r>
          </w:ins>
        </w:p>
        <w:p w14:paraId="64F46816" w14:textId="3CB5EF76" w:rsidR="000137EA" w:rsidRDefault="000137EA">
          <w:pPr>
            <w:pStyle w:val="TOC6"/>
            <w:tabs>
              <w:tab w:val="left" w:pos="2101"/>
              <w:tab w:val="right" w:leader="dot" w:pos="9350"/>
            </w:tabs>
            <w:rPr>
              <w:ins w:id="107" w:author="Microsoft Office User" w:date="2019-12-19T09:14:00Z"/>
              <w:rFonts w:eastAsiaTheme="minorEastAsia" w:cstheme="minorBidi"/>
              <w:noProof/>
              <w:sz w:val="24"/>
              <w:szCs w:val="24"/>
              <w:lang w:val="en-US"/>
            </w:rPr>
          </w:pPr>
          <w:ins w:id="108"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"_Toc27639330"</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2.2.1.2.2.8</w:t>
            </w:r>
            <w:r>
              <w:rPr>
                <w:rFonts w:eastAsiaTheme="minorEastAsia" w:cstheme="minorBidi"/>
                <w:noProof/>
                <w:sz w:val="24"/>
                <w:szCs w:val="24"/>
                <w:lang w:val="en-US"/>
              </w:rPr>
              <w:tab/>
            </w:r>
            <w:r w:rsidRPr="00F4208E">
              <w:rPr>
                <w:rStyle w:val="Hyperlink"/>
                <w:rFonts w:cs="Arial"/>
                <w:noProof/>
              </w:rPr>
              <w:t>Filtering the source tree</w:t>
            </w:r>
            <w:r>
              <w:rPr>
                <w:noProof/>
                <w:webHidden/>
              </w:rPr>
              <w:tab/>
            </w:r>
            <w:r>
              <w:rPr>
                <w:noProof/>
                <w:webHidden/>
              </w:rPr>
              <w:fldChar w:fldCharType="begin"/>
            </w:r>
            <w:r>
              <w:rPr>
                <w:noProof/>
                <w:webHidden/>
              </w:rPr>
              <w:instrText xml:space="preserve"> PAGEREF _Toc27639330 \h </w:instrText>
            </w:r>
            <w:r>
              <w:rPr>
                <w:noProof/>
                <w:webHidden/>
              </w:rPr>
            </w:r>
          </w:ins>
          <w:r>
            <w:rPr>
              <w:noProof/>
              <w:webHidden/>
            </w:rPr>
            <w:fldChar w:fldCharType="separate"/>
          </w:r>
          <w:ins w:id="109" w:author="Microsoft Office User" w:date="2019-12-19T09:14:00Z">
            <w:r>
              <w:rPr>
                <w:noProof/>
                <w:webHidden/>
              </w:rPr>
              <w:t>9</w:t>
            </w:r>
            <w:r>
              <w:rPr>
                <w:noProof/>
                <w:webHidden/>
              </w:rPr>
              <w:fldChar w:fldCharType="end"/>
            </w:r>
            <w:r w:rsidRPr="00F4208E">
              <w:rPr>
                <w:rStyle w:val="Hyperlink"/>
                <w:noProof/>
              </w:rPr>
              <w:fldChar w:fldCharType="end"/>
            </w:r>
          </w:ins>
        </w:p>
        <w:p w14:paraId="0F49FB52" w14:textId="7F9F08EF" w:rsidR="000137EA" w:rsidRDefault="000137EA">
          <w:pPr>
            <w:pStyle w:val="TOC7"/>
            <w:tabs>
              <w:tab w:val="left" w:pos="2453"/>
              <w:tab w:val="right" w:leader="dot" w:pos="9350"/>
            </w:tabs>
            <w:rPr>
              <w:ins w:id="110" w:author="Microsoft Office User" w:date="2019-12-19T09:14:00Z"/>
              <w:rFonts w:eastAsiaTheme="minorEastAsia" w:cstheme="minorBidi"/>
              <w:noProof/>
              <w:sz w:val="24"/>
              <w:szCs w:val="24"/>
              <w:lang w:val="en-US"/>
            </w:rPr>
          </w:pPr>
          <w:ins w:id="111"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"_Toc27639331"</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2.2.1.2.2.8.1</w:t>
            </w:r>
            <w:r>
              <w:rPr>
                <w:rFonts w:eastAsiaTheme="minorEastAsia" w:cstheme="minorBidi"/>
                <w:noProof/>
                <w:sz w:val="24"/>
                <w:szCs w:val="24"/>
                <w:lang w:val="en-US"/>
              </w:rPr>
              <w:tab/>
            </w:r>
            <w:r w:rsidRPr="00F4208E">
              <w:rPr>
                <w:rStyle w:val="Hyperlink"/>
                <w:rFonts w:cs="Arial"/>
                <w:noProof/>
              </w:rPr>
              <w:t>How To: Apply a filter</w:t>
            </w:r>
            <w:r>
              <w:rPr>
                <w:noProof/>
                <w:webHidden/>
              </w:rPr>
              <w:tab/>
            </w:r>
            <w:r>
              <w:rPr>
                <w:noProof/>
                <w:webHidden/>
              </w:rPr>
              <w:fldChar w:fldCharType="begin"/>
            </w:r>
            <w:r>
              <w:rPr>
                <w:noProof/>
                <w:webHidden/>
              </w:rPr>
              <w:instrText xml:space="preserve"> PAGEREF _Toc27639331 \h </w:instrText>
            </w:r>
            <w:r>
              <w:rPr>
                <w:noProof/>
                <w:webHidden/>
              </w:rPr>
            </w:r>
          </w:ins>
          <w:r>
            <w:rPr>
              <w:noProof/>
              <w:webHidden/>
            </w:rPr>
            <w:fldChar w:fldCharType="separate"/>
          </w:r>
          <w:ins w:id="112" w:author="Microsoft Office User" w:date="2019-12-19T09:14:00Z">
            <w:r>
              <w:rPr>
                <w:noProof/>
                <w:webHidden/>
              </w:rPr>
              <w:t>9</w:t>
            </w:r>
            <w:r>
              <w:rPr>
                <w:noProof/>
                <w:webHidden/>
              </w:rPr>
              <w:fldChar w:fldCharType="end"/>
            </w:r>
            <w:r w:rsidRPr="00F4208E">
              <w:rPr>
                <w:rStyle w:val="Hyperlink"/>
                <w:noProof/>
              </w:rPr>
              <w:fldChar w:fldCharType="end"/>
            </w:r>
          </w:ins>
        </w:p>
        <w:p w14:paraId="243B3EC6" w14:textId="1C5C7E60" w:rsidR="000137EA" w:rsidRDefault="000137EA">
          <w:pPr>
            <w:pStyle w:val="TOC7"/>
            <w:tabs>
              <w:tab w:val="left" w:pos="2453"/>
              <w:tab w:val="right" w:leader="dot" w:pos="9350"/>
            </w:tabs>
            <w:rPr>
              <w:ins w:id="113" w:author="Microsoft Office User" w:date="2019-12-19T09:14:00Z"/>
              <w:rFonts w:eastAsiaTheme="minorEastAsia" w:cstheme="minorBidi"/>
              <w:noProof/>
              <w:sz w:val="24"/>
              <w:szCs w:val="24"/>
              <w:lang w:val="en-US"/>
            </w:rPr>
          </w:pPr>
          <w:ins w:id="114"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"_Toc27639332"</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2.2.1.2.2.8.2</w:t>
            </w:r>
            <w:r>
              <w:rPr>
                <w:rFonts w:eastAsiaTheme="minorEastAsia" w:cstheme="minorBidi"/>
                <w:noProof/>
                <w:sz w:val="24"/>
                <w:szCs w:val="24"/>
                <w:lang w:val="en-US"/>
              </w:rPr>
              <w:tab/>
            </w:r>
            <w:r w:rsidRPr="00F4208E">
              <w:rPr>
                <w:rStyle w:val="Hyperlink"/>
                <w:rFonts w:cs="Arial"/>
                <w:noProof/>
              </w:rPr>
              <w:t>How To: Remove a filter</w:t>
            </w:r>
            <w:r>
              <w:rPr>
                <w:noProof/>
                <w:webHidden/>
              </w:rPr>
              <w:tab/>
            </w:r>
            <w:r>
              <w:rPr>
                <w:noProof/>
                <w:webHidden/>
              </w:rPr>
              <w:fldChar w:fldCharType="begin"/>
            </w:r>
            <w:r>
              <w:rPr>
                <w:noProof/>
                <w:webHidden/>
              </w:rPr>
              <w:instrText xml:space="preserve"> PAGEREF _Toc27639332 \h </w:instrText>
            </w:r>
            <w:r>
              <w:rPr>
                <w:noProof/>
                <w:webHidden/>
              </w:rPr>
            </w:r>
          </w:ins>
          <w:r>
            <w:rPr>
              <w:noProof/>
              <w:webHidden/>
            </w:rPr>
            <w:fldChar w:fldCharType="separate"/>
          </w:r>
          <w:ins w:id="115" w:author="Microsoft Office User" w:date="2019-12-19T09:14:00Z">
            <w:r>
              <w:rPr>
                <w:noProof/>
                <w:webHidden/>
              </w:rPr>
              <w:t>10</w:t>
            </w:r>
            <w:r>
              <w:rPr>
                <w:noProof/>
                <w:webHidden/>
              </w:rPr>
              <w:fldChar w:fldCharType="end"/>
            </w:r>
            <w:r w:rsidRPr="00F4208E">
              <w:rPr>
                <w:rStyle w:val="Hyperlink"/>
                <w:noProof/>
              </w:rPr>
              <w:fldChar w:fldCharType="end"/>
            </w:r>
          </w:ins>
        </w:p>
        <w:p w14:paraId="0FE3FE6F" w14:textId="078D727A" w:rsidR="000137EA" w:rsidRDefault="000137EA">
          <w:pPr>
            <w:pStyle w:val="TOC6"/>
            <w:tabs>
              <w:tab w:val="left" w:pos="2101"/>
              <w:tab w:val="right" w:leader="dot" w:pos="9350"/>
            </w:tabs>
            <w:rPr>
              <w:ins w:id="116" w:author="Microsoft Office User" w:date="2019-12-19T09:14:00Z"/>
              <w:rFonts w:eastAsiaTheme="minorEastAsia" w:cstheme="minorBidi"/>
              <w:noProof/>
              <w:sz w:val="24"/>
              <w:szCs w:val="24"/>
              <w:lang w:val="en-US"/>
            </w:rPr>
          </w:pPr>
          <w:ins w:id="117"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"_Toc27639333"</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2.2.1.2.2.9</w:t>
            </w:r>
            <w:r>
              <w:rPr>
                <w:rFonts w:eastAsiaTheme="minorEastAsia" w:cstheme="minorBidi"/>
                <w:noProof/>
                <w:sz w:val="24"/>
                <w:szCs w:val="24"/>
                <w:lang w:val="en-US"/>
              </w:rPr>
              <w:tab/>
            </w:r>
            <w:r w:rsidRPr="00F4208E">
              <w:rPr>
                <w:rStyle w:val="Hyperlink"/>
                <w:rFonts w:cs="Arial"/>
                <w:noProof/>
              </w:rPr>
              <w:t>Import CSVs, Epochs or PEFs</w:t>
            </w:r>
            <w:r>
              <w:rPr>
                <w:noProof/>
                <w:webHidden/>
              </w:rPr>
              <w:tab/>
            </w:r>
            <w:r>
              <w:rPr>
                <w:noProof/>
                <w:webHidden/>
              </w:rPr>
              <w:fldChar w:fldCharType="begin"/>
            </w:r>
            <w:r>
              <w:rPr>
                <w:noProof/>
                <w:webHidden/>
              </w:rPr>
              <w:instrText xml:space="preserve"> PAGEREF _Toc27639333 \h </w:instrText>
            </w:r>
            <w:r>
              <w:rPr>
                <w:noProof/>
                <w:webHidden/>
              </w:rPr>
            </w:r>
          </w:ins>
          <w:r>
            <w:rPr>
              <w:noProof/>
              <w:webHidden/>
            </w:rPr>
            <w:fldChar w:fldCharType="separate"/>
          </w:r>
          <w:ins w:id="118" w:author="Microsoft Office User" w:date="2019-12-19T09:14:00Z">
            <w:r>
              <w:rPr>
                <w:noProof/>
                <w:webHidden/>
              </w:rPr>
              <w:t>10</w:t>
            </w:r>
            <w:r>
              <w:rPr>
                <w:noProof/>
                <w:webHidden/>
              </w:rPr>
              <w:fldChar w:fldCharType="end"/>
            </w:r>
            <w:r w:rsidRPr="00F4208E">
              <w:rPr>
                <w:rStyle w:val="Hyperlink"/>
                <w:noProof/>
              </w:rPr>
              <w:fldChar w:fldCharType="end"/>
            </w:r>
          </w:ins>
        </w:p>
        <w:p w14:paraId="38A4AD42" w14:textId="49685727" w:rsidR="000137EA" w:rsidRDefault="000137EA">
          <w:pPr>
            <w:pStyle w:val="TOC7"/>
            <w:tabs>
              <w:tab w:val="left" w:pos="2453"/>
              <w:tab w:val="right" w:leader="dot" w:pos="9350"/>
            </w:tabs>
            <w:rPr>
              <w:ins w:id="119" w:author="Microsoft Office User" w:date="2019-12-19T09:14:00Z"/>
              <w:rFonts w:eastAsiaTheme="minorEastAsia" w:cstheme="minorBidi"/>
              <w:noProof/>
              <w:sz w:val="24"/>
              <w:szCs w:val="24"/>
              <w:lang w:val="en-US"/>
            </w:rPr>
          </w:pPr>
          <w:ins w:id="120"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"_Toc27639334"</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2.2.1.2.2.9.1</w:t>
            </w:r>
            <w:r>
              <w:rPr>
                <w:rFonts w:eastAsiaTheme="minorEastAsia" w:cstheme="minorBidi"/>
                <w:noProof/>
                <w:sz w:val="24"/>
                <w:szCs w:val="24"/>
                <w:lang w:val="en-US"/>
              </w:rPr>
              <w:tab/>
            </w:r>
            <w:r w:rsidRPr="00F4208E">
              <w:rPr>
                <w:rStyle w:val="Hyperlink"/>
                <w:rFonts w:cs="Arial"/>
                <w:noProof/>
              </w:rPr>
              <w:t>How To: Import</w:t>
            </w:r>
            <w:r>
              <w:rPr>
                <w:noProof/>
                <w:webHidden/>
              </w:rPr>
              <w:tab/>
            </w:r>
            <w:r>
              <w:rPr>
                <w:noProof/>
                <w:webHidden/>
              </w:rPr>
              <w:fldChar w:fldCharType="begin"/>
            </w:r>
            <w:r>
              <w:rPr>
                <w:noProof/>
                <w:webHidden/>
              </w:rPr>
              <w:instrText xml:space="preserve"> PAGEREF _Toc27639334 \h </w:instrText>
            </w:r>
            <w:r>
              <w:rPr>
                <w:noProof/>
                <w:webHidden/>
              </w:rPr>
            </w:r>
          </w:ins>
          <w:r>
            <w:rPr>
              <w:noProof/>
              <w:webHidden/>
            </w:rPr>
            <w:fldChar w:fldCharType="separate"/>
          </w:r>
          <w:ins w:id="121" w:author="Microsoft Office User" w:date="2019-12-19T09:14:00Z">
            <w:r>
              <w:rPr>
                <w:noProof/>
                <w:webHidden/>
              </w:rPr>
              <w:t>10</w:t>
            </w:r>
            <w:r>
              <w:rPr>
                <w:noProof/>
                <w:webHidden/>
              </w:rPr>
              <w:fldChar w:fldCharType="end"/>
            </w:r>
            <w:r w:rsidRPr="00F4208E">
              <w:rPr>
                <w:rStyle w:val="Hyperlink"/>
                <w:noProof/>
              </w:rPr>
              <w:fldChar w:fldCharType="end"/>
            </w:r>
          </w:ins>
        </w:p>
        <w:p w14:paraId="20979B04" w14:textId="127B354E" w:rsidR="000137EA" w:rsidRDefault="000137EA">
          <w:pPr>
            <w:pStyle w:val="TOC7"/>
            <w:tabs>
              <w:tab w:val="left" w:pos="2453"/>
              <w:tab w:val="right" w:leader="dot" w:pos="9350"/>
            </w:tabs>
            <w:rPr>
              <w:ins w:id="122" w:author="Microsoft Office User" w:date="2019-12-19T09:14:00Z"/>
              <w:rFonts w:eastAsiaTheme="minorEastAsia" w:cstheme="minorBidi"/>
              <w:noProof/>
              <w:sz w:val="24"/>
              <w:szCs w:val="24"/>
              <w:lang w:val="en-US"/>
            </w:rPr>
          </w:pPr>
          <w:ins w:id="123"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"_Toc27639335"</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2.2.1.2.2.9.2</w:t>
            </w:r>
            <w:r>
              <w:rPr>
                <w:rFonts w:eastAsiaTheme="minorEastAsia" w:cstheme="minorBidi"/>
                <w:noProof/>
                <w:sz w:val="24"/>
                <w:szCs w:val="24"/>
                <w:lang w:val="en-US"/>
              </w:rPr>
              <w:tab/>
            </w:r>
            <w:r w:rsidRPr="00F4208E">
              <w:rPr>
                <w:rStyle w:val="Hyperlink"/>
                <w:rFonts w:cs="Arial"/>
                <w:noProof/>
              </w:rPr>
              <w:t>CSV data for import</w:t>
            </w:r>
            <w:r>
              <w:rPr>
                <w:noProof/>
                <w:webHidden/>
              </w:rPr>
              <w:tab/>
            </w:r>
            <w:r>
              <w:rPr>
                <w:noProof/>
                <w:webHidden/>
              </w:rPr>
              <w:fldChar w:fldCharType="begin"/>
            </w:r>
            <w:r>
              <w:rPr>
                <w:noProof/>
                <w:webHidden/>
              </w:rPr>
              <w:instrText xml:space="preserve"> PAGEREF _Toc27639335 \h </w:instrText>
            </w:r>
            <w:r>
              <w:rPr>
                <w:noProof/>
                <w:webHidden/>
              </w:rPr>
            </w:r>
          </w:ins>
          <w:r>
            <w:rPr>
              <w:noProof/>
              <w:webHidden/>
            </w:rPr>
            <w:fldChar w:fldCharType="separate"/>
          </w:r>
          <w:ins w:id="124" w:author="Microsoft Office User" w:date="2019-12-19T09:14:00Z">
            <w:r>
              <w:rPr>
                <w:noProof/>
                <w:webHidden/>
              </w:rPr>
              <w:t>10</w:t>
            </w:r>
            <w:r>
              <w:rPr>
                <w:noProof/>
                <w:webHidden/>
              </w:rPr>
              <w:fldChar w:fldCharType="end"/>
            </w:r>
            <w:r w:rsidRPr="00F4208E">
              <w:rPr>
                <w:rStyle w:val="Hyperlink"/>
                <w:noProof/>
              </w:rPr>
              <w:fldChar w:fldCharType="end"/>
            </w:r>
          </w:ins>
        </w:p>
        <w:p w14:paraId="73229A5A" w14:textId="4F0BBDB0" w:rsidR="000137EA" w:rsidRDefault="000137EA">
          <w:pPr>
            <w:pStyle w:val="TOC7"/>
            <w:tabs>
              <w:tab w:val="left" w:pos="2453"/>
              <w:tab w:val="right" w:leader="dot" w:pos="9350"/>
            </w:tabs>
            <w:rPr>
              <w:ins w:id="125" w:author="Microsoft Office User" w:date="2019-12-19T09:14:00Z"/>
              <w:rFonts w:eastAsiaTheme="minorEastAsia" w:cstheme="minorBidi"/>
              <w:noProof/>
              <w:sz w:val="24"/>
              <w:szCs w:val="24"/>
              <w:lang w:val="en-US"/>
            </w:rPr>
          </w:pPr>
          <w:ins w:id="126"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2.2.1.2.2.9.3</w:t>
            </w:r>
            <w:r>
              <w:rPr>
                <w:rFonts w:eastAsiaTheme="minorEastAsia" w:cstheme="minorBidi"/>
                <w:noProof/>
                <w:sz w:val="24"/>
                <w:szCs w:val="24"/>
                <w:lang w:val="en-US"/>
              </w:rPr>
              <w:tab/>
            </w:r>
            <w:r w:rsidRPr="00F4208E">
              <w:rPr>
                <w:rStyle w:val="Hyperlink"/>
                <w:rFonts w:cs="Arial"/>
                <w:noProof/>
              </w:rPr>
              <w:t>Editing CSVs</w:t>
            </w:r>
            <w:r>
              <w:rPr>
                <w:noProof/>
                <w:webHidden/>
              </w:rPr>
              <w:tab/>
            </w:r>
            <w:r>
              <w:rPr>
                <w:noProof/>
                <w:webHidden/>
              </w:rPr>
              <w:fldChar w:fldCharType="begin"/>
            </w:r>
            <w:r>
              <w:rPr>
                <w:noProof/>
                <w:webHidden/>
              </w:rPr>
              <w:instrText xml:space="preserve"> PAGEREF _Toc27639336 \h </w:instrText>
            </w:r>
            <w:r>
              <w:rPr>
                <w:noProof/>
                <w:webHidden/>
              </w:rPr>
            </w:r>
          </w:ins>
          <w:r>
            <w:rPr>
              <w:noProof/>
              <w:webHidden/>
            </w:rPr>
            <w:fldChar w:fldCharType="separate"/>
          </w:r>
          <w:ins w:id="127" w:author="Microsoft Office User" w:date="2019-12-19T09:14:00Z">
            <w:r>
              <w:rPr>
                <w:noProof/>
                <w:webHidden/>
              </w:rPr>
              <w:t>14</w:t>
            </w:r>
            <w:r>
              <w:rPr>
                <w:noProof/>
                <w:webHidden/>
              </w:rPr>
              <w:fldChar w:fldCharType="end"/>
            </w:r>
            <w:r w:rsidRPr="00F4208E">
              <w:rPr>
                <w:rStyle w:val="Hyperlink"/>
                <w:noProof/>
              </w:rPr>
              <w:fldChar w:fldCharType="end"/>
            </w:r>
          </w:ins>
        </w:p>
        <w:p w14:paraId="11886DDA" w14:textId="522B0E81" w:rsidR="000137EA" w:rsidRDefault="000137EA">
          <w:pPr>
            <w:pStyle w:val="TOC5"/>
            <w:tabs>
              <w:tab w:val="left" w:pos="1749"/>
              <w:tab w:val="right" w:leader="dot" w:pos="9350"/>
            </w:tabs>
            <w:rPr>
              <w:ins w:id="128" w:author="Microsoft Office User" w:date="2019-12-19T09:14:00Z"/>
              <w:rFonts w:eastAsiaTheme="minorEastAsia" w:cstheme="minorBidi"/>
              <w:noProof/>
              <w:sz w:val="24"/>
              <w:szCs w:val="24"/>
              <w:lang w:val="en-US"/>
            </w:rPr>
          </w:pPr>
          <w:ins w:id="12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w:t>
            </w:r>
            <w:r>
              <w:rPr>
                <w:rFonts w:eastAsiaTheme="minorEastAsia" w:cstheme="minorBidi"/>
                <w:noProof/>
                <w:sz w:val="24"/>
                <w:szCs w:val="24"/>
                <w:lang w:val="en-US"/>
              </w:rPr>
              <w:tab/>
            </w:r>
            <w:r w:rsidRPr="00F4208E">
              <w:rPr>
                <w:rStyle w:val="Hyperlink"/>
                <w:rFonts w:cs="Arial"/>
                <w:noProof/>
              </w:rPr>
              <w:t>Bands</w:t>
            </w:r>
            <w:r>
              <w:rPr>
                <w:noProof/>
                <w:webHidden/>
              </w:rPr>
              <w:tab/>
            </w:r>
            <w:r>
              <w:rPr>
                <w:noProof/>
                <w:webHidden/>
              </w:rPr>
              <w:fldChar w:fldCharType="begin"/>
            </w:r>
            <w:r>
              <w:rPr>
                <w:noProof/>
                <w:webHidden/>
              </w:rPr>
              <w:instrText xml:space="preserve"> PAGEREF _Toc27639337 \h </w:instrText>
            </w:r>
            <w:r>
              <w:rPr>
                <w:noProof/>
                <w:webHidden/>
              </w:rPr>
            </w:r>
          </w:ins>
          <w:r>
            <w:rPr>
              <w:noProof/>
              <w:webHidden/>
            </w:rPr>
            <w:fldChar w:fldCharType="separate"/>
          </w:r>
          <w:ins w:id="130" w:author="Microsoft Office User" w:date="2019-12-19T09:14:00Z">
            <w:r>
              <w:rPr>
                <w:noProof/>
                <w:webHidden/>
              </w:rPr>
              <w:t>15</w:t>
            </w:r>
            <w:r>
              <w:rPr>
                <w:noProof/>
                <w:webHidden/>
              </w:rPr>
              <w:fldChar w:fldCharType="end"/>
            </w:r>
            <w:r w:rsidRPr="00F4208E">
              <w:rPr>
                <w:rStyle w:val="Hyperlink"/>
                <w:noProof/>
              </w:rPr>
              <w:fldChar w:fldCharType="end"/>
            </w:r>
          </w:ins>
        </w:p>
        <w:p w14:paraId="39EB011D" w14:textId="453750CC" w:rsidR="000137EA" w:rsidRDefault="000137EA">
          <w:pPr>
            <w:pStyle w:val="TOC6"/>
            <w:tabs>
              <w:tab w:val="left" w:pos="2101"/>
              <w:tab w:val="right" w:leader="dot" w:pos="9350"/>
            </w:tabs>
            <w:rPr>
              <w:ins w:id="131" w:author="Microsoft Office User" w:date="2019-12-19T09:14:00Z"/>
              <w:rFonts w:eastAsiaTheme="minorEastAsia" w:cstheme="minorBidi"/>
              <w:noProof/>
              <w:sz w:val="24"/>
              <w:szCs w:val="24"/>
              <w:lang w:val="en-US"/>
            </w:rPr>
          </w:pPr>
          <w:ins w:id="13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2.2.1.2.3.1</w:t>
            </w:r>
            <w:r>
              <w:rPr>
                <w:rFonts w:eastAsiaTheme="minorEastAsia" w:cstheme="minorBidi"/>
                <w:noProof/>
                <w:sz w:val="24"/>
                <w:szCs w:val="24"/>
                <w:lang w:val="en-US"/>
              </w:rPr>
              <w:tab/>
            </w:r>
            <w:r w:rsidRPr="00F4208E">
              <w:rPr>
                <w:rStyle w:val="Hyperlink"/>
                <w:rFonts w:cs="Arial"/>
                <w:noProof/>
              </w:rPr>
              <w:t>How to: Select a Band</w:t>
            </w:r>
            <w:r>
              <w:rPr>
                <w:noProof/>
                <w:webHidden/>
              </w:rPr>
              <w:tab/>
            </w:r>
            <w:r>
              <w:rPr>
                <w:noProof/>
                <w:webHidden/>
              </w:rPr>
              <w:fldChar w:fldCharType="begin"/>
            </w:r>
            <w:r>
              <w:rPr>
                <w:noProof/>
                <w:webHidden/>
              </w:rPr>
              <w:instrText xml:space="preserve"> PAGEREF _Toc27639338 \h </w:instrText>
            </w:r>
            <w:r>
              <w:rPr>
                <w:noProof/>
                <w:webHidden/>
              </w:rPr>
            </w:r>
          </w:ins>
          <w:r>
            <w:rPr>
              <w:noProof/>
              <w:webHidden/>
            </w:rPr>
            <w:fldChar w:fldCharType="separate"/>
          </w:r>
          <w:ins w:id="133" w:author="Microsoft Office User" w:date="2019-12-19T09:14:00Z">
            <w:r>
              <w:rPr>
                <w:noProof/>
                <w:webHidden/>
              </w:rPr>
              <w:t>16</w:t>
            </w:r>
            <w:r>
              <w:rPr>
                <w:noProof/>
                <w:webHidden/>
              </w:rPr>
              <w:fldChar w:fldCharType="end"/>
            </w:r>
            <w:r w:rsidRPr="00F4208E">
              <w:rPr>
                <w:rStyle w:val="Hyperlink"/>
                <w:noProof/>
              </w:rPr>
              <w:fldChar w:fldCharType="end"/>
            </w:r>
          </w:ins>
        </w:p>
        <w:p w14:paraId="079682DD" w14:textId="7207457C" w:rsidR="000137EA" w:rsidRDefault="000137EA">
          <w:pPr>
            <w:pStyle w:val="TOC7"/>
            <w:tabs>
              <w:tab w:val="left" w:pos="2453"/>
              <w:tab w:val="right" w:leader="dot" w:pos="9350"/>
            </w:tabs>
            <w:rPr>
              <w:ins w:id="134" w:author="Microsoft Office User" w:date="2019-12-19T09:14:00Z"/>
              <w:rFonts w:eastAsiaTheme="minorEastAsia" w:cstheme="minorBidi"/>
              <w:noProof/>
              <w:sz w:val="24"/>
              <w:szCs w:val="24"/>
              <w:lang w:val="en-US"/>
            </w:rPr>
          </w:pPr>
          <w:ins w:id="13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"_Toc27639339"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2.2.1.2.3.1.1</w:t>
            </w:r>
            <w:r>
              <w:rPr>
                <w:rFonts w:eastAsiaTheme="minorEastAsia" w:cstheme="minorBidi"/>
                <w:noProof/>
                <w:sz w:val="24"/>
                <w:szCs w:val="24"/>
                <w:lang w:val="en-US"/>
              </w:rPr>
              <w:tab/>
            </w:r>
            <w:r w:rsidRPr="00F4208E">
              <w:rPr>
                <w:rStyle w:val="Hyperlink"/>
                <w:rFonts w:cs="Arial"/>
                <w:noProof/>
              </w:rPr>
              <w:t>Band Menu Icons</w:t>
            </w:r>
            <w:r>
              <w:rPr>
                <w:noProof/>
                <w:webHidden/>
              </w:rPr>
              <w:tab/>
            </w:r>
            <w:r>
              <w:rPr>
                <w:noProof/>
                <w:webHidden/>
              </w:rPr>
              <w:fldChar w:fldCharType="begin"/>
            </w:r>
            <w:r>
              <w:rPr>
                <w:noProof/>
                <w:webHidden/>
              </w:rPr>
              <w:instrText xml:space="preserve"> PAGEREF _Toc27639339 \h </w:instrText>
            </w:r>
            <w:r>
              <w:rPr>
                <w:noProof/>
                <w:webHidden/>
              </w:rPr>
            </w:r>
          </w:ins>
          <w:r>
            <w:rPr>
              <w:noProof/>
              <w:webHidden/>
            </w:rPr>
            <w:fldChar w:fldCharType="separate"/>
          </w:r>
          <w:ins w:id="136" w:author="Microsoft Office User" w:date="2019-12-19T09:14:00Z">
            <w:r>
              <w:rPr>
                <w:noProof/>
                <w:webHidden/>
              </w:rPr>
              <w:t>16</w:t>
            </w:r>
            <w:r>
              <w:rPr>
                <w:noProof/>
                <w:webHidden/>
              </w:rPr>
              <w:fldChar w:fldCharType="end"/>
            </w:r>
            <w:r w:rsidRPr="00F4208E">
              <w:rPr>
                <w:rStyle w:val="Hyperlink"/>
                <w:noProof/>
              </w:rPr>
              <w:fldChar w:fldCharType="end"/>
            </w:r>
          </w:ins>
        </w:p>
        <w:p w14:paraId="34271D25" w14:textId="1CAE99AC" w:rsidR="000137EA" w:rsidRDefault="000137EA">
          <w:pPr>
            <w:pStyle w:val="TOC6"/>
            <w:tabs>
              <w:tab w:val="left" w:pos="2101"/>
              <w:tab w:val="right" w:leader="dot" w:pos="9350"/>
            </w:tabs>
            <w:rPr>
              <w:ins w:id="137" w:author="Microsoft Office User" w:date="2019-12-19T09:14:00Z"/>
              <w:rFonts w:eastAsiaTheme="minorEastAsia" w:cstheme="minorBidi"/>
              <w:noProof/>
              <w:sz w:val="24"/>
              <w:szCs w:val="24"/>
              <w:lang w:val="en-US"/>
            </w:rPr>
          </w:pPr>
          <w:ins w:id="138"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"_Toc27639340"</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2.2.1.2.3.2</w:t>
            </w:r>
            <w:r>
              <w:rPr>
                <w:rFonts w:eastAsiaTheme="minorEastAsia" w:cstheme="minorBidi"/>
                <w:noProof/>
                <w:sz w:val="24"/>
                <w:szCs w:val="24"/>
                <w:lang w:val="en-US"/>
              </w:rPr>
              <w:tab/>
            </w:r>
            <w:r w:rsidRPr="00F4208E">
              <w:rPr>
                <w:rStyle w:val="Hyperlink"/>
                <w:rFonts w:cs="Arial"/>
                <w:noProof/>
              </w:rPr>
              <w:t>Global Settings</w:t>
            </w:r>
            <w:r>
              <w:rPr>
                <w:noProof/>
                <w:webHidden/>
              </w:rPr>
              <w:tab/>
            </w:r>
            <w:r>
              <w:rPr>
                <w:noProof/>
                <w:webHidden/>
              </w:rPr>
              <w:fldChar w:fldCharType="begin"/>
            </w:r>
            <w:r>
              <w:rPr>
                <w:noProof/>
                <w:webHidden/>
              </w:rPr>
              <w:instrText xml:space="preserve"> PAGEREF _Toc27639340 \h </w:instrText>
            </w:r>
            <w:r>
              <w:rPr>
                <w:noProof/>
                <w:webHidden/>
              </w:rPr>
            </w:r>
          </w:ins>
          <w:r>
            <w:rPr>
              <w:noProof/>
              <w:webHidden/>
            </w:rPr>
            <w:fldChar w:fldCharType="separate"/>
          </w:r>
          <w:ins w:id="139" w:author="Microsoft Office User" w:date="2019-12-19T09:14:00Z">
            <w:r>
              <w:rPr>
                <w:noProof/>
                <w:webHidden/>
              </w:rPr>
              <w:t>18</w:t>
            </w:r>
            <w:r>
              <w:rPr>
                <w:noProof/>
                <w:webHidden/>
              </w:rPr>
              <w:fldChar w:fldCharType="end"/>
            </w:r>
            <w:r w:rsidRPr="00F4208E">
              <w:rPr>
                <w:rStyle w:val="Hyperlink"/>
                <w:noProof/>
              </w:rPr>
              <w:fldChar w:fldCharType="end"/>
            </w:r>
          </w:ins>
        </w:p>
        <w:p w14:paraId="5B95EB82" w14:textId="2AB4F225" w:rsidR="000137EA" w:rsidRDefault="000137EA">
          <w:pPr>
            <w:pStyle w:val="TOC6"/>
            <w:tabs>
              <w:tab w:val="left" w:pos="2101"/>
              <w:tab w:val="right" w:leader="dot" w:pos="9350"/>
            </w:tabs>
            <w:rPr>
              <w:ins w:id="140" w:author="Microsoft Office User" w:date="2019-12-19T09:14:00Z"/>
              <w:rFonts w:eastAsiaTheme="minorEastAsia" w:cstheme="minorBidi"/>
              <w:noProof/>
              <w:sz w:val="24"/>
              <w:szCs w:val="24"/>
              <w:lang w:val="en-US"/>
            </w:rPr>
          </w:pPr>
          <w:ins w:id="141"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"_Toc27639341"</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lang w:val="en-US"/>
              </w:rPr>
              <w:t>2.2.1.2.3.3</w:t>
            </w:r>
            <w:r>
              <w:rPr>
                <w:rFonts w:eastAsiaTheme="minorEastAsia" w:cstheme="minorBidi"/>
                <w:noProof/>
                <w:sz w:val="24"/>
                <w:szCs w:val="24"/>
                <w:lang w:val="en-US"/>
              </w:rPr>
              <w:tab/>
            </w:r>
            <w:r w:rsidRPr="00F4208E">
              <w:rPr>
                <w:rStyle w:val="Hyperlink"/>
                <w:rFonts w:cs="Arial"/>
                <w:noProof/>
              </w:rPr>
              <w:t>Band Configuration Options by Type</w:t>
            </w:r>
            <w:r>
              <w:rPr>
                <w:noProof/>
                <w:webHidden/>
              </w:rPr>
              <w:tab/>
            </w:r>
            <w:r>
              <w:rPr>
                <w:noProof/>
                <w:webHidden/>
              </w:rPr>
              <w:fldChar w:fldCharType="begin"/>
            </w:r>
            <w:r>
              <w:rPr>
                <w:noProof/>
                <w:webHidden/>
              </w:rPr>
              <w:instrText xml:space="preserve"> PAGEREF _Toc27639341 \h </w:instrText>
            </w:r>
            <w:r>
              <w:rPr>
                <w:noProof/>
                <w:webHidden/>
              </w:rPr>
            </w:r>
          </w:ins>
          <w:r>
            <w:rPr>
              <w:noProof/>
              <w:webHidden/>
            </w:rPr>
            <w:fldChar w:fldCharType="separate"/>
          </w:r>
          <w:ins w:id="142" w:author="Microsoft Office User" w:date="2019-12-19T09:14:00Z">
            <w:r>
              <w:rPr>
                <w:noProof/>
                <w:webHidden/>
              </w:rPr>
              <w:t>19</w:t>
            </w:r>
            <w:r>
              <w:rPr>
                <w:noProof/>
                <w:webHidden/>
              </w:rPr>
              <w:fldChar w:fldCharType="end"/>
            </w:r>
            <w:r w:rsidRPr="00F4208E">
              <w:rPr>
                <w:rStyle w:val="Hyperlink"/>
                <w:noProof/>
              </w:rPr>
              <w:fldChar w:fldCharType="end"/>
            </w:r>
          </w:ins>
        </w:p>
        <w:p w14:paraId="2178B69E" w14:textId="7B376564" w:rsidR="000137EA" w:rsidRDefault="000137EA">
          <w:pPr>
            <w:pStyle w:val="TOC7"/>
            <w:tabs>
              <w:tab w:val="left" w:pos="2453"/>
              <w:tab w:val="right" w:leader="dot" w:pos="9350"/>
            </w:tabs>
            <w:rPr>
              <w:ins w:id="143" w:author="Microsoft Office User" w:date="2019-12-19T09:14:00Z"/>
              <w:rFonts w:eastAsiaTheme="minorEastAsia" w:cstheme="minorBidi"/>
              <w:noProof/>
              <w:sz w:val="24"/>
              <w:szCs w:val="24"/>
              <w:lang w:val="en-US"/>
            </w:rPr>
          </w:pPr>
          <w:ins w:id="144"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"_Toc27639342"</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2.2.1.2.3.3.1</w:t>
            </w:r>
            <w:r>
              <w:rPr>
                <w:rFonts w:eastAsiaTheme="minorEastAsia" w:cstheme="minorBidi"/>
                <w:noProof/>
                <w:sz w:val="24"/>
                <w:szCs w:val="24"/>
                <w:lang w:val="en-US"/>
              </w:rPr>
              <w:tab/>
            </w:r>
            <w:r w:rsidRPr="00F4208E">
              <w:rPr>
                <w:rStyle w:val="Hyperlink"/>
                <w:rFonts w:cs="Arial"/>
                <w:noProof/>
              </w:rPr>
              <w:t>Common Options *</w:t>
            </w:r>
            <w:r>
              <w:rPr>
                <w:noProof/>
                <w:webHidden/>
              </w:rPr>
              <w:tab/>
            </w:r>
            <w:r>
              <w:rPr>
                <w:noProof/>
                <w:webHidden/>
              </w:rPr>
              <w:fldChar w:fldCharType="begin"/>
            </w:r>
            <w:r>
              <w:rPr>
                <w:noProof/>
                <w:webHidden/>
              </w:rPr>
              <w:instrText xml:space="preserve"> PAGEREF _Toc27639342 \h </w:instrText>
            </w:r>
            <w:r>
              <w:rPr>
                <w:noProof/>
                <w:webHidden/>
              </w:rPr>
            </w:r>
          </w:ins>
          <w:r>
            <w:rPr>
              <w:noProof/>
              <w:webHidden/>
            </w:rPr>
            <w:fldChar w:fldCharType="separate"/>
          </w:r>
          <w:ins w:id="145" w:author="Microsoft Office User" w:date="2019-12-19T09:14:00Z">
            <w:r>
              <w:rPr>
                <w:noProof/>
                <w:webHidden/>
              </w:rPr>
              <w:t>19</w:t>
            </w:r>
            <w:r>
              <w:rPr>
                <w:noProof/>
                <w:webHidden/>
              </w:rPr>
              <w:fldChar w:fldCharType="end"/>
            </w:r>
            <w:r w:rsidRPr="00F4208E">
              <w:rPr>
                <w:rStyle w:val="Hyperlink"/>
                <w:noProof/>
              </w:rPr>
              <w:fldChar w:fldCharType="end"/>
            </w:r>
          </w:ins>
        </w:p>
        <w:p w14:paraId="2F027D74" w14:textId="442C9C36" w:rsidR="000137EA" w:rsidRDefault="000137EA">
          <w:pPr>
            <w:pStyle w:val="TOC7"/>
            <w:tabs>
              <w:tab w:val="left" w:pos="2453"/>
              <w:tab w:val="right" w:leader="dot" w:pos="9350"/>
            </w:tabs>
            <w:rPr>
              <w:ins w:id="146" w:author="Microsoft Office User" w:date="2019-12-19T09:14:00Z"/>
              <w:rFonts w:eastAsiaTheme="minorEastAsia" w:cstheme="minorBidi"/>
              <w:noProof/>
              <w:sz w:val="24"/>
              <w:szCs w:val="24"/>
              <w:lang w:val="en-US"/>
            </w:rPr>
          </w:pPr>
          <w:ins w:id="147"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"_Toc27639343"</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2.2.1.2.3.3.2</w:t>
            </w:r>
            <w:r>
              <w:rPr>
                <w:rFonts w:eastAsiaTheme="minorEastAsia" w:cstheme="minorBidi"/>
                <w:noProof/>
                <w:sz w:val="24"/>
                <w:szCs w:val="24"/>
                <w:lang w:val="en-US"/>
              </w:rPr>
              <w:tab/>
            </w:r>
            <w:r w:rsidRPr="00F4208E">
              <w:rPr>
                <w:rStyle w:val="Hyperlink"/>
                <w:rFonts w:cs="Arial"/>
                <w:noProof/>
              </w:rPr>
              <w:t>Divider Bands Options</w:t>
            </w:r>
            <w:r>
              <w:rPr>
                <w:noProof/>
                <w:webHidden/>
              </w:rPr>
              <w:tab/>
            </w:r>
            <w:r>
              <w:rPr>
                <w:noProof/>
                <w:webHidden/>
              </w:rPr>
              <w:fldChar w:fldCharType="begin"/>
            </w:r>
            <w:r>
              <w:rPr>
                <w:noProof/>
                <w:webHidden/>
              </w:rPr>
              <w:instrText xml:space="preserve"> PAGEREF _Toc27639343 \h </w:instrText>
            </w:r>
            <w:r>
              <w:rPr>
                <w:noProof/>
                <w:webHidden/>
              </w:rPr>
            </w:r>
          </w:ins>
          <w:r>
            <w:rPr>
              <w:noProof/>
              <w:webHidden/>
            </w:rPr>
            <w:fldChar w:fldCharType="separate"/>
          </w:r>
          <w:ins w:id="148" w:author="Microsoft Office User" w:date="2019-12-19T09:14:00Z">
            <w:r>
              <w:rPr>
                <w:noProof/>
                <w:webHidden/>
              </w:rPr>
              <w:t>19</w:t>
            </w:r>
            <w:r>
              <w:rPr>
                <w:noProof/>
                <w:webHidden/>
              </w:rPr>
              <w:fldChar w:fldCharType="end"/>
            </w:r>
            <w:r w:rsidRPr="00F4208E">
              <w:rPr>
                <w:rStyle w:val="Hyperlink"/>
                <w:noProof/>
              </w:rPr>
              <w:fldChar w:fldCharType="end"/>
            </w:r>
          </w:ins>
        </w:p>
        <w:p w14:paraId="0D938B82" w14:textId="767102CF" w:rsidR="000137EA" w:rsidRDefault="000137EA">
          <w:pPr>
            <w:pStyle w:val="TOC7"/>
            <w:tabs>
              <w:tab w:val="left" w:pos="2453"/>
              <w:tab w:val="right" w:leader="dot" w:pos="9350"/>
            </w:tabs>
            <w:rPr>
              <w:ins w:id="149" w:author="Microsoft Office User" w:date="2019-12-19T09:14:00Z"/>
              <w:rFonts w:eastAsiaTheme="minorEastAsia" w:cstheme="minorBidi"/>
              <w:noProof/>
              <w:sz w:val="24"/>
              <w:szCs w:val="24"/>
              <w:lang w:val="en-US"/>
            </w:rPr>
          </w:pPr>
          <w:ins w:id="150"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"_Toc27639344"</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2.2.1.2.3.3.3</w:t>
            </w:r>
            <w:r>
              <w:rPr>
                <w:rFonts w:eastAsiaTheme="minorEastAsia" w:cstheme="minorBidi"/>
                <w:noProof/>
                <w:sz w:val="24"/>
                <w:szCs w:val="24"/>
                <w:lang w:val="en-US"/>
              </w:rPr>
              <w:tab/>
            </w:r>
            <w:r w:rsidRPr="00F4208E">
              <w:rPr>
                <w:rStyle w:val="Hyperlink"/>
                <w:rFonts w:cs="Arial"/>
                <w:noProof/>
              </w:rPr>
              <w:t>Resource Bands Options</w:t>
            </w:r>
            <w:r>
              <w:rPr>
                <w:noProof/>
                <w:webHidden/>
              </w:rPr>
              <w:tab/>
            </w:r>
            <w:r>
              <w:rPr>
                <w:noProof/>
                <w:webHidden/>
              </w:rPr>
              <w:fldChar w:fldCharType="begin"/>
            </w:r>
            <w:r>
              <w:rPr>
                <w:noProof/>
                <w:webHidden/>
              </w:rPr>
              <w:instrText xml:space="preserve"> PAGEREF _Toc27639344 \h </w:instrText>
            </w:r>
            <w:r>
              <w:rPr>
                <w:noProof/>
                <w:webHidden/>
              </w:rPr>
            </w:r>
          </w:ins>
          <w:r>
            <w:rPr>
              <w:noProof/>
              <w:webHidden/>
            </w:rPr>
            <w:fldChar w:fldCharType="separate"/>
          </w:r>
          <w:ins w:id="151" w:author="Microsoft Office User" w:date="2019-12-19T09:14:00Z">
            <w:r>
              <w:rPr>
                <w:noProof/>
                <w:webHidden/>
              </w:rPr>
              <w:t>19</w:t>
            </w:r>
            <w:r>
              <w:rPr>
                <w:noProof/>
                <w:webHidden/>
              </w:rPr>
              <w:fldChar w:fldCharType="end"/>
            </w:r>
            <w:r w:rsidRPr="00F4208E">
              <w:rPr>
                <w:rStyle w:val="Hyperlink"/>
                <w:noProof/>
              </w:rPr>
              <w:fldChar w:fldCharType="end"/>
            </w:r>
          </w:ins>
        </w:p>
        <w:p w14:paraId="705BAED3" w14:textId="175C3FAC" w:rsidR="000137EA" w:rsidRDefault="000137EA">
          <w:pPr>
            <w:pStyle w:val="TOC7"/>
            <w:tabs>
              <w:tab w:val="left" w:pos="2453"/>
              <w:tab w:val="right" w:leader="dot" w:pos="9350"/>
            </w:tabs>
            <w:rPr>
              <w:ins w:id="152" w:author="Microsoft Office User" w:date="2019-12-19T09:14:00Z"/>
              <w:rFonts w:eastAsiaTheme="minorEastAsia" w:cstheme="minorBidi"/>
              <w:noProof/>
              <w:sz w:val="24"/>
              <w:szCs w:val="24"/>
              <w:lang w:val="en-US"/>
            </w:rPr>
          </w:pPr>
          <w:ins w:id="153"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"_Toc27639345"</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2.2.1.2.3.3.4</w:t>
            </w:r>
            <w:r>
              <w:rPr>
                <w:rFonts w:eastAsiaTheme="minorEastAsia" w:cstheme="minorBidi"/>
                <w:noProof/>
                <w:sz w:val="24"/>
                <w:szCs w:val="24"/>
                <w:lang w:val="en-US"/>
              </w:rPr>
              <w:tab/>
            </w:r>
            <w:r w:rsidRPr="00F4208E">
              <w:rPr>
                <w:rStyle w:val="Hyperlink"/>
                <w:rFonts w:cs="Arial"/>
                <w:noProof/>
              </w:rPr>
              <w:t>State Bands Options</w:t>
            </w:r>
            <w:r>
              <w:rPr>
                <w:noProof/>
                <w:webHidden/>
              </w:rPr>
              <w:tab/>
            </w:r>
            <w:r>
              <w:rPr>
                <w:noProof/>
                <w:webHidden/>
              </w:rPr>
              <w:fldChar w:fldCharType="begin"/>
            </w:r>
            <w:r>
              <w:rPr>
                <w:noProof/>
                <w:webHidden/>
              </w:rPr>
              <w:instrText xml:space="preserve"> PAGEREF _Toc27639345 \h </w:instrText>
            </w:r>
            <w:r>
              <w:rPr>
                <w:noProof/>
                <w:webHidden/>
              </w:rPr>
            </w:r>
          </w:ins>
          <w:r>
            <w:rPr>
              <w:noProof/>
              <w:webHidden/>
            </w:rPr>
            <w:fldChar w:fldCharType="separate"/>
          </w:r>
          <w:ins w:id="154" w:author="Microsoft Office User" w:date="2019-12-19T09:14:00Z">
            <w:r>
              <w:rPr>
                <w:noProof/>
                <w:webHidden/>
              </w:rPr>
              <w:t>20</w:t>
            </w:r>
            <w:r>
              <w:rPr>
                <w:noProof/>
                <w:webHidden/>
              </w:rPr>
              <w:fldChar w:fldCharType="end"/>
            </w:r>
            <w:r w:rsidRPr="00F4208E">
              <w:rPr>
                <w:rStyle w:val="Hyperlink"/>
                <w:noProof/>
              </w:rPr>
              <w:fldChar w:fldCharType="end"/>
            </w:r>
          </w:ins>
        </w:p>
        <w:p w14:paraId="084EC220" w14:textId="3EBEE9F7" w:rsidR="000137EA" w:rsidRDefault="000137EA">
          <w:pPr>
            <w:pStyle w:val="TOC7"/>
            <w:tabs>
              <w:tab w:val="left" w:pos="2453"/>
              <w:tab w:val="right" w:leader="dot" w:pos="9350"/>
            </w:tabs>
            <w:rPr>
              <w:ins w:id="155" w:author="Microsoft Office User" w:date="2019-12-19T09:14:00Z"/>
              <w:rFonts w:eastAsiaTheme="minorEastAsia" w:cstheme="minorBidi"/>
              <w:noProof/>
              <w:sz w:val="24"/>
              <w:szCs w:val="24"/>
              <w:lang w:val="en-US"/>
            </w:rPr>
          </w:pPr>
          <w:ins w:id="156"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2.2.1.2.3.3.5</w:t>
            </w:r>
            <w:r>
              <w:rPr>
                <w:rFonts w:eastAsiaTheme="minorEastAsia" w:cstheme="minorBidi"/>
                <w:noProof/>
                <w:sz w:val="24"/>
                <w:szCs w:val="24"/>
                <w:lang w:val="en-US"/>
              </w:rPr>
              <w:tab/>
            </w:r>
            <w:r w:rsidRPr="00F4208E">
              <w:rPr>
                <w:rStyle w:val="Hyperlink"/>
                <w:rFonts w:cs="Arial"/>
                <w:noProof/>
              </w:rPr>
              <w:t>Activity Bands Options</w:t>
            </w:r>
            <w:r>
              <w:rPr>
                <w:noProof/>
                <w:webHidden/>
              </w:rPr>
              <w:tab/>
            </w:r>
            <w:r>
              <w:rPr>
                <w:noProof/>
                <w:webHidden/>
              </w:rPr>
              <w:fldChar w:fldCharType="begin"/>
            </w:r>
            <w:r>
              <w:rPr>
                <w:noProof/>
                <w:webHidden/>
              </w:rPr>
              <w:instrText xml:space="preserve"> PAGEREF _Toc27639346 \h </w:instrText>
            </w:r>
            <w:r>
              <w:rPr>
                <w:noProof/>
                <w:webHidden/>
              </w:rPr>
            </w:r>
          </w:ins>
          <w:r>
            <w:rPr>
              <w:noProof/>
              <w:webHidden/>
            </w:rPr>
            <w:fldChar w:fldCharType="separate"/>
          </w:r>
          <w:ins w:id="157" w:author="Microsoft Office User" w:date="2019-12-19T09:14:00Z">
            <w:r>
              <w:rPr>
                <w:noProof/>
                <w:webHidden/>
              </w:rPr>
              <w:t>21</w:t>
            </w:r>
            <w:r>
              <w:rPr>
                <w:noProof/>
                <w:webHidden/>
              </w:rPr>
              <w:fldChar w:fldCharType="end"/>
            </w:r>
            <w:r w:rsidRPr="00F4208E">
              <w:rPr>
                <w:rStyle w:val="Hyperlink"/>
                <w:noProof/>
              </w:rPr>
              <w:fldChar w:fldCharType="end"/>
            </w:r>
          </w:ins>
        </w:p>
        <w:p w14:paraId="507A07A3" w14:textId="6276D81E" w:rsidR="000137EA" w:rsidRDefault="000137EA">
          <w:pPr>
            <w:pStyle w:val="TOC6"/>
            <w:tabs>
              <w:tab w:val="left" w:pos="2101"/>
              <w:tab w:val="right" w:leader="dot" w:pos="9350"/>
            </w:tabs>
            <w:rPr>
              <w:ins w:id="158" w:author="Microsoft Office User" w:date="2019-12-19T09:14:00Z"/>
              <w:rFonts w:eastAsiaTheme="minorEastAsia" w:cstheme="minorBidi"/>
              <w:noProof/>
              <w:sz w:val="24"/>
              <w:szCs w:val="24"/>
              <w:lang w:val="en-US"/>
            </w:rPr>
          </w:pPr>
          <w:ins w:id="15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2.2.1.2.3.4</w:t>
            </w:r>
            <w:r>
              <w:rPr>
                <w:rFonts w:eastAsiaTheme="minorEastAsia" w:cstheme="minorBidi"/>
                <w:noProof/>
                <w:sz w:val="24"/>
                <w:szCs w:val="24"/>
                <w:lang w:val="en-US"/>
              </w:rPr>
              <w:tab/>
            </w:r>
            <w:r w:rsidRPr="00F4208E">
              <w:rPr>
                <w:rStyle w:val="Hyperlink"/>
                <w:rFonts w:cs="Arial"/>
                <w:noProof/>
              </w:rPr>
              <w:t>Manage Graphs Menu: Time Management Buttons</w:t>
            </w:r>
            <w:r>
              <w:rPr>
                <w:noProof/>
                <w:webHidden/>
              </w:rPr>
              <w:tab/>
            </w:r>
            <w:r>
              <w:rPr>
                <w:noProof/>
                <w:webHidden/>
              </w:rPr>
              <w:fldChar w:fldCharType="begin"/>
            </w:r>
            <w:r>
              <w:rPr>
                <w:noProof/>
                <w:webHidden/>
              </w:rPr>
              <w:instrText xml:space="preserve"> PAGEREF _Toc27639347 \h </w:instrText>
            </w:r>
            <w:r>
              <w:rPr>
                <w:noProof/>
                <w:webHidden/>
              </w:rPr>
            </w:r>
          </w:ins>
          <w:r>
            <w:rPr>
              <w:noProof/>
              <w:webHidden/>
            </w:rPr>
            <w:fldChar w:fldCharType="separate"/>
          </w:r>
          <w:ins w:id="160" w:author="Microsoft Office User" w:date="2019-12-19T09:14:00Z">
            <w:r>
              <w:rPr>
                <w:noProof/>
                <w:webHidden/>
              </w:rPr>
              <w:t>21</w:t>
            </w:r>
            <w:r>
              <w:rPr>
                <w:noProof/>
                <w:webHidden/>
              </w:rPr>
              <w:fldChar w:fldCharType="end"/>
            </w:r>
            <w:r w:rsidRPr="00F4208E">
              <w:rPr>
                <w:rStyle w:val="Hyperlink"/>
                <w:noProof/>
              </w:rPr>
              <w:fldChar w:fldCharType="end"/>
            </w:r>
          </w:ins>
        </w:p>
        <w:p w14:paraId="7483D306" w14:textId="5D1021CB" w:rsidR="000137EA" w:rsidRDefault="000137EA">
          <w:pPr>
            <w:pStyle w:val="TOC7"/>
            <w:tabs>
              <w:tab w:val="left" w:pos="2453"/>
              <w:tab w:val="right" w:leader="dot" w:pos="9350"/>
            </w:tabs>
            <w:rPr>
              <w:ins w:id="161" w:author="Microsoft Office User" w:date="2019-12-19T09:14:00Z"/>
              <w:rFonts w:eastAsiaTheme="minorEastAsia" w:cstheme="minorBidi"/>
              <w:noProof/>
              <w:sz w:val="24"/>
              <w:szCs w:val="24"/>
              <w:lang w:val="en-US"/>
            </w:rPr>
          </w:pPr>
          <w:ins w:id="16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lang w:val="en-US"/>
              </w:rPr>
              <w:t>2.2.1.2.3.4.1</w:t>
            </w:r>
            <w:r>
              <w:rPr>
                <w:rFonts w:eastAsiaTheme="minorEastAsia" w:cstheme="minorBidi"/>
                <w:noProof/>
                <w:sz w:val="24"/>
                <w:szCs w:val="24"/>
                <w:lang w:val="en-US"/>
              </w:rPr>
              <w:tab/>
            </w:r>
            <w:r w:rsidRPr="00F4208E">
              <w:rPr>
                <w:rStyle w:val="Hyperlink"/>
                <w:rFonts w:cs="Arial"/>
                <w:noProof/>
              </w:rPr>
              <w:t>How to: Pan To</w:t>
            </w:r>
            <w:r>
              <w:rPr>
                <w:noProof/>
                <w:webHidden/>
              </w:rPr>
              <w:tab/>
            </w:r>
            <w:r>
              <w:rPr>
                <w:noProof/>
                <w:webHidden/>
              </w:rPr>
              <w:fldChar w:fldCharType="begin"/>
            </w:r>
            <w:r>
              <w:rPr>
                <w:noProof/>
                <w:webHidden/>
              </w:rPr>
              <w:instrText xml:space="preserve"> PAGEREF _Toc27639348 \h </w:instrText>
            </w:r>
            <w:r>
              <w:rPr>
                <w:noProof/>
                <w:webHidden/>
              </w:rPr>
            </w:r>
          </w:ins>
          <w:r>
            <w:rPr>
              <w:noProof/>
              <w:webHidden/>
            </w:rPr>
            <w:fldChar w:fldCharType="separate"/>
          </w:r>
          <w:ins w:id="163" w:author="Microsoft Office User" w:date="2019-12-19T09:14:00Z">
            <w:r>
              <w:rPr>
                <w:noProof/>
                <w:webHidden/>
              </w:rPr>
              <w:t>22</w:t>
            </w:r>
            <w:r>
              <w:rPr>
                <w:noProof/>
                <w:webHidden/>
              </w:rPr>
              <w:fldChar w:fldCharType="end"/>
            </w:r>
            <w:r w:rsidRPr="00F4208E">
              <w:rPr>
                <w:rStyle w:val="Hyperlink"/>
                <w:noProof/>
              </w:rPr>
              <w:fldChar w:fldCharType="end"/>
            </w:r>
          </w:ins>
        </w:p>
        <w:p w14:paraId="00439315" w14:textId="487A1717" w:rsidR="000137EA" w:rsidRDefault="000137EA">
          <w:pPr>
            <w:pStyle w:val="TOC7"/>
            <w:tabs>
              <w:tab w:val="left" w:pos="2453"/>
              <w:tab w:val="right" w:leader="dot" w:pos="9350"/>
            </w:tabs>
            <w:rPr>
              <w:ins w:id="164" w:author="Microsoft Office User" w:date="2019-12-19T09:14:00Z"/>
              <w:rFonts w:eastAsiaTheme="minorEastAsia" w:cstheme="minorBidi"/>
              <w:noProof/>
              <w:sz w:val="24"/>
              <w:szCs w:val="24"/>
              <w:lang w:val="en-US"/>
            </w:rPr>
          </w:pPr>
          <w:ins w:id="16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"_Toc27639349"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2.2.1.2.3.4.2</w:t>
            </w:r>
            <w:r>
              <w:rPr>
                <w:rFonts w:eastAsiaTheme="minorEastAsia" w:cstheme="minorBidi"/>
                <w:noProof/>
                <w:sz w:val="24"/>
                <w:szCs w:val="24"/>
                <w:lang w:val="en-US"/>
              </w:rPr>
              <w:tab/>
            </w:r>
            <w:r w:rsidRPr="00F4208E">
              <w:rPr>
                <w:rStyle w:val="Hyperlink"/>
                <w:rFonts w:cs="Arial"/>
                <w:noProof/>
              </w:rPr>
              <w:t>How to: Zoom In/Out</w:t>
            </w:r>
            <w:r>
              <w:rPr>
                <w:noProof/>
                <w:webHidden/>
              </w:rPr>
              <w:tab/>
            </w:r>
            <w:r>
              <w:rPr>
                <w:noProof/>
                <w:webHidden/>
              </w:rPr>
              <w:fldChar w:fldCharType="begin"/>
            </w:r>
            <w:r>
              <w:rPr>
                <w:noProof/>
                <w:webHidden/>
              </w:rPr>
              <w:instrText xml:space="preserve"> PAGEREF _Toc27639349 \h </w:instrText>
            </w:r>
            <w:r>
              <w:rPr>
                <w:noProof/>
                <w:webHidden/>
              </w:rPr>
            </w:r>
          </w:ins>
          <w:r>
            <w:rPr>
              <w:noProof/>
              <w:webHidden/>
            </w:rPr>
            <w:fldChar w:fldCharType="separate"/>
          </w:r>
          <w:ins w:id="166" w:author="Microsoft Office User" w:date="2019-12-19T09:14:00Z">
            <w:r>
              <w:rPr>
                <w:noProof/>
                <w:webHidden/>
              </w:rPr>
              <w:t>22</w:t>
            </w:r>
            <w:r>
              <w:rPr>
                <w:noProof/>
                <w:webHidden/>
              </w:rPr>
              <w:fldChar w:fldCharType="end"/>
            </w:r>
            <w:r w:rsidRPr="00F4208E">
              <w:rPr>
                <w:rStyle w:val="Hyperlink"/>
                <w:noProof/>
              </w:rPr>
              <w:fldChar w:fldCharType="end"/>
            </w:r>
          </w:ins>
        </w:p>
        <w:p w14:paraId="3B6E3085" w14:textId="3DECC365" w:rsidR="000137EA" w:rsidRDefault="000137EA">
          <w:pPr>
            <w:pStyle w:val="TOC7"/>
            <w:tabs>
              <w:tab w:val="left" w:pos="2453"/>
              <w:tab w:val="right" w:leader="dot" w:pos="9350"/>
            </w:tabs>
            <w:rPr>
              <w:ins w:id="167" w:author="Microsoft Office User" w:date="2019-12-19T09:14:00Z"/>
              <w:rFonts w:eastAsiaTheme="minorEastAsia" w:cstheme="minorBidi"/>
              <w:noProof/>
              <w:sz w:val="24"/>
              <w:szCs w:val="24"/>
              <w:lang w:val="en-US"/>
            </w:rPr>
          </w:pPr>
          <w:ins w:id="168"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"_Toc27639350"</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2.2.1.2.3.4.3</w:t>
            </w:r>
            <w:r>
              <w:rPr>
                <w:rFonts w:eastAsiaTheme="minorEastAsia" w:cstheme="minorBidi"/>
                <w:noProof/>
                <w:sz w:val="24"/>
                <w:szCs w:val="24"/>
                <w:lang w:val="en-US"/>
              </w:rPr>
              <w:tab/>
            </w:r>
            <w:r w:rsidRPr="00F4208E">
              <w:rPr>
                <w:rStyle w:val="Hyperlink"/>
                <w:rFonts w:cs="Arial"/>
                <w:noProof/>
              </w:rPr>
              <w:t>How to: Reset Time</w:t>
            </w:r>
            <w:r>
              <w:rPr>
                <w:noProof/>
                <w:webHidden/>
              </w:rPr>
              <w:tab/>
            </w:r>
            <w:r>
              <w:rPr>
                <w:noProof/>
                <w:webHidden/>
              </w:rPr>
              <w:fldChar w:fldCharType="begin"/>
            </w:r>
            <w:r>
              <w:rPr>
                <w:noProof/>
                <w:webHidden/>
              </w:rPr>
              <w:instrText xml:space="preserve"> PAGEREF _Toc27639350 \h </w:instrText>
            </w:r>
            <w:r>
              <w:rPr>
                <w:noProof/>
                <w:webHidden/>
              </w:rPr>
            </w:r>
          </w:ins>
          <w:r>
            <w:rPr>
              <w:noProof/>
              <w:webHidden/>
            </w:rPr>
            <w:fldChar w:fldCharType="separate"/>
          </w:r>
          <w:ins w:id="169" w:author="Microsoft Office User" w:date="2019-12-19T09:14:00Z">
            <w:r>
              <w:rPr>
                <w:noProof/>
                <w:webHidden/>
              </w:rPr>
              <w:t>22</w:t>
            </w:r>
            <w:r>
              <w:rPr>
                <w:noProof/>
                <w:webHidden/>
              </w:rPr>
              <w:fldChar w:fldCharType="end"/>
            </w:r>
            <w:r w:rsidRPr="00F4208E">
              <w:rPr>
                <w:rStyle w:val="Hyperlink"/>
                <w:noProof/>
              </w:rPr>
              <w:fldChar w:fldCharType="end"/>
            </w:r>
          </w:ins>
        </w:p>
        <w:p w14:paraId="0D483863" w14:textId="638CE7AA" w:rsidR="000137EA" w:rsidRDefault="000137EA">
          <w:pPr>
            <w:pStyle w:val="TOC7"/>
            <w:tabs>
              <w:tab w:val="left" w:pos="2453"/>
              <w:tab w:val="right" w:leader="dot" w:pos="9350"/>
            </w:tabs>
            <w:rPr>
              <w:ins w:id="170" w:author="Microsoft Office User" w:date="2019-12-19T09:14:00Z"/>
              <w:rFonts w:eastAsiaTheme="minorEastAsia" w:cstheme="minorBidi"/>
              <w:noProof/>
              <w:sz w:val="24"/>
              <w:szCs w:val="24"/>
              <w:lang w:val="en-US"/>
            </w:rPr>
          </w:pPr>
          <w:ins w:id="171"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"_Toc27639351"</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2.2.1.2.3.4.4</w:t>
            </w:r>
            <w:r>
              <w:rPr>
                <w:rFonts w:eastAsiaTheme="minorEastAsia" w:cstheme="minorBidi"/>
                <w:noProof/>
                <w:sz w:val="24"/>
                <w:szCs w:val="24"/>
                <w:lang w:val="en-US"/>
              </w:rPr>
              <w:tab/>
            </w:r>
            <w:r w:rsidRPr="00F4208E">
              <w:rPr>
                <w:rStyle w:val="Hyperlink"/>
                <w:rFonts w:cs="Arial"/>
                <w:noProof/>
              </w:rPr>
              <w:t>How to: Pan Left/Right</w:t>
            </w:r>
            <w:r>
              <w:rPr>
                <w:noProof/>
                <w:webHidden/>
              </w:rPr>
              <w:tab/>
            </w:r>
            <w:r>
              <w:rPr>
                <w:noProof/>
                <w:webHidden/>
              </w:rPr>
              <w:fldChar w:fldCharType="begin"/>
            </w:r>
            <w:r>
              <w:rPr>
                <w:noProof/>
                <w:webHidden/>
              </w:rPr>
              <w:instrText xml:space="preserve"> PAGEREF _Toc27639351 \h </w:instrText>
            </w:r>
            <w:r>
              <w:rPr>
                <w:noProof/>
                <w:webHidden/>
              </w:rPr>
            </w:r>
          </w:ins>
          <w:r>
            <w:rPr>
              <w:noProof/>
              <w:webHidden/>
            </w:rPr>
            <w:fldChar w:fldCharType="separate"/>
          </w:r>
          <w:ins w:id="172" w:author="Microsoft Office User" w:date="2019-12-19T09:14:00Z">
            <w:r>
              <w:rPr>
                <w:noProof/>
                <w:webHidden/>
              </w:rPr>
              <w:t>22</w:t>
            </w:r>
            <w:r>
              <w:rPr>
                <w:noProof/>
                <w:webHidden/>
              </w:rPr>
              <w:fldChar w:fldCharType="end"/>
            </w:r>
            <w:r w:rsidRPr="00F4208E">
              <w:rPr>
                <w:rStyle w:val="Hyperlink"/>
                <w:noProof/>
              </w:rPr>
              <w:fldChar w:fldCharType="end"/>
            </w:r>
          </w:ins>
        </w:p>
        <w:p w14:paraId="26A7D634" w14:textId="56878C29" w:rsidR="000137EA" w:rsidRDefault="000137EA">
          <w:pPr>
            <w:pStyle w:val="TOC7"/>
            <w:tabs>
              <w:tab w:val="left" w:pos="2453"/>
              <w:tab w:val="right" w:leader="dot" w:pos="9350"/>
            </w:tabs>
            <w:rPr>
              <w:ins w:id="173" w:author="Microsoft Office User" w:date="2019-12-19T09:14:00Z"/>
              <w:rFonts w:eastAsiaTheme="minorEastAsia" w:cstheme="minorBidi"/>
              <w:noProof/>
              <w:sz w:val="24"/>
              <w:szCs w:val="24"/>
              <w:lang w:val="en-US"/>
            </w:rPr>
          </w:pPr>
          <w:ins w:id="174"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"_Toc27639352"</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2.2.1.2.3.4.5</w:t>
            </w:r>
            <w:r>
              <w:rPr>
                <w:rFonts w:eastAsiaTheme="minorEastAsia" w:cstheme="minorBidi"/>
                <w:noProof/>
                <w:sz w:val="24"/>
                <w:szCs w:val="24"/>
                <w:lang w:val="en-US"/>
              </w:rPr>
              <w:tab/>
            </w:r>
            <w:r w:rsidRPr="00F4208E">
              <w:rPr>
                <w:rStyle w:val="Hyperlink"/>
                <w:rFonts w:cs="Arial"/>
                <w:noProof/>
              </w:rPr>
              <w:t>How to: Zoom via context menu</w:t>
            </w:r>
            <w:r>
              <w:rPr>
                <w:noProof/>
                <w:webHidden/>
              </w:rPr>
              <w:tab/>
            </w:r>
            <w:r>
              <w:rPr>
                <w:noProof/>
                <w:webHidden/>
              </w:rPr>
              <w:fldChar w:fldCharType="begin"/>
            </w:r>
            <w:r>
              <w:rPr>
                <w:noProof/>
                <w:webHidden/>
              </w:rPr>
              <w:instrText xml:space="preserve"> PAGEREF _Toc27639352 \h </w:instrText>
            </w:r>
            <w:r>
              <w:rPr>
                <w:noProof/>
                <w:webHidden/>
              </w:rPr>
            </w:r>
          </w:ins>
          <w:r>
            <w:rPr>
              <w:noProof/>
              <w:webHidden/>
            </w:rPr>
            <w:fldChar w:fldCharType="separate"/>
          </w:r>
          <w:ins w:id="175" w:author="Microsoft Office User" w:date="2019-12-19T09:14:00Z">
            <w:r>
              <w:rPr>
                <w:noProof/>
                <w:webHidden/>
              </w:rPr>
              <w:t>22</w:t>
            </w:r>
            <w:r>
              <w:rPr>
                <w:noProof/>
                <w:webHidden/>
              </w:rPr>
              <w:fldChar w:fldCharType="end"/>
            </w:r>
            <w:r w:rsidRPr="00F4208E">
              <w:rPr>
                <w:rStyle w:val="Hyperlink"/>
                <w:noProof/>
              </w:rPr>
              <w:fldChar w:fldCharType="end"/>
            </w:r>
          </w:ins>
        </w:p>
        <w:p w14:paraId="0FD15120" w14:textId="2B09876B" w:rsidR="000137EA" w:rsidRDefault="000137EA">
          <w:pPr>
            <w:pStyle w:val="TOC7"/>
            <w:tabs>
              <w:tab w:val="left" w:pos="2453"/>
              <w:tab w:val="right" w:leader="dot" w:pos="9350"/>
            </w:tabs>
            <w:rPr>
              <w:ins w:id="176" w:author="Microsoft Office User" w:date="2019-12-19T09:14:00Z"/>
              <w:rFonts w:eastAsiaTheme="minorEastAsia" w:cstheme="minorBidi"/>
              <w:noProof/>
              <w:sz w:val="24"/>
              <w:szCs w:val="24"/>
              <w:lang w:val="en-US"/>
            </w:rPr>
          </w:pPr>
          <w:ins w:id="177"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"_Toc27639353"</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2.2.1.2.3.4.6</w:t>
            </w:r>
            <w:r>
              <w:rPr>
                <w:rFonts w:eastAsiaTheme="minorEastAsia" w:cstheme="minorBidi"/>
                <w:noProof/>
                <w:sz w:val="24"/>
                <w:szCs w:val="24"/>
                <w:lang w:val="en-US"/>
              </w:rPr>
              <w:tab/>
            </w:r>
            <w:r w:rsidRPr="00F4208E">
              <w:rPr>
                <w:rStyle w:val="Hyperlink"/>
                <w:rFonts w:cs="Arial"/>
                <w:noProof/>
              </w:rPr>
              <w:t>How to: Execute brush from the timeline</w:t>
            </w:r>
            <w:r>
              <w:rPr>
                <w:noProof/>
                <w:webHidden/>
              </w:rPr>
              <w:tab/>
            </w:r>
            <w:r>
              <w:rPr>
                <w:noProof/>
                <w:webHidden/>
              </w:rPr>
              <w:fldChar w:fldCharType="begin"/>
            </w:r>
            <w:r>
              <w:rPr>
                <w:noProof/>
                <w:webHidden/>
              </w:rPr>
              <w:instrText xml:space="preserve"> PAGEREF _Toc27639353 \h </w:instrText>
            </w:r>
            <w:r>
              <w:rPr>
                <w:noProof/>
                <w:webHidden/>
              </w:rPr>
            </w:r>
          </w:ins>
          <w:r>
            <w:rPr>
              <w:noProof/>
              <w:webHidden/>
            </w:rPr>
            <w:fldChar w:fldCharType="separate"/>
          </w:r>
          <w:ins w:id="178" w:author="Microsoft Office User" w:date="2019-12-19T09:14:00Z">
            <w:r>
              <w:rPr>
                <w:noProof/>
                <w:webHidden/>
              </w:rPr>
              <w:t>22</w:t>
            </w:r>
            <w:r>
              <w:rPr>
                <w:noProof/>
                <w:webHidden/>
              </w:rPr>
              <w:fldChar w:fldCharType="end"/>
            </w:r>
            <w:r w:rsidRPr="00F4208E">
              <w:rPr>
                <w:rStyle w:val="Hyperlink"/>
                <w:noProof/>
              </w:rPr>
              <w:fldChar w:fldCharType="end"/>
            </w:r>
          </w:ins>
        </w:p>
        <w:p w14:paraId="6C21EFFF" w14:textId="628BA295" w:rsidR="000137EA" w:rsidRDefault="000137EA">
          <w:pPr>
            <w:pStyle w:val="TOC6"/>
            <w:tabs>
              <w:tab w:val="left" w:pos="2101"/>
              <w:tab w:val="right" w:leader="dot" w:pos="9350"/>
            </w:tabs>
            <w:rPr>
              <w:ins w:id="179" w:author="Microsoft Office User" w:date="2019-12-19T09:14:00Z"/>
              <w:rFonts w:eastAsiaTheme="minorEastAsia" w:cstheme="minorBidi"/>
              <w:noProof/>
              <w:sz w:val="24"/>
              <w:szCs w:val="24"/>
              <w:lang w:val="en-US"/>
            </w:rPr>
          </w:pPr>
          <w:ins w:id="180"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"_Toc27639354"</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2.2.1.2.3.5</w:t>
            </w:r>
            <w:r>
              <w:rPr>
                <w:rFonts w:eastAsiaTheme="minorEastAsia" w:cstheme="minorBidi"/>
                <w:noProof/>
                <w:sz w:val="24"/>
                <w:szCs w:val="24"/>
                <w:lang w:val="en-US"/>
              </w:rPr>
              <w:tab/>
            </w:r>
            <w:r w:rsidRPr="00F4208E">
              <w:rPr>
                <w:rStyle w:val="Hyperlink"/>
                <w:rFonts w:cs="Arial"/>
                <w:noProof/>
              </w:rPr>
              <w:t>Other features available in the Bands Panel</w:t>
            </w:r>
            <w:r>
              <w:rPr>
                <w:noProof/>
                <w:webHidden/>
              </w:rPr>
              <w:tab/>
            </w:r>
            <w:r>
              <w:rPr>
                <w:noProof/>
                <w:webHidden/>
              </w:rPr>
              <w:fldChar w:fldCharType="begin"/>
            </w:r>
            <w:r>
              <w:rPr>
                <w:noProof/>
                <w:webHidden/>
              </w:rPr>
              <w:instrText xml:space="preserve"> PAGEREF _Toc27639354 \h </w:instrText>
            </w:r>
            <w:r>
              <w:rPr>
                <w:noProof/>
                <w:webHidden/>
              </w:rPr>
            </w:r>
          </w:ins>
          <w:r>
            <w:rPr>
              <w:noProof/>
              <w:webHidden/>
            </w:rPr>
            <w:fldChar w:fldCharType="separate"/>
          </w:r>
          <w:ins w:id="181" w:author="Microsoft Office User" w:date="2019-12-19T09:14:00Z">
            <w:r>
              <w:rPr>
                <w:noProof/>
                <w:webHidden/>
              </w:rPr>
              <w:t>23</w:t>
            </w:r>
            <w:r>
              <w:rPr>
                <w:noProof/>
                <w:webHidden/>
              </w:rPr>
              <w:fldChar w:fldCharType="end"/>
            </w:r>
            <w:r w:rsidRPr="00F4208E">
              <w:rPr>
                <w:rStyle w:val="Hyperlink"/>
                <w:noProof/>
              </w:rPr>
              <w:fldChar w:fldCharType="end"/>
            </w:r>
          </w:ins>
        </w:p>
        <w:p w14:paraId="6D00EC64" w14:textId="07B288B5" w:rsidR="000137EA" w:rsidRDefault="000137EA">
          <w:pPr>
            <w:pStyle w:val="TOC7"/>
            <w:tabs>
              <w:tab w:val="left" w:pos="2453"/>
              <w:tab w:val="right" w:leader="dot" w:pos="9350"/>
            </w:tabs>
            <w:rPr>
              <w:ins w:id="182" w:author="Microsoft Office User" w:date="2019-12-19T09:14:00Z"/>
              <w:rFonts w:eastAsiaTheme="minorEastAsia" w:cstheme="minorBidi"/>
              <w:noProof/>
              <w:sz w:val="24"/>
              <w:szCs w:val="24"/>
              <w:lang w:val="en-US"/>
            </w:rPr>
          </w:pPr>
          <w:ins w:id="183"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"_Toc27639355"</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2.2.1.2.3.5.1</w:t>
            </w:r>
            <w:r>
              <w:rPr>
                <w:rFonts w:eastAsiaTheme="minorEastAsia" w:cstheme="minorBidi"/>
                <w:noProof/>
                <w:sz w:val="24"/>
                <w:szCs w:val="24"/>
                <w:lang w:val="en-US"/>
              </w:rPr>
              <w:tab/>
            </w:r>
            <w:r w:rsidRPr="00F4208E">
              <w:rPr>
                <w:rStyle w:val="Hyperlink"/>
                <w:rFonts w:cs="Arial"/>
                <w:noProof/>
              </w:rPr>
              <w:t>How to: Select a Data Point</w:t>
            </w:r>
            <w:r>
              <w:rPr>
                <w:noProof/>
                <w:webHidden/>
              </w:rPr>
              <w:tab/>
            </w:r>
            <w:r>
              <w:rPr>
                <w:noProof/>
                <w:webHidden/>
              </w:rPr>
              <w:fldChar w:fldCharType="begin"/>
            </w:r>
            <w:r>
              <w:rPr>
                <w:noProof/>
                <w:webHidden/>
              </w:rPr>
              <w:instrText xml:space="preserve"> PAGEREF _Toc27639355 \h </w:instrText>
            </w:r>
            <w:r>
              <w:rPr>
                <w:noProof/>
                <w:webHidden/>
              </w:rPr>
            </w:r>
          </w:ins>
          <w:r>
            <w:rPr>
              <w:noProof/>
              <w:webHidden/>
            </w:rPr>
            <w:fldChar w:fldCharType="separate"/>
          </w:r>
          <w:ins w:id="184" w:author="Microsoft Office User" w:date="2019-12-19T09:14:00Z">
            <w:r>
              <w:rPr>
                <w:noProof/>
                <w:webHidden/>
              </w:rPr>
              <w:t>23</w:t>
            </w:r>
            <w:r>
              <w:rPr>
                <w:noProof/>
                <w:webHidden/>
              </w:rPr>
              <w:fldChar w:fldCharType="end"/>
            </w:r>
            <w:r w:rsidRPr="00F4208E">
              <w:rPr>
                <w:rStyle w:val="Hyperlink"/>
                <w:noProof/>
              </w:rPr>
              <w:fldChar w:fldCharType="end"/>
            </w:r>
          </w:ins>
        </w:p>
        <w:p w14:paraId="5779A1C0" w14:textId="6EB9D0E0" w:rsidR="000137EA" w:rsidRDefault="000137EA">
          <w:pPr>
            <w:pStyle w:val="TOC7"/>
            <w:tabs>
              <w:tab w:val="left" w:pos="2453"/>
              <w:tab w:val="right" w:leader="dot" w:pos="9350"/>
            </w:tabs>
            <w:rPr>
              <w:ins w:id="185" w:author="Microsoft Office User" w:date="2019-12-19T09:14:00Z"/>
              <w:rFonts w:eastAsiaTheme="minorEastAsia" w:cstheme="minorBidi"/>
              <w:noProof/>
              <w:sz w:val="24"/>
              <w:szCs w:val="24"/>
              <w:lang w:val="en-US"/>
            </w:rPr>
          </w:pPr>
          <w:ins w:id="186"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2.2.1.2.3.5.2</w:t>
            </w:r>
            <w:r>
              <w:rPr>
                <w:rFonts w:eastAsiaTheme="minorEastAsia" w:cstheme="minorBidi"/>
                <w:noProof/>
                <w:sz w:val="24"/>
                <w:szCs w:val="24"/>
                <w:lang w:val="en-US"/>
              </w:rPr>
              <w:tab/>
            </w:r>
            <w:r w:rsidRPr="00F4208E">
              <w:rPr>
                <w:rStyle w:val="Hyperlink"/>
                <w:rFonts w:cs="Arial"/>
                <w:noProof/>
              </w:rPr>
              <w:t>How to: Remove all Bands</w:t>
            </w:r>
            <w:r>
              <w:rPr>
                <w:noProof/>
                <w:webHidden/>
              </w:rPr>
              <w:tab/>
            </w:r>
            <w:r>
              <w:rPr>
                <w:noProof/>
                <w:webHidden/>
              </w:rPr>
              <w:fldChar w:fldCharType="begin"/>
            </w:r>
            <w:r>
              <w:rPr>
                <w:noProof/>
                <w:webHidden/>
              </w:rPr>
              <w:instrText xml:space="preserve"> PAGEREF _Toc27639356 \h </w:instrText>
            </w:r>
            <w:r>
              <w:rPr>
                <w:noProof/>
                <w:webHidden/>
              </w:rPr>
            </w:r>
          </w:ins>
          <w:r>
            <w:rPr>
              <w:noProof/>
              <w:webHidden/>
            </w:rPr>
            <w:fldChar w:fldCharType="separate"/>
          </w:r>
          <w:ins w:id="187" w:author="Microsoft Office User" w:date="2019-12-19T09:14:00Z">
            <w:r>
              <w:rPr>
                <w:noProof/>
                <w:webHidden/>
              </w:rPr>
              <w:t>23</w:t>
            </w:r>
            <w:r>
              <w:rPr>
                <w:noProof/>
                <w:webHidden/>
              </w:rPr>
              <w:fldChar w:fldCharType="end"/>
            </w:r>
            <w:r w:rsidRPr="00F4208E">
              <w:rPr>
                <w:rStyle w:val="Hyperlink"/>
                <w:noProof/>
              </w:rPr>
              <w:fldChar w:fldCharType="end"/>
            </w:r>
          </w:ins>
        </w:p>
        <w:p w14:paraId="703F3277" w14:textId="1A29DA19" w:rsidR="000137EA" w:rsidRDefault="000137EA">
          <w:pPr>
            <w:pStyle w:val="TOC7"/>
            <w:tabs>
              <w:tab w:val="left" w:pos="2453"/>
              <w:tab w:val="right" w:leader="dot" w:pos="9350"/>
            </w:tabs>
            <w:rPr>
              <w:ins w:id="188" w:author="Microsoft Office User" w:date="2019-12-19T09:14:00Z"/>
              <w:rFonts w:eastAsiaTheme="minorEastAsia" w:cstheme="minorBidi"/>
              <w:noProof/>
              <w:sz w:val="24"/>
              <w:szCs w:val="24"/>
              <w:lang w:val="en-US"/>
            </w:rPr>
          </w:pPr>
          <w:ins w:id="18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2.2.1.2.3.5.3</w:t>
            </w:r>
            <w:r>
              <w:rPr>
                <w:rFonts w:eastAsiaTheme="minorEastAsia" w:cstheme="minorBidi"/>
                <w:noProof/>
                <w:sz w:val="24"/>
                <w:szCs w:val="24"/>
                <w:lang w:val="en-US"/>
              </w:rPr>
              <w:tab/>
            </w:r>
            <w:r w:rsidRPr="00F4208E">
              <w:rPr>
                <w:rStyle w:val="Hyperlink"/>
                <w:rFonts w:cs="Arial"/>
                <w:noProof/>
              </w:rPr>
              <w:t>How to: Expand Activity Data Points</w:t>
            </w:r>
            <w:r>
              <w:rPr>
                <w:noProof/>
                <w:webHidden/>
              </w:rPr>
              <w:tab/>
            </w:r>
            <w:r>
              <w:rPr>
                <w:noProof/>
                <w:webHidden/>
              </w:rPr>
              <w:fldChar w:fldCharType="begin"/>
            </w:r>
            <w:r>
              <w:rPr>
                <w:noProof/>
                <w:webHidden/>
              </w:rPr>
              <w:instrText xml:space="preserve"> PAGEREF _Toc27639357 \h </w:instrText>
            </w:r>
            <w:r>
              <w:rPr>
                <w:noProof/>
                <w:webHidden/>
              </w:rPr>
            </w:r>
          </w:ins>
          <w:r>
            <w:rPr>
              <w:noProof/>
              <w:webHidden/>
            </w:rPr>
            <w:fldChar w:fldCharType="separate"/>
          </w:r>
          <w:ins w:id="190" w:author="Microsoft Office User" w:date="2019-12-19T09:14:00Z">
            <w:r>
              <w:rPr>
                <w:noProof/>
                <w:webHidden/>
              </w:rPr>
              <w:t>24</w:t>
            </w:r>
            <w:r>
              <w:rPr>
                <w:noProof/>
                <w:webHidden/>
              </w:rPr>
              <w:fldChar w:fldCharType="end"/>
            </w:r>
            <w:r w:rsidRPr="00F4208E">
              <w:rPr>
                <w:rStyle w:val="Hyperlink"/>
                <w:noProof/>
              </w:rPr>
              <w:fldChar w:fldCharType="end"/>
            </w:r>
          </w:ins>
        </w:p>
        <w:p w14:paraId="437FF8C4" w14:textId="69748734" w:rsidR="000137EA" w:rsidRDefault="000137EA">
          <w:pPr>
            <w:pStyle w:val="TOC5"/>
            <w:tabs>
              <w:tab w:val="left" w:pos="1749"/>
              <w:tab w:val="right" w:leader="dot" w:pos="9350"/>
            </w:tabs>
            <w:rPr>
              <w:ins w:id="191" w:author="Microsoft Office User" w:date="2019-12-19T09:14:00Z"/>
              <w:rFonts w:eastAsiaTheme="minorEastAsia" w:cstheme="minorBidi"/>
              <w:noProof/>
              <w:sz w:val="24"/>
              <w:szCs w:val="24"/>
              <w:lang w:val="en-US"/>
            </w:rPr>
          </w:pPr>
          <w:ins w:id="19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2.2.1.2.4</w:t>
            </w:r>
            <w:r>
              <w:rPr>
                <w:rFonts w:eastAsiaTheme="minorEastAsia" w:cstheme="minorBidi"/>
                <w:noProof/>
                <w:sz w:val="24"/>
                <w:szCs w:val="24"/>
                <w:lang w:val="en-US"/>
              </w:rPr>
              <w:tab/>
            </w:r>
            <w:r w:rsidRPr="00F4208E">
              <w:rPr>
                <w:rStyle w:val="Hyperlink"/>
                <w:rFonts w:cs="Arial"/>
                <w:noProof/>
              </w:rPr>
              <w:t>Guides</w:t>
            </w:r>
            <w:r>
              <w:rPr>
                <w:noProof/>
                <w:webHidden/>
              </w:rPr>
              <w:tab/>
            </w:r>
            <w:r>
              <w:rPr>
                <w:noProof/>
                <w:webHidden/>
              </w:rPr>
              <w:fldChar w:fldCharType="begin"/>
            </w:r>
            <w:r>
              <w:rPr>
                <w:noProof/>
                <w:webHidden/>
              </w:rPr>
              <w:instrText xml:space="preserve"> PAGEREF _Toc27639358 \h </w:instrText>
            </w:r>
            <w:r>
              <w:rPr>
                <w:noProof/>
                <w:webHidden/>
              </w:rPr>
            </w:r>
          </w:ins>
          <w:r>
            <w:rPr>
              <w:noProof/>
              <w:webHidden/>
            </w:rPr>
            <w:fldChar w:fldCharType="separate"/>
          </w:r>
          <w:ins w:id="193" w:author="Microsoft Office User" w:date="2019-12-19T09:14:00Z">
            <w:r>
              <w:rPr>
                <w:noProof/>
                <w:webHidden/>
              </w:rPr>
              <w:t>25</w:t>
            </w:r>
            <w:r>
              <w:rPr>
                <w:noProof/>
                <w:webHidden/>
              </w:rPr>
              <w:fldChar w:fldCharType="end"/>
            </w:r>
            <w:r w:rsidRPr="00F4208E">
              <w:rPr>
                <w:rStyle w:val="Hyperlink"/>
                <w:noProof/>
              </w:rPr>
              <w:fldChar w:fldCharType="end"/>
            </w:r>
          </w:ins>
        </w:p>
        <w:p w14:paraId="1F7742A9" w14:textId="41D76611" w:rsidR="000137EA" w:rsidRDefault="000137EA">
          <w:pPr>
            <w:pStyle w:val="TOC6"/>
            <w:tabs>
              <w:tab w:val="left" w:pos="2101"/>
              <w:tab w:val="right" w:leader="dot" w:pos="9350"/>
            </w:tabs>
            <w:rPr>
              <w:ins w:id="194" w:author="Microsoft Office User" w:date="2019-12-19T09:14:00Z"/>
              <w:rFonts w:eastAsiaTheme="minorEastAsia" w:cstheme="minorBidi"/>
              <w:noProof/>
              <w:sz w:val="24"/>
              <w:szCs w:val="24"/>
              <w:lang w:val="en-US"/>
            </w:rPr>
          </w:pPr>
          <w:ins w:id="19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"_Toc27639359"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2.2.1.2.4.1</w:t>
            </w:r>
            <w:r>
              <w:rPr>
                <w:rFonts w:eastAsiaTheme="minorEastAsia" w:cstheme="minorBidi"/>
                <w:noProof/>
                <w:sz w:val="24"/>
                <w:szCs w:val="24"/>
                <w:lang w:val="en-US"/>
              </w:rPr>
              <w:tab/>
            </w:r>
            <w:r w:rsidRPr="00F4208E">
              <w:rPr>
                <w:rStyle w:val="Hyperlink"/>
                <w:rFonts w:cs="Arial"/>
                <w:noProof/>
              </w:rPr>
              <w:t>How to: Add a Guide</w:t>
            </w:r>
            <w:r>
              <w:rPr>
                <w:noProof/>
                <w:webHidden/>
              </w:rPr>
              <w:tab/>
            </w:r>
            <w:r>
              <w:rPr>
                <w:noProof/>
                <w:webHidden/>
              </w:rPr>
              <w:fldChar w:fldCharType="begin"/>
            </w:r>
            <w:r>
              <w:rPr>
                <w:noProof/>
                <w:webHidden/>
              </w:rPr>
              <w:instrText xml:space="preserve"> PAGEREF _Toc27639359 \h </w:instrText>
            </w:r>
            <w:r>
              <w:rPr>
                <w:noProof/>
                <w:webHidden/>
              </w:rPr>
            </w:r>
          </w:ins>
          <w:r>
            <w:rPr>
              <w:noProof/>
              <w:webHidden/>
            </w:rPr>
            <w:fldChar w:fldCharType="separate"/>
          </w:r>
          <w:ins w:id="196" w:author="Microsoft Office User" w:date="2019-12-19T09:14:00Z">
            <w:r>
              <w:rPr>
                <w:noProof/>
                <w:webHidden/>
              </w:rPr>
              <w:t>26</w:t>
            </w:r>
            <w:r>
              <w:rPr>
                <w:noProof/>
                <w:webHidden/>
              </w:rPr>
              <w:fldChar w:fldCharType="end"/>
            </w:r>
            <w:r w:rsidRPr="00F4208E">
              <w:rPr>
                <w:rStyle w:val="Hyperlink"/>
                <w:noProof/>
              </w:rPr>
              <w:fldChar w:fldCharType="end"/>
            </w:r>
          </w:ins>
        </w:p>
        <w:p w14:paraId="3D44FD80" w14:textId="6515337F" w:rsidR="000137EA" w:rsidRDefault="000137EA">
          <w:pPr>
            <w:pStyle w:val="TOC6"/>
            <w:tabs>
              <w:tab w:val="left" w:pos="2101"/>
              <w:tab w:val="right" w:leader="dot" w:pos="9350"/>
            </w:tabs>
            <w:rPr>
              <w:ins w:id="197" w:author="Microsoft Office User" w:date="2019-12-19T09:14:00Z"/>
              <w:rFonts w:eastAsiaTheme="minorEastAsia" w:cstheme="minorBidi"/>
              <w:noProof/>
              <w:sz w:val="24"/>
              <w:szCs w:val="24"/>
              <w:lang w:val="en-US"/>
            </w:rPr>
          </w:pPr>
          <w:ins w:id="198"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"_Toc27639360"</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2.2.1.2.4.2</w:t>
            </w:r>
            <w:r>
              <w:rPr>
                <w:rFonts w:eastAsiaTheme="minorEastAsia" w:cstheme="minorBidi"/>
                <w:noProof/>
                <w:sz w:val="24"/>
                <w:szCs w:val="24"/>
                <w:lang w:val="en-US"/>
              </w:rPr>
              <w:tab/>
            </w:r>
            <w:r w:rsidRPr="00F4208E">
              <w:rPr>
                <w:rStyle w:val="Hyperlink"/>
                <w:rFonts w:cs="Arial"/>
                <w:noProof/>
              </w:rPr>
              <w:t>How to: Delete a Guide</w:t>
            </w:r>
            <w:r>
              <w:rPr>
                <w:noProof/>
                <w:webHidden/>
              </w:rPr>
              <w:tab/>
            </w:r>
            <w:r>
              <w:rPr>
                <w:noProof/>
                <w:webHidden/>
              </w:rPr>
              <w:fldChar w:fldCharType="begin"/>
            </w:r>
            <w:r>
              <w:rPr>
                <w:noProof/>
                <w:webHidden/>
              </w:rPr>
              <w:instrText xml:space="preserve"> PAGEREF _Toc27639360 \h </w:instrText>
            </w:r>
            <w:r>
              <w:rPr>
                <w:noProof/>
                <w:webHidden/>
              </w:rPr>
            </w:r>
          </w:ins>
          <w:r>
            <w:rPr>
              <w:noProof/>
              <w:webHidden/>
            </w:rPr>
            <w:fldChar w:fldCharType="separate"/>
          </w:r>
          <w:ins w:id="199" w:author="Microsoft Office User" w:date="2019-12-19T09:14:00Z">
            <w:r>
              <w:rPr>
                <w:noProof/>
                <w:webHidden/>
              </w:rPr>
              <w:t>26</w:t>
            </w:r>
            <w:r>
              <w:rPr>
                <w:noProof/>
                <w:webHidden/>
              </w:rPr>
              <w:fldChar w:fldCharType="end"/>
            </w:r>
            <w:r w:rsidRPr="00F4208E">
              <w:rPr>
                <w:rStyle w:val="Hyperlink"/>
                <w:noProof/>
              </w:rPr>
              <w:fldChar w:fldCharType="end"/>
            </w:r>
          </w:ins>
        </w:p>
        <w:p w14:paraId="1ABDE281" w14:textId="22A95D2A" w:rsidR="000137EA" w:rsidRDefault="000137EA">
          <w:pPr>
            <w:pStyle w:val="TOC6"/>
            <w:tabs>
              <w:tab w:val="left" w:pos="2101"/>
              <w:tab w:val="right" w:leader="dot" w:pos="9350"/>
            </w:tabs>
            <w:rPr>
              <w:ins w:id="200" w:author="Microsoft Office User" w:date="2019-12-19T09:14:00Z"/>
              <w:rFonts w:eastAsiaTheme="minorEastAsia" w:cstheme="minorBidi"/>
              <w:noProof/>
              <w:sz w:val="24"/>
              <w:szCs w:val="24"/>
              <w:lang w:val="en-US"/>
            </w:rPr>
          </w:pPr>
          <w:ins w:id="201"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"_Toc27639361"</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2.2.1.2.4.3</w:t>
            </w:r>
            <w:r>
              <w:rPr>
                <w:rFonts w:eastAsiaTheme="minorEastAsia" w:cstheme="minorBidi"/>
                <w:noProof/>
                <w:sz w:val="24"/>
                <w:szCs w:val="24"/>
                <w:lang w:val="en-US"/>
              </w:rPr>
              <w:tab/>
            </w:r>
            <w:r w:rsidRPr="00F4208E">
              <w:rPr>
                <w:rStyle w:val="Hyperlink"/>
                <w:rFonts w:cs="Arial"/>
                <w:noProof/>
              </w:rPr>
              <w:t>How to: Delete All Guides</w:t>
            </w:r>
            <w:r>
              <w:rPr>
                <w:noProof/>
                <w:webHidden/>
              </w:rPr>
              <w:tab/>
            </w:r>
            <w:r>
              <w:rPr>
                <w:noProof/>
                <w:webHidden/>
              </w:rPr>
              <w:fldChar w:fldCharType="begin"/>
            </w:r>
            <w:r>
              <w:rPr>
                <w:noProof/>
                <w:webHidden/>
              </w:rPr>
              <w:instrText xml:space="preserve"> PAGEREF _Toc27639361 \h </w:instrText>
            </w:r>
            <w:r>
              <w:rPr>
                <w:noProof/>
                <w:webHidden/>
              </w:rPr>
            </w:r>
          </w:ins>
          <w:r>
            <w:rPr>
              <w:noProof/>
              <w:webHidden/>
            </w:rPr>
            <w:fldChar w:fldCharType="separate"/>
          </w:r>
          <w:ins w:id="202" w:author="Microsoft Office User" w:date="2019-12-19T09:14:00Z">
            <w:r>
              <w:rPr>
                <w:noProof/>
                <w:webHidden/>
              </w:rPr>
              <w:t>26</w:t>
            </w:r>
            <w:r>
              <w:rPr>
                <w:noProof/>
                <w:webHidden/>
              </w:rPr>
              <w:fldChar w:fldCharType="end"/>
            </w:r>
            <w:r w:rsidRPr="00F4208E">
              <w:rPr>
                <w:rStyle w:val="Hyperlink"/>
                <w:noProof/>
              </w:rPr>
              <w:fldChar w:fldCharType="end"/>
            </w:r>
          </w:ins>
        </w:p>
        <w:p w14:paraId="01A741E3" w14:textId="63615A68" w:rsidR="000137EA" w:rsidRDefault="000137EA">
          <w:pPr>
            <w:pStyle w:val="TOC5"/>
            <w:tabs>
              <w:tab w:val="left" w:pos="1749"/>
              <w:tab w:val="right" w:leader="dot" w:pos="9350"/>
            </w:tabs>
            <w:rPr>
              <w:ins w:id="203" w:author="Microsoft Office User" w:date="2019-12-19T09:14:00Z"/>
              <w:rFonts w:eastAsiaTheme="minorEastAsia" w:cstheme="minorBidi"/>
              <w:noProof/>
              <w:sz w:val="24"/>
              <w:szCs w:val="24"/>
              <w:lang w:val="en-US"/>
            </w:rPr>
          </w:pPr>
          <w:ins w:id="204" w:author="Microsoft Office User" w:date="2019-12-19T09:14:00Z">
            <w:r w:rsidRPr="00F4208E">
              <w:rPr>
                <w:rStyle w:val="Hyperlink"/>
                <w:noProof/>
              </w:rPr>
              <w:lastRenderedPageBreak/>
              <w:fldChar w:fldCharType="begin"/>
            </w:r>
            <w:r w:rsidRPr="00F4208E">
              <w:rPr>
                <w:rStyle w:val="Hyperlink"/>
                <w:noProof/>
              </w:rPr>
              <w:instrText xml:space="preserve"> </w:instrText>
            </w:r>
            <w:r>
              <w:rPr>
                <w:noProof/>
              </w:rPr>
              <w:instrText>HYPERLINK \l "_Toc27639362"</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2.2.1.2.5</w:t>
            </w:r>
            <w:r>
              <w:rPr>
                <w:rFonts w:eastAsiaTheme="minorEastAsia" w:cstheme="minorBidi"/>
                <w:noProof/>
                <w:sz w:val="24"/>
                <w:szCs w:val="24"/>
                <w:lang w:val="en-US"/>
              </w:rPr>
              <w:tab/>
            </w:r>
            <w:r w:rsidRPr="00F4208E">
              <w:rPr>
                <w:rStyle w:val="Hyperlink"/>
                <w:rFonts w:cs="Arial"/>
                <w:noProof/>
              </w:rPr>
              <w:t>Time cursor</w:t>
            </w:r>
            <w:r>
              <w:rPr>
                <w:noProof/>
                <w:webHidden/>
              </w:rPr>
              <w:tab/>
            </w:r>
            <w:r>
              <w:rPr>
                <w:noProof/>
                <w:webHidden/>
              </w:rPr>
              <w:fldChar w:fldCharType="begin"/>
            </w:r>
            <w:r>
              <w:rPr>
                <w:noProof/>
                <w:webHidden/>
              </w:rPr>
              <w:instrText xml:space="preserve"> PAGEREF _Toc27639362 \h </w:instrText>
            </w:r>
            <w:r>
              <w:rPr>
                <w:noProof/>
                <w:webHidden/>
              </w:rPr>
            </w:r>
          </w:ins>
          <w:r>
            <w:rPr>
              <w:noProof/>
              <w:webHidden/>
            </w:rPr>
            <w:fldChar w:fldCharType="separate"/>
          </w:r>
          <w:ins w:id="205" w:author="Microsoft Office User" w:date="2019-12-19T09:14:00Z">
            <w:r>
              <w:rPr>
                <w:noProof/>
                <w:webHidden/>
              </w:rPr>
              <w:t>27</w:t>
            </w:r>
            <w:r>
              <w:rPr>
                <w:noProof/>
                <w:webHidden/>
              </w:rPr>
              <w:fldChar w:fldCharType="end"/>
            </w:r>
            <w:r w:rsidRPr="00F4208E">
              <w:rPr>
                <w:rStyle w:val="Hyperlink"/>
                <w:noProof/>
              </w:rPr>
              <w:fldChar w:fldCharType="end"/>
            </w:r>
          </w:ins>
        </w:p>
        <w:p w14:paraId="08975ED6" w14:textId="63294518" w:rsidR="000137EA" w:rsidRDefault="000137EA">
          <w:pPr>
            <w:pStyle w:val="TOC6"/>
            <w:tabs>
              <w:tab w:val="left" w:pos="2101"/>
              <w:tab w:val="right" w:leader="dot" w:pos="9350"/>
            </w:tabs>
            <w:rPr>
              <w:ins w:id="206" w:author="Microsoft Office User" w:date="2019-12-19T09:14:00Z"/>
              <w:rFonts w:eastAsiaTheme="minorEastAsia" w:cstheme="minorBidi"/>
              <w:noProof/>
              <w:sz w:val="24"/>
              <w:szCs w:val="24"/>
              <w:lang w:val="en-US"/>
            </w:rPr>
          </w:pPr>
          <w:ins w:id="207"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"_Toc27639363"</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2.2.1.2.5.1</w:t>
            </w:r>
            <w:r>
              <w:rPr>
                <w:rFonts w:eastAsiaTheme="minorEastAsia" w:cstheme="minorBidi"/>
                <w:noProof/>
                <w:sz w:val="24"/>
                <w:szCs w:val="24"/>
                <w:lang w:val="en-US"/>
              </w:rPr>
              <w:tab/>
            </w:r>
            <w:r w:rsidRPr="00F4208E">
              <w:rPr>
                <w:rStyle w:val="Hyperlink"/>
                <w:rFonts w:cs="Arial"/>
                <w:noProof/>
              </w:rPr>
              <w:t>How to: Add a Time Cursor</w:t>
            </w:r>
            <w:r>
              <w:rPr>
                <w:noProof/>
                <w:webHidden/>
              </w:rPr>
              <w:tab/>
            </w:r>
            <w:r>
              <w:rPr>
                <w:noProof/>
                <w:webHidden/>
              </w:rPr>
              <w:fldChar w:fldCharType="begin"/>
            </w:r>
            <w:r>
              <w:rPr>
                <w:noProof/>
                <w:webHidden/>
              </w:rPr>
              <w:instrText xml:space="preserve"> PAGEREF _Toc27639363 \h </w:instrText>
            </w:r>
            <w:r>
              <w:rPr>
                <w:noProof/>
                <w:webHidden/>
              </w:rPr>
            </w:r>
          </w:ins>
          <w:r>
            <w:rPr>
              <w:noProof/>
              <w:webHidden/>
            </w:rPr>
            <w:fldChar w:fldCharType="separate"/>
          </w:r>
          <w:ins w:id="208" w:author="Microsoft Office User" w:date="2019-12-19T09:14:00Z">
            <w:r>
              <w:rPr>
                <w:noProof/>
                <w:webHidden/>
              </w:rPr>
              <w:t>27</w:t>
            </w:r>
            <w:r>
              <w:rPr>
                <w:noProof/>
                <w:webHidden/>
              </w:rPr>
              <w:fldChar w:fldCharType="end"/>
            </w:r>
            <w:r w:rsidRPr="00F4208E">
              <w:rPr>
                <w:rStyle w:val="Hyperlink"/>
                <w:noProof/>
              </w:rPr>
              <w:fldChar w:fldCharType="end"/>
            </w:r>
          </w:ins>
        </w:p>
        <w:p w14:paraId="321DE227" w14:textId="33C5F2A2" w:rsidR="000137EA" w:rsidRDefault="000137EA">
          <w:pPr>
            <w:pStyle w:val="TOC6"/>
            <w:tabs>
              <w:tab w:val="left" w:pos="2101"/>
              <w:tab w:val="right" w:leader="dot" w:pos="9350"/>
            </w:tabs>
            <w:rPr>
              <w:ins w:id="209" w:author="Microsoft Office User" w:date="2019-12-19T09:14:00Z"/>
              <w:rFonts w:eastAsiaTheme="minorEastAsia" w:cstheme="minorBidi"/>
              <w:noProof/>
              <w:sz w:val="24"/>
              <w:szCs w:val="24"/>
              <w:lang w:val="en-US"/>
            </w:rPr>
          </w:pPr>
          <w:ins w:id="210"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"_Toc27639364"</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2.2.1.2.5.2</w:t>
            </w:r>
            <w:r>
              <w:rPr>
                <w:rFonts w:eastAsiaTheme="minorEastAsia" w:cstheme="minorBidi"/>
                <w:noProof/>
                <w:sz w:val="24"/>
                <w:szCs w:val="24"/>
                <w:lang w:val="en-US"/>
              </w:rPr>
              <w:tab/>
            </w:r>
            <w:r w:rsidRPr="00F4208E">
              <w:rPr>
                <w:rStyle w:val="Hyperlink"/>
                <w:rFonts w:cs="Arial"/>
                <w:noProof/>
              </w:rPr>
              <w:t>Other options</w:t>
            </w:r>
            <w:r>
              <w:rPr>
                <w:noProof/>
                <w:webHidden/>
              </w:rPr>
              <w:tab/>
            </w:r>
            <w:r>
              <w:rPr>
                <w:noProof/>
                <w:webHidden/>
              </w:rPr>
              <w:fldChar w:fldCharType="begin"/>
            </w:r>
            <w:r>
              <w:rPr>
                <w:noProof/>
                <w:webHidden/>
              </w:rPr>
              <w:instrText xml:space="preserve"> PAGEREF _Toc27639364 \h </w:instrText>
            </w:r>
            <w:r>
              <w:rPr>
                <w:noProof/>
                <w:webHidden/>
              </w:rPr>
            </w:r>
          </w:ins>
          <w:r>
            <w:rPr>
              <w:noProof/>
              <w:webHidden/>
            </w:rPr>
            <w:fldChar w:fldCharType="separate"/>
          </w:r>
          <w:ins w:id="211" w:author="Microsoft Office User" w:date="2019-12-19T09:14:00Z">
            <w:r>
              <w:rPr>
                <w:noProof/>
                <w:webHidden/>
              </w:rPr>
              <w:t>28</w:t>
            </w:r>
            <w:r>
              <w:rPr>
                <w:noProof/>
                <w:webHidden/>
              </w:rPr>
              <w:fldChar w:fldCharType="end"/>
            </w:r>
            <w:r w:rsidRPr="00F4208E">
              <w:rPr>
                <w:rStyle w:val="Hyperlink"/>
                <w:noProof/>
              </w:rPr>
              <w:fldChar w:fldCharType="end"/>
            </w:r>
          </w:ins>
        </w:p>
        <w:p w14:paraId="3F79D02A" w14:textId="23347410" w:rsidR="000137EA" w:rsidRDefault="000137EA">
          <w:pPr>
            <w:pStyle w:val="TOC5"/>
            <w:tabs>
              <w:tab w:val="left" w:pos="1749"/>
              <w:tab w:val="right" w:leader="dot" w:pos="9350"/>
            </w:tabs>
            <w:rPr>
              <w:ins w:id="212" w:author="Microsoft Office User" w:date="2019-12-19T09:14:00Z"/>
              <w:rFonts w:eastAsiaTheme="minorEastAsia" w:cstheme="minorBidi"/>
              <w:noProof/>
              <w:sz w:val="24"/>
              <w:szCs w:val="24"/>
              <w:lang w:val="en-US"/>
            </w:rPr>
          </w:pPr>
          <w:ins w:id="213"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"_Toc27639365"</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w:t>
            </w:r>
            <w:r>
              <w:rPr>
                <w:rFonts w:eastAsiaTheme="minorEastAsia" w:cstheme="minorBidi"/>
                <w:noProof/>
                <w:sz w:val="24"/>
                <w:szCs w:val="24"/>
                <w:lang w:val="en-US"/>
              </w:rPr>
              <w:tab/>
            </w:r>
            <w:r w:rsidRPr="00F4208E">
              <w:rPr>
                <w:rStyle w:val="Hyperlink"/>
                <w:rFonts w:cs="Arial"/>
                <w:noProof/>
              </w:rPr>
              <w:t>States, Layouts and Shareable Links</w:t>
            </w:r>
            <w:r>
              <w:rPr>
                <w:noProof/>
                <w:webHidden/>
              </w:rPr>
              <w:tab/>
            </w:r>
            <w:r>
              <w:rPr>
                <w:noProof/>
                <w:webHidden/>
              </w:rPr>
              <w:fldChar w:fldCharType="begin"/>
            </w:r>
            <w:r>
              <w:rPr>
                <w:noProof/>
                <w:webHidden/>
              </w:rPr>
              <w:instrText xml:space="preserve"> PAGEREF _Toc27639365 \h </w:instrText>
            </w:r>
            <w:r>
              <w:rPr>
                <w:noProof/>
                <w:webHidden/>
              </w:rPr>
            </w:r>
          </w:ins>
          <w:r>
            <w:rPr>
              <w:noProof/>
              <w:webHidden/>
            </w:rPr>
            <w:fldChar w:fldCharType="separate"/>
          </w:r>
          <w:ins w:id="214" w:author="Microsoft Office User" w:date="2019-12-19T09:14:00Z">
            <w:r>
              <w:rPr>
                <w:noProof/>
                <w:webHidden/>
              </w:rPr>
              <w:t>29</w:t>
            </w:r>
            <w:r>
              <w:rPr>
                <w:noProof/>
                <w:webHidden/>
              </w:rPr>
              <w:fldChar w:fldCharType="end"/>
            </w:r>
            <w:r w:rsidRPr="00F4208E">
              <w:rPr>
                <w:rStyle w:val="Hyperlink"/>
                <w:noProof/>
              </w:rPr>
              <w:fldChar w:fldCharType="end"/>
            </w:r>
          </w:ins>
        </w:p>
        <w:p w14:paraId="3F33C339" w14:textId="07D75BAE" w:rsidR="000137EA" w:rsidRDefault="000137EA">
          <w:pPr>
            <w:pStyle w:val="TOC6"/>
            <w:tabs>
              <w:tab w:val="left" w:pos="2101"/>
              <w:tab w:val="right" w:leader="dot" w:pos="9350"/>
            </w:tabs>
            <w:rPr>
              <w:ins w:id="215" w:author="Microsoft Office User" w:date="2019-12-19T09:14:00Z"/>
              <w:rFonts w:eastAsiaTheme="minorEastAsia" w:cstheme="minorBidi"/>
              <w:noProof/>
              <w:sz w:val="24"/>
              <w:szCs w:val="24"/>
              <w:lang w:val="en-US"/>
            </w:rPr>
          </w:pPr>
          <w:ins w:id="216"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"_Toc27639366"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2.2.1.2.6.1</w:t>
            </w:r>
            <w:r>
              <w:rPr>
                <w:rFonts w:eastAsiaTheme="minorEastAsia" w:cstheme="minorBidi"/>
                <w:noProof/>
                <w:sz w:val="24"/>
                <w:szCs w:val="24"/>
                <w:lang w:val="en-US"/>
              </w:rPr>
              <w:tab/>
            </w:r>
            <w:r w:rsidRPr="00F4208E">
              <w:rPr>
                <w:rStyle w:val="Hyperlink"/>
                <w:rFonts w:cs="Arial"/>
                <w:noProof/>
              </w:rPr>
              <w:t>States</w:t>
            </w:r>
            <w:r>
              <w:rPr>
                <w:noProof/>
                <w:webHidden/>
              </w:rPr>
              <w:tab/>
            </w:r>
            <w:r>
              <w:rPr>
                <w:noProof/>
                <w:webHidden/>
              </w:rPr>
              <w:fldChar w:fldCharType="begin"/>
            </w:r>
            <w:r>
              <w:rPr>
                <w:noProof/>
                <w:webHidden/>
              </w:rPr>
              <w:instrText xml:space="preserve"> PAGEREF _Toc27639366 \h </w:instrText>
            </w:r>
            <w:r>
              <w:rPr>
                <w:noProof/>
                <w:webHidden/>
              </w:rPr>
            </w:r>
          </w:ins>
          <w:r>
            <w:rPr>
              <w:noProof/>
              <w:webHidden/>
            </w:rPr>
            <w:fldChar w:fldCharType="separate"/>
          </w:r>
          <w:ins w:id="217" w:author="Microsoft Office User" w:date="2019-12-19T09:14:00Z">
            <w:r>
              <w:rPr>
                <w:noProof/>
                <w:webHidden/>
              </w:rPr>
              <w:t>29</w:t>
            </w:r>
            <w:r>
              <w:rPr>
                <w:noProof/>
                <w:webHidden/>
              </w:rPr>
              <w:fldChar w:fldCharType="end"/>
            </w:r>
            <w:r w:rsidRPr="00F4208E">
              <w:rPr>
                <w:rStyle w:val="Hyperlink"/>
                <w:noProof/>
              </w:rPr>
              <w:fldChar w:fldCharType="end"/>
            </w:r>
          </w:ins>
        </w:p>
        <w:p w14:paraId="3FD52957" w14:textId="460635DD" w:rsidR="000137EA" w:rsidRDefault="000137EA">
          <w:pPr>
            <w:pStyle w:val="TOC7"/>
            <w:tabs>
              <w:tab w:val="left" w:pos="2453"/>
              <w:tab w:val="right" w:leader="dot" w:pos="9350"/>
            </w:tabs>
            <w:rPr>
              <w:ins w:id="218" w:author="Microsoft Office User" w:date="2019-12-19T09:14:00Z"/>
              <w:rFonts w:eastAsiaTheme="minorEastAsia" w:cstheme="minorBidi"/>
              <w:noProof/>
              <w:sz w:val="24"/>
              <w:szCs w:val="24"/>
              <w:lang w:val="en-US"/>
            </w:rPr>
          </w:pPr>
          <w:ins w:id="21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"_Toc27639367"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2.2.1.2.6.1.1</w:t>
            </w:r>
            <w:r>
              <w:rPr>
                <w:rFonts w:eastAsiaTheme="minorEastAsia" w:cstheme="minorBidi"/>
                <w:noProof/>
                <w:sz w:val="24"/>
                <w:szCs w:val="24"/>
                <w:lang w:val="en-US"/>
              </w:rPr>
              <w:tab/>
            </w:r>
            <w:r w:rsidRPr="00F4208E">
              <w:rPr>
                <w:rStyle w:val="Hyperlink"/>
                <w:rFonts w:cs="Arial"/>
                <w:noProof/>
              </w:rPr>
              <w:t>How to: Save a State</w:t>
            </w:r>
            <w:r>
              <w:rPr>
                <w:noProof/>
                <w:webHidden/>
              </w:rPr>
              <w:tab/>
            </w:r>
            <w:r>
              <w:rPr>
                <w:noProof/>
                <w:webHidden/>
              </w:rPr>
              <w:fldChar w:fldCharType="begin"/>
            </w:r>
            <w:r>
              <w:rPr>
                <w:noProof/>
                <w:webHidden/>
              </w:rPr>
              <w:instrText xml:space="preserve"> PAGEREF _Toc27639367 \h </w:instrText>
            </w:r>
            <w:r>
              <w:rPr>
                <w:noProof/>
                <w:webHidden/>
              </w:rPr>
            </w:r>
          </w:ins>
          <w:r>
            <w:rPr>
              <w:noProof/>
              <w:webHidden/>
            </w:rPr>
            <w:fldChar w:fldCharType="separate"/>
          </w:r>
          <w:ins w:id="220" w:author="Microsoft Office User" w:date="2019-12-19T09:14:00Z">
            <w:r>
              <w:rPr>
                <w:noProof/>
                <w:webHidden/>
              </w:rPr>
              <w:t>29</w:t>
            </w:r>
            <w:r>
              <w:rPr>
                <w:noProof/>
                <w:webHidden/>
              </w:rPr>
              <w:fldChar w:fldCharType="end"/>
            </w:r>
            <w:r w:rsidRPr="00F4208E">
              <w:rPr>
                <w:rStyle w:val="Hyperlink"/>
                <w:noProof/>
              </w:rPr>
              <w:fldChar w:fldCharType="end"/>
            </w:r>
          </w:ins>
        </w:p>
        <w:p w14:paraId="6F9FBAF4" w14:textId="4E84C1D2" w:rsidR="000137EA" w:rsidRDefault="000137EA">
          <w:pPr>
            <w:pStyle w:val="TOC7"/>
            <w:tabs>
              <w:tab w:val="left" w:pos="2453"/>
              <w:tab w:val="right" w:leader="dot" w:pos="9350"/>
            </w:tabs>
            <w:rPr>
              <w:ins w:id="221" w:author="Microsoft Office User" w:date="2019-12-19T09:14:00Z"/>
              <w:rFonts w:eastAsiaTheme="minorEastAsia" w:cstheme="minorBidi"/>
              <w:noProof/>
              <w:sz w:val="24"/>
              <w:szCs w:val="24"/>
              <w:lang w:val="en-US"/>
            </w:rPr>
          </w:pPr>
          <w:ins w:id="22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"_Toc27639368"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2.2.1.2.6.1.2</w:t>
            </w:r>
            <w:r>
              <w:rPr>
                <w:rFonts w:eastAsiaTheme="minorEastAsia" w:cstheme="minorBidi"/>
                <w:noProof/>
                <w:sz w:val="24"/>
                <w:szCs w:val="24"/>
                <w:lang w:val="en-US"/>
              </w:rPr>
              <w:tab/>
            </w:r>
            <w:r w:rsidRPr="00F4208E">
              <w:rPr>
                <w:rStyle w:val="Hyperlink"/>
                <w:rFonts w:cs="Arial"/>
                <w:noProof/>
              </w:rPr>
              <w:t>How to: Apply as a State</w:t>
            </w:r>
            <w:r>
              <w:rPr>
                <w:noProof/>
                <w:webHidden/>
              </w:rPr>
              <w:tab/>
            </w:r>
            <w:r>
              <w:rPr>
                <w:noProof/>
                <w:webHidden/>
              </w:rPr>
              <w:fldChar w:fldCharType="begin"/>
            </w:r>
            <w:r>
              <w:rPr>
                <w:noProof/>
                <w:webHidden/>
              </w:rPr>
              <w:instrText xml:space="preserve"> PAGEREF _Toc27639368 \h </w:instrText>
            </w:r>
            <w:r>
              <w:rPr>
                <w:noProof/>
                <w:webHidden/>
              </w:rPr>
            </w:r>
          </w:ins>
          <w:r>
            <w:rPr>
              <w:noProof/>
              <w:webHidden/>
            </w:rPr>
            <w:fldChar w:fldCharType="separate"/>
          </w:r>
          <w:ins w:id="223" w:author="Microsoft Office User" w:date="2019-12-19T09:14:00Z">
            <w:r>
              <w:rPr>
                <w:noProof/>
                <w:webHidden/>
              </w:rPr>
              <w:t>29</w:t>
            </w:r>
            <w:r>
              <w:rPr>
                <w:noProof/>
                <w:webHidden/>
              </w:rPr>
              <w:fldChar w:fldCharType="end"/>
            </w:r>
            <w:r w:rsidRPr="00F4208E">
              <w:rPr>
                <w:rStyle w:val="Hyperlink"/>
                <w:noProof/>
              </w:rPr>
              <w:fldChar w:fldCharType="end"/>
            </w:r>
          </w:ins>
        </w:p>
        <w:p w14:paraId="5DD4265D" w14:textId="6BC14BA6" w:rsidR="000137EA" w:rsidRDefault="000137EA">
          <w:pPr>
            <w:pStyle w:val="TOC7"/>
            <w:tabs>
              <w:tab w:val="left" w:pos="2453"/>
              <w:tab w:val="right" w:leader="dot" w:pos="9350"/>
            </w:tabs>
            <w:rPr>
              <w:ins w:id="224" w:author="Microsoft Office User" w:date="2019-12-19T09:14:00Z"/>
              <w:rFonts w:eastAsiaTheme="minorEastAsia" w:cstheme="minorBidi"/>
              <w:noProof/>
              <w:sz w:val="24"/>
              <w:szCs w:val="24"/>
              <w:lang w:val="en-US"/>
            </w:rPr>
          </w:pPr>
          <w:ins w:id="22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"_Toc27639369"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2.2.1.2.6.1.3</w:t>
            </w:r>
            <w:r>
              <w:rPr>
                <w:rFonts w:eastAsiaTheme="minorEastAsia" w:cstheme="minorBidi"/>
                <w:noProof/>
                <w:sz w:val="24"/>
                <w:szCs w:val="24"/>
                <w:lang w:val="en-US"/>
              </w:rPr>
              <w:tab/>
            </w:r>
            <w:r w:rsidRPr="00F4208E">
              <w:rPr>
                <w:rStyle w:val="Hyperlink"/>
                <w:rFonts w:cs="Arial"/>
                <w:noProof/>
              </w:rPr>
              <w:t>How to: Update a State from the Source Explorer</w:t>
            </w:r>
            <w:r>
              <w:rPr>
                <w:noProof/>
                <w:webHidden/>
              </w:rPr>
              <w:tab/>
            </w:r>
            <w:r>
              <w:rPr>
                <w:noProof/>
                <w:webHidden/>
              </w:rPr>
              <w:fldChar w:fldCharType="begin"/>
            </w:r>
            <w:r>
              <w:rPr>
                <w:noProof/>
                <w:webHidden/>
              </w:rPr>
              <w:instrText xml:space="preserve"> PAGEREF _Toc27639369 \h </w:instrText>
            </w:r>
            <w:r>
              <w:rPr>
                <w:noProof/>
                <w:webHidden/>
              </w:rPr>
            </w:r>
          </w:ins>
          <w:r>
            <w:rPr>
              <w:noProof/>
              <w:webHidden/>
            </w:rPr>
            <w:fldChar w:fldCharType="separate"/>
          </w:r>
          <w:ins w:id="226" w:author="Microsoft Office User" w:date="2019-12-19T09:14:00Z">
            <w:r>
              <w:rPr>
                <w:noProof/>
                <w:webHidden/>
              </w:rPr>
              <w:t>30</w:t>
            </w:r>
            <w:r>
              <w:rPr>
                <w:noProof/>
                <w:webHidden/>
              </w:rPr>
              <w:fldChar w:fldCharType="end"/>
            </w:r>
            <w:r w:rsidRPr="00F4208E">
              <w:rPr>
                <w:rStyle w:val="Hyperlink"/>
                <w:noProof/>
              </w:rPr>
              <w:fldChar w:fldCharType="end"/>
            </w:r>
          </w:ins>
        </w:p>
        <w:p w14:paraId="2ED0A437" w14:textId="273A16EB" w:rsidR="000137EA" w:rsidRDefault="000137EA">
          <w:pPr>
            <w:pStyle w:val="TOC7"/>
            <w:tabs>
              <w:tab w:val="left" w:pos="2453"/>
              <w:tab w:val="right" w:leader="dot" w:pos="9350"/>
            </w:tabs>
            <w:rPr>
              <w:ins w:id="227" w:author="Microsoft Office User" w:date="2019-12-19T09:14:00Z"/>
              <w:rFonts w:eastAsiaTheme="minorEastAsia" w:cstheme="minorBidi"/>
              <w:noProof/>
              <w:sz w:val="24"/>
              <w:szCs w:val="24"/>
              <w:lang w:val="en-US"/>
            </w:rPr>
          </w:pPr>
          <w:ins w:id="228"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"_Toc27639370"</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2.2.1.2.6.1.4</w:t>
            </w:r>
            <w:r>
              <w:rPr>
                <w:rFonts w:eastAsiaTheme="minorEastAsia" w:cstheme="minorBidi"/>
                <w:noProof/>
                <w:sz w:val="24"/>
                <w:szCs w:val="24"/>
                <w:lang w:val="en-US"/>
              </w:rPr>
              <w:tab/>
            </w:r>
            <w:r w:rsidRPr="00F4208E">
              <w:rPr>
                <w:rStyle w:val="Hyperlink"/>
                <w:rFonts w:cs="Arial"/>
                <w:noProof/>
              </w:rPr>
              <w:t>How to Update the State from the State Management Buttons</w:t>
            </w:r>
            <w:r>
              <w:rPr>
                <w:noProof/>
                <w:webHidden/>
              </w:rPr>
              <w:tab/>
            </w:r>
            <w:r>
              <w:rPr>
                <w:noProof/>
                <w:webHidden/>
              </w:rPr>
              <w:fldChar w:fldCharType="begin"/>
            </w:r>
            <w:r>
              <w:rPr>
                <w:noProof/>
                <w:webHidden/>
              </w:rPr>
              <w:instrText xml:space="preserve"> PAGEREF _Toc27639370 \h </w:instrText>
            </w:r>
            <w:r>
              <w:rPr>
                <w:noProof/>
                <w:webHidden/>
              </w:rPr>
            </w:r>
          </w:ins>
          <w:r>
            <w:rPr>
              <w:noProof/>
              <w:webHidden/>
            </w:rPr>
            <w:fldChar w:fldCharType="separate"/>
          </w:r>
          <w:ins w:id="229" w:author="Microsoft Office User" w:date="2019-12-19T09:14:00Z">
            <w:r>
              <w:rPr>
                <w:noProof/>
                <w:webHidden/>
              </w:rPr>
              <w:t>30</w:t>
            </w:r>
            <w:r>
              <w:rPr>
                <w:noProof/>
                <w:webHidden/>
              </w:rPr>
              <w:fldChar w:fldCharType="end"/>
            </w:r>
            <w:r w:rsidRPr="00F4208E">
              <w:rPr>
                <w:rStyle w:val="Hyperlink"/>
                <w:noProof/>
              </w:rPr>
              <w:fldChar w:fldCharType="end"/>
            </w:r>
          </w:ins>
        </w:p>
        <w:p w14:paraId="15389113" w14:textId="4D2E41E6" w:rsidR="000137EA" w:rsidRDefault="000137EA">
          <w:pPr>
            <w:pStyle w:val="TOC7"/>
            <w:tabs>
              <w:tab w:val="left" w:pos="2453"/>
              <w:tab w:val="right" w:leader="dot" w:pos="9350"/>
            </w:tabs>
            <w:rPr>
              <w:ins w:id="230" w:author="Microsoft Office User" w:date="2019-12-19T09:14:00Z"/>
              <w:rFonts w:eastAsiaTheme="minorEastAsia" w:cstheme="minorBidi"/>
              <w:noProof/>
              <w:sz w:val="24"/>
              <w:szCs w:val="24"/>
              <w:lang w:val="en-US"/>
            </w:rPr>
          </w:pPr>
          <w:ins w:id="231"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"_Toc27639371"</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2.2.1.2.6.1.5</w:t>
            </w:r>
            <w:r>
              <w:rPr>
                <w:rFonts w:eastAsiaTheme="minorEastAsia" w:cstheme="minorBidi"/>
                <w:noProof/>
                <w:sz w:val="24"/>
                <w:szCs w:val="24"/>
                <w:lang w:val="en-US"/>
              </w:rPr>
              <w:tab/>
            </w:r>
            <w:r w:rsidRPr="00F4208E">
              <w:rPr>
                <w:rStyle w:val="Hyperlink"/>
                <w:rFonts w:cs="Arial"/>
                <w:noProof/>
              </w:rPr>
              <w:t>How to Revert a State from the State Management Buttons</w:t>
            </w:r>
            <w:r>
              <w:rPr>
                <w:noProof/>
                <w:webHidden/>
              </w:rPr>
              <w:tab/>
            </w:r>
            <w:r>
              <w:rPr>
                <w:noProof/>
                <w:webHidden/>
              </w:rPr>
              <w:fldChar w:fldCharType="begin"/>
            </w:r>
            <w:r>
              <w:rPr>
                <w:noProof/>
                <w:webHidden/>
              </w:rPr>
              <w:instrText xml:space="preserve"> PAGEREF _Toc27639371 \h </w:instrText>
            </w:r>
            <w:r>
              <w:rPr>
                <w:noProof/>
                <w:webHidden/>
              </w:rPr>
            </w:r>
          </w:ins>
          <w:r>
            <w:rPr>
              <w:noProof/>
              <w:webHidden/>
            </w:rPr>
            <w:fldChar w:fldCharType="separate"/>
          </w:r>
          <w:ins w:id="232" w:author="Microsoft Office User" w:date="2019-12-19T09:14:00Z">
            <w:r>
              <w:rPr>
                <w:noProof/>
                <w:webHidden/>
              </w:rPr>
              <w:t>30</w:t>
            </w:r>
            <w:r>
              <w:rPr>
                <w:noProof/>
                <w:webHidden/>
              </w:rPr>
              <w:fldChar w:fldCharType="end"/>
            </w:r>
            <w:r w:rsidRPr="00F4208E">
              <w:rPr>
                <w:rStyle w:val="Hyperlink"/>
                <w:noProof/>
              </w:rPr>
              <w:fldChar w:fldCharType="end"/>
            </w:r>
          </w:ins>
        </w:p>
        <w:p w14:paraId="36223722" w14:textId="53147BA0" w:rsidR="000137EA" w:rsidRDefault="000137EA">
          <w:pPr>
            <w:pStyle w:val="TOC7"/>
            <w:tabs>
              <w:tab w:val="left" w:pos="2453"/>
              <w:tab w:val="right" w:leader="dot" w:pos="9350"/>
            </w:tabs>
            <w:rPr>
              <w:ins w:id="233" w:author="Microsoft Office User" w:date="2019-12-19T09:14:00Z"/>
              <w:rFonts w:eastAsiaTheme="minorEastAsia" w:cstheme="minorBidi"/>
              <w:noProof/>
              <w:sz w:val="24"/>
              <w:szCs w:val="24"/>
              <w:lang w:val="en-US"/>
            </w:rPr>
          </w:pPr>
          <w:ins w:id="234"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"_Toc27639372"</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2.2.1.2.6.1.6</w:t>
            </w:r>
            <w:r>
              <w:rPr>
                <w:rFonts w:eastAsiaTheme="minorEastAsia" w:cstheme="minorBidi"/>
                <w:noProof/>
                <w:sz w:val="24"/>
                <w:szCs w:val="24"/>
                <w:lang w:val="en-US"/>
              </w:rPr>
              <w:tab/>
            </w:r>
            <w:r w:rsidRPr="00F4208E">
              <w:rPr>
                <w:rStyle w:val="Hyperlink"/>
                <w:rFonts w:cs="Arial"/>
                <w:noProof/>
              </w:rPr>
              <w:t>How to: Remove a State from the Source Explorer</w:t>
            </w:r>
            <w:r>
              <w:rPr>
                <w:noProof/>
                <w:webHidden/>
              </w:rPr>
              <w:tab/>
            </w:r>
            <w:r>
              <w:rPr>
                <w:noProof/>
                <w:webHidden/>
              </w:rPr>
              <w:fldChar w:fldCharType="begin"/>
            </w:r>
            <w:r>
              <w:rPr>
                <w:noProof/>
                <w:webHidden/>
              </w:rPr>
              <w:instrText xml:space="preserve"> PAGEREF _Toc27639372 \h </w:instrText>
            </w:r>
            <w:r>
              <w:rPr>
                <w:noProof/>
                <w:webHidden/>
              </w:rPr>
            </w:r>
          </w:ins>
          <w:r>
            <w:rPr>
              <w:noProof/>
              <w:webHidden/>
            </w:rPr>
            <w:fldChar w:fldCharType="separate"/>
          </w:r>
          <w:ins w:id="235" w:author="Microsoft Office User" w:date="2019-12-19T09:14:00Z">
            <w:r>
              <w:rPr>
                <w:noProof/>
                <w:webHidden/>
              </w:rPr>
              <w:t>30</w:t>
            </w:r>
            <w:r>
              <w:rPr>
                <w:noProof/>
                <w:webHidden/>
              </w:rPr>
              <w:fldChar w:fldCharType="end"/>
            </w:r>
            <w:r w:rsidRPr="00F4208E">
              <w:rPr>
                <w:rStyle w:val="Hyperlink"/>
                <w:noProof/>
              </w:rPr>
              <w:fldChar w:fldCharType="end"/>
            </w:r>
          </w:ins>
        </w:p>
        <w:p w14:paraId="59A9D3CA" w14:textId="43F92233" w:rsidR="000137EA" w:rsidRDefault="000137EA">
          <w:pPr>
            <w:pStyle w:val="TOC6"/>
            <w:tabs>
              <w:tab w:val="left" w:pos="2101"/>
              <w:tab w:val="right" w:leader="dot" w:pos="9350"/>
            </w:tabs>
            <w:rPr>
              <w:ins w:id="236" w:author="Microsoft Office User" w:date="2019-12-19T09:14:00Z"/>
              <w:rFonts w:eastAsiaTheme="minorEastAsia" w:cstheme="minorBidi"/>
              <w:noProof/>
              <w:sz w:val="24"/>
              <w:szCs w:val="24"/>
              <w:lang w:val="en-US"/>
            </w:rPr>
          </w:pPr>
          <w:ins w:id="237"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"_Toc27639373"</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2.2.1.2.6.2</w:t>
            </w:r>
            <w:r>
              <w:rPr>
                <w:rFonts w:eastAsiaTheme="minorEastAsia" w:cstheme="minorBidi"/>
                <w:noProof/>
                <w:sz w:val="24"/>
                <w:szCs w:val="24"/>
                <w:lang w:val="en-US"/>
              </w:rPr>
              <w:tab/>
            </w:r>
            <w:r w:rsidRPr="00F4208E">
              <w:rPr>
                <w:rStyle w:val="Hyperlink"/>
                <w:rFonts w:cs="Arial"/>
                <w:noProof/>
              </w:rPr>
              <w:t>Layouts</w:t>
            </w:r>
            <w:r>
              <w:rPr>
                <w:noProof/>
                <w:webHidden/>
              </w:rPr>
              <w:tab/>
            </w:r>
            <w:r>
              <w:rPr>
                <w:noProof/>
                <w:webHidden/>
              </w:rPr>
              <w:fldChar w:fldCharType="begin"/>
            </w:r>
            <w:r>
              <w:rPr>
                <w:noProof/>
                <w:webHidden/>
              </w:rPr>
              <w:instrText xml:space="preserve"> PAGEREF _Toc27639373 \h </w:instrText>
            </w:r>
            <w:r>
              <w:rPr>
                <w:noProof/>
                <w:webHidden/>
              </w:rPr>
            </w:r>
          </w:ins>
          <w:r>
            <w:rPr>
              <w:noProof/>
              <w:webHidden/>
            </w:rPr>
            <w:fldChar w:fldCharType="separate"/>
          </w:r>
          <w:ins w:id="238" w:author="Microsoft Office User" w:date="2019-12-19T09:14:00Z">
            <w:r>
              <w:rPr>
                <w:noProof/>
                <w:webHidden/>
              </w:rPr>
              <w:t>31</w:t>
            </w:r>
            <w:r>
              <w:rPr>
                <w:noProof/>
                <w:webHidden/>
              </w:rPr>
              <w:fldChar w:fldCharType="end"/>
            </w:r>
            <w:r w:rsidRPr="00F4208E">
              <w:rPr>
                <w:rStyle w:val="Hyperlink"/>
                <w:noProof/>
              </w:rPr>
              <w:fldChar w:fldCharType="end"/>
            </w:r>
          </w:ins>
        </w:p>
        <w:p w14:paraId="632ECE50" w14:textId="51D24A8F" w:rsidR="000137EA" w:rsidRDefault="000137EA">
          <w:pPr>
            <w:pStyle w:val="TOC7"/>
            <w:tabs>
              <w:tab w:val="left" w:pos="2453"/>
              <w:tab w:val="right" w:leader="dot" w:pos="9350"/>
            </w:tabs>
            <w:rPr>
              <w:ins w:id="239" w:author="Microsoft Office User" w:date="2019-12-19T09:14:00Z"/>
              <w:rFonts w:eastAsiaTheme="minorEastAsia" w:cstheme="minorBidi"/>
              <w:noProof/>
              <w:sz w:val="24"/>
              <w:szCs w:val="24"/>
              <w:lang w:val="en-US"/>
            </w:rPr>
          </w:pPr>
          <w:ins w:id="240"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"_Toc27639374"</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2.2.1.2.6.2.1</w:t>
            </w:r>
            <w:r>
              <w:rPr>
                <w:rFonts w:eastAsiaTheme="minorEastAsia" w:cstheme="minorBidi"/>
                <w:noProof/>
                <w:sz w:val="24"/>
                <w:szCs w:val="24"/>
                <w:lang w:val="en-US"/>
              </w:rPr>
              <w:tab/>
            </w:r>
            <w:r w:rsidRPr="00F4208E">
              <w:rPr>
                <w:rStyle w:val="Hyperlink"/>
                <w:rFonts w:cs="Arial"/>
                <w:noProof/>
              </w:rPr>
              <w:t>How to: Apply a state as a layout via Source Explorer</w:t>
            </w:r>
            <w:r>
              <w:rPr>
                <w:noProof/>
                <w:webHidden/>
              </w:rPr>
              <w:tab/>
            </w:r>
            <w:r>
              <w:rPr>
                <w:noProof/>
                <w:webHidden/>
              </w:rPr>
              <w:fldChar w:fldCharType="begin"/>
            </w:r>
            <w:r>
              <w:rPr>
                <w:noProof/>
                <w:webHidden/>
              </w:rPr>
              <w:instrText xml:space="preserve"> PAGEREF _Toc27639374 \h </w:instrText>
            </w:r>
            <w:r>
              <w:rPr>
                <w:noProof/>
                <w:webHidden/>
              </w:rPr>
            </w:r>
          </w:ins>
          <w:r>
            <w:rPr>
              <w:noProof/>
              <w:webHidden/>
            </w:rPr>
            <w:fldChar w:fldCharType="separate"/>
          </w:r>
          <w:ins w:id="241" w:author="Microsoft Office User" w:date="2019-12-19T09:14:00Z">
            <w:r>
              <w:rPr>
                <w:noProof/>
                <w:webHidden/>
              </w:rPr>
              <w:t>31</w:t>
            </w:r>
            <w:r>
              <w:rPr>
                <w:noProof/>
                <w:webHidden/>
              </w:rPr>
              <w:fldChar w:fldCharType="end"/>
            </w:r>
            <w:r w:rsidRPr="00F4208E">
              <w:rPr>
                <w:rStyle w:val="Hyperlink"/>
                <w:noProof/>
              </w:rPr>
              <w:fldChar w:fldCharType="end"/>
            </w:r>
          </w:ins>
        </w:p>
        <w:p w14:paraId="15ADBC6A" w14:textId="605CE832" w:rsidR="000137EA" w:rsidRDefault="000137EA">
          <w:pPr>
            <w:pStyle w:val="TOC7"/>
            <w:tabs>
              <w:tab w:val="left" w:pos="2453"/>
              <w:tab w:val="right" w:leader="dot" w:pos="9350"/>
            </w:tabs>
            <w:rPr>
              <w:ins w:id="242" w:author="Microsoft Office User" w:date="2019-12-19T09:14:00Z"/>
              <w:rFonts w:eastAsiaTheme="minorEastAsia" w:cstheme="minorBidi"/>
              <w:noProof/>
              <w:sz w:val="24"/>
              <w:szCs w:val="24"/>
              <w:lang w:val="en-US"/>
            </w:rPr>
          </w:pPr>
          <w:ins w:id="243"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"_Toc27639375"</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2.2.1.2.6.2.2</w:t>
            </w:r>
            <w:r>
              <w:rPr>
                <w:rFonts w:eastAsiaTheme="minorEastAsia" w:cstheme="minorBidi"/>
                <w:noProof/>
                <w:sz w:val="24"/>
                <w:szCs w:val="24"/>
                <w:lang w:val="en-US"/>
              </w:rPr>
              <w:tab/>
            </w:r>
            <w:r w:rsidRPr="00F4208E">
              <w:rPr>
                <w:rStyle w:val="Hyperlink"/>
                <w:rFonts w:cs="Arial"/>
                <w:noProof/>
              </w:rPr>
              <w:t>How to: Apply a state as a layout from the State Management Buttons</w:t>
            </w:r>
            <w:r>
              <w:rPr>
                <w:noProof/>
                <w:webHidden/>
              </w:rPr>
              <w:tab/>
            </w:r>
            <w:r>
              <w:rPr>
                <w:noProof/>
                <w:webHidden/>
              </w:rPr>
              <w:fldChar w:fldCharType="begin"/>
            </w:r>
            <w:r>
              <w:rPr>
                <w:noProof/>
                <w:webHidden/>
              </w:rPr>
              <w:instrText xml:space="preserve"> PAGEREF _Toc27639375 \h </w:instrText>
            </w:r>
            <w:r>
              <w:rPr>
                <w:noProof/>
                <w:webHidden/>
              </w:rPr>
            </w:r>
          </w:ins>
          <w:r>
            <w:rPr>
              <w:noProof/>
              <w:webHidden/>
            </w:rPr>
            <w:fldChar w:fldCharType="separate"/>
          </w:r>
          <w:ins w:id="244" w:author="Microsoft Office User" w:date="2019-12-19T09:14:00Z">
            <w:r>
              <w:rPr>
                <w:noProof/>
                <w:webHidden/>
              </w:rPr>
              <w:t>32</w:t>
            </w:r>
            <w:r>
              <w:rPr>
                <w:noProof/>
                <w:webHidden/>
              </w:rPr>
              <w:fldChar w:fldCharType="end"/>
            </w:r>
            <w:r w:rsidRPr="00F4208E">
              <w:rPr>
                <w:rStyle w:val="Hyperlink"/>
                <w:noProof/>
              </w:rPr>
              <w:fldChar w:fldCharType="end"/>
            </w:r>
          </w:ins>
        </w:p>
        <w:p w14:paraId="4521F0D2" w14:textId="7E5977E7" w:rsidR="000137EA" w:rsidRDefault="000137EA">
          <w:pPr>
            <w:pStyle w:val="TOC7"/>
            <w:tabs>
              <w:tab w:val="left" w:pos="2453"/>
              <w:tab w:val="right" w:leader="dot" w:pos="9350"/>
            </w:tabs>
            <w:rPr>
              <w:ins w:id="245" w:author="Microsoft Office User" w:date="2019-12-19T09:14:00Z"/>
              <w:rFonts w:eastAsiaTheme="minorEastAsia" w:cstheme="minorBidi"/>
              <w:noProof/>
              <w:sz w:val="24"/>
              <w:szCs w:val="24"/>
              <w:lang w:val="en-US"/>
            </w:rPr>
          </w:pPr>
          <w:ins w:id="246"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2.2.1.2.6.2.3</w:t>
            </w:r>
            <w:r>
              <w:rPr>
                <w:rFonts w:eastAsiaTheme="minorEastAsia" w:cstheme="minorBidi"/>
                <w:noProof/>
                <w:sz w:val="24"/>
                <w:szCs w:val="24"/>
                <w:lang w:val="en-US"/>
              </w:rPr>
              <w:tab/>
            </w:r>
            <w:r w:rsidRPr="00F4208E">
              <w:rPr>
                <w:rStyle w:val="Hyperlink"/>
                <w:rFonts w:cs="Arial"/>
                <w:noProof/>
              </w:rPr>
              <w:t>How to: Apply a state as a layout using URL</w:t>
            </w:r>
            <w:r>
              <w:rPr>
                <w:noProof/>
                <w:webHidden/>
              </w:rPr>
              <w:tab/>
            </w:r>
            <w:r>
              <w:rPr>
                <w:noProof/>
                <w:webHidden/>
              </w:rPr>
              <w:fldChar w:fldCharType="begin"/>
            </w:r>
            <w:r>
              <w:rPr>
                <w:noProof/>
                <w:webHidden/>
              </w:rPr>
              <w:instrText xml:space="preserve"> PAGEREF _Toc27639376 \h </w:instrText>
            </w:r>
            <w:r>
              <w:rPr>
                <w:noProof/>
                <w:webHidden/>
              </w:rPr>
            </w:r>
          </w:ins>
          <w:r>
            <w:rPr>
              <w:noProof/>
              <w:webHidden/>
            </w:rPr>
            <w:fldChar w:fldCharType="separate"/>
          </w:r>
          <w:ins w:id="247" w:author="Microsoft Office User" w:date="2019-12-19T09:14:00Z">
            <w:r>
              <w:rPr>
                <w:noProof/>
                <w:webHidden/>
              </w:rPr>
              <w:t>32</w:t>
            </w:r>
            <w:r>
              <w:rPr>
                <w:noProof/>
                <w:webHidden/>
              </w:rPr>
              <w:fldChar w:fldCharType="end"/>
            </w:r>
            <w:r w:rsidRPr="00F4208E">
              <w:rPr>
                <w:rStyle w:val="Hyperlink"/>
                <w:noProof/>
              </w:rPr>
              <w:fldChar w:fldCharType="end"/>
            </w:r>
          </w:ins>
        </w:p>
        <w:p w14:paraId="4220789D" w14:textId="1B7690AF" w:rsidR="000137EA" w:rsidRDefault="000137EA">
          <w:pPr>
            <w:pStyle w:val="TOC6"/>
            <w:tabs>
              <w:tab w:val="left" w:pos="2101"/>
              <w:tab w:val="right" w:leader="dot" w:pos="9350"/>
            </w:tabs>
            <w:rPr>
              <w:ins w:id="248" w:author="Microsoft Office User" w:date="2019-12-19T09:14:00Z"/>
              <w:rFonts w:eastAsiaTheme="minorEastAsia" w:cstheme="minorBidi"/>
              <w:noProof/>
              <w:sz w:val="24"/>
              <w:szCs w:val="24"/>
              <w:lang w:val="en-US"/>
            </w:rPr>
          </w:pPr>
          <w:ins w:id="24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2.2.1.2.6.3</w:t>
            </w:r>
            <w:r>
              <w:rPr>
                <w:rFonts w:eastAsiaTheme="minorEastAsia" w:cstheme="minorBidi"/>
                <w:noProof/>
                <w:sz w:val="24"/>
                <w:szCs w:val="24"/>
                <w:lang w:val="en-US"/>
              </w:rPr>
              <w:tab/>
            </w:r>
            <w:r w:rsidRPr="00F4208E">
              <w:rPr>
                <w:rStyle w:val="Hyperlink"/>
                <w:rFonts w:cs="Arial"/>
                <w:noProof/>
              </w:rPr>
              <w:t>Shareable Links</w:t>
            </w:r>
            <w:r>
              <w:rPr>
                <w:noProof/>
                <w:webHidden/>
              </w:rPr>
              <w:tab/>
            </w:r>
            <w:r>
              <w:rPr>
                <w:noProof/>
                <w:webHidden/>
              </w:rPr>
              <w:fldChar w:fldCharType="begin"/>
            </w:r>
            <w:r>
              <w:rPr>
                <w:noProof/>
                <w:webHidden/>
              </w:rPr>
              <w:instrText xml:space="preserve"> PAGEREF _Toc27639377 \h </w:instrText>
            </w:r>
            <w:r>
              <w:rPr>
                <w:noProof/>
                <w:webHidden/>
              </w:rPr>
            </w:r>
          </w:ins>
          <w:r>
            <w:rPr>
              <w:noProof/>
              <w:webHidden/>
            </w:rPr>
            <w:fldChar w:fldCharType="separate"/>
          </w:r>
          <w:ins w:id="250" w:author="Microsoft Office User" w:date="2019-12-19T09:14:00Z">
            <w:r>
              <w:rPr>
                <w:noProof/>
                <w:webHidden/>
              </w:rPr>
              <w:t>32</w:t>
            </w:r>
            <w:r>
              <w:rPr>
                <w:noProof/>
                <w:webHidden/>
              </w:rPr>
              <w:fldChar w:fldCharType="end"/>
            </w:r>
            <w:r w:rsidRPr="00F4208E">
              <w:rPr>
                <w:rStyle w:val="Hyperlink"/>
                <w:noProof/>
              </w:rPr>
              <w:fldChar w:fldCharType="end"/>
            </w:r>
          </w:ins>
        </w:p>
        <w:p w14:paraId="72BFEE15" w14:textId="44A50D1F" w:rsidR="000137EA" w:rsidRDefault="000137EA">
          <w:pPr>
            <w:pStyle w:val="TOC7"/>
            <w:tabs>
              <w:tab w:val="left" w:pos="2453"/>
              <w:tab w:val="right" w:leader="dot" w:pos="9350"/>
            </w:tabs>
            <w:rPr>
              <w:ins w:id="251" w:author="Microsoft Office User" w:date="2019-12-19T09:14:00Z"/>
              <w:rFonts w:eastAsiaTheme="minorEastAsia" w:cstheme="minorBidi"/>
              <w:noProof/>
              <w:sz w:val="24"/>
              <w:szCs w:val="24"/>
              <w:lang w:val="en-US"/>
            </w:rPr>
          </w:pPr>
          <w:ins w:id="25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2.2.1.2.6.3.1</w:t>
            </w:r>
            <w:r>
              <w:rPr>
                <w:rFonts w:eastAsiaTheme="minorEastAsia" w:cstheme="minorBidi"/>
                <w:noProof/>
                <w:sz w:val="24"/>
                <w:szCs w:val="24"/>
                <w:lang w:val="en-US"/>
              </w:rPr>
              <w:tab/>
            </w:r>
            <w:r w:rsidRPr="00F4208E">
              <w:rPr>
                <w:rStyle w:val="Hyperlink"/>
                <w:rFonts w:cs="Arial"/>
                <w:noProof/>
              </w:rPr>
              <w:t>How to get a Shareable Link</w:t>
            </w:r>
            <w:r>
              <w:rPr>
                <w:noProof/>
                <w:webHidden/>
              </w:rPr>
              <w:tab/>
            </w:r>
            <w:r>
              <w:rPr>
                <w:noProof/>
                <w:webHidden/>
              </w:rPr>
              <w:fldChar w:fldCharType="begin"/>
            </w:r>
            <w:r>
              <w:rPr>
                <w:noProof/>
                <w:webHidden/>
              </w:rPr>
              <w:instrText xml:space="preserve"> PAGEREF _Toc27639378 \h </w:instrText>
            </w:r>
            <w:r>
              <w:rPr>
                <w:noProof/>
                <w:webHidden/>
              </w:rPr>
            </w:r>
          </w:ins>
          <w:r>
            <w:rPr>
              <w:noProof/>
              <w:webHidden/>
            </w:rPr>
            <w:fldChar w:fldCharType="separate"/>
          </w:r>
          <w:ins w:id="253" w:author="Microsoft Office User" w:date="2019-12-19T09:14:00Z">
            <w:r>
              <w:rPr>
                <w:noProof/>
                <w:webHidden/>
              </w:rPr>
              <w:t>32</w:t>
            </w:r>
            <w:r>
              <w:rPr>
                <w:noProof/>
                <w:webHidden/>
              </w:rPr>
              <w:fldChar w:fldCharType="end"/>
            </w:r>
            <w:r w:rsidRPr="00F4208E">
              <w:rPr>
                <w:rStyle w:val="Hyperlink"/>
                <w:noProof/>
              </w:rPr>
              <w:fldChar w:fldCharType="end"/>
            </w:r>
          </w:ins>
        </w:p>
        <w:p w14:paraId="481D8DAB" w14:textId="3F50EC75" w:rsidR="000137EA" w:rsidRDefault="000137EA">
          <w:pPr>
            <w:pStyle w:val="TOC5"/>
            <w:tabs>
              <w:tab w:val="left" w:pos="1749"/>
              <w:tab w:val="right" w:leader="dot" w:pos="9350"/>
            </w:tabs>
            <w:rPr>
              <w:ins w:id="254" w:author="Microsoft Office User" w:date="2019-12-19T09:14:00Z"/>
              <w:rFonts w:eastAsiaTheme="minorEastAsia" w:cstheme="minorBidi"/>
              <w:noProof/>
              <w:sz w:val="24"/>
              <w:szCs w:val="24"/>
              <w:lang w:val="en-US"/>
            </w:rPr>
          </w:pPr>
          <w:ins w:id="25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"_Toc27639379"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2.2.1.2.7</w:t>
            </w:r>
            <w:r>
              <w:rPr>
                <w:rFonts w:eastAsiaTheme="minorEastAsia" w:cstheme="minorBidi"/>
                <w:noProof/>
                <w:sz w:val="24"/>
                <w:szCs w:val="24"/>
                <w:lang w:val="en-US"/>
              </w:rPr>
              <w:tab/>
            </w:r>
            <w:r w:rsidRPr="00F4208E">
              <w:rPr>
                <w:rStyle w:val="Hyperlink"/>
                <w:rFonts w:cs="Arial"/>
                <w:noProof/>
              </w:rPr>
              <w:t>Export Data</w:t>
            </w:r>
            <w:r>
              <w:rPr>
                <w:noProof/>
                <w:webHidden/>
              </w:rPr>
              <w:tab/>
            </w:r>
            <w:r>
              <w:rPr>
                <w:noProof/>
                <w:webHidden/>
              </w:rPr>
              <w:fldChar w:fldCharType="begin"/>
            </w:r>
            <w:r>
              <w:rPr>
                <w:noProof/>
                <w:webHidden/>
              </w:rPr>
              <w:instrText xml:space="preserve"> PAGEREF _Toc27639379 \h </w:instrText>
            </w:r>
            <w:r>
              <w:rPr>
                <w:noProof/>
                <w:webHidden/>
              </w:rPr>
            </w:r>
          </w:ins>
          <w:r>
            <w:rPr>
              <w:noProof/>
              <w:webHidden/>
            </w:rPr>
            <w:fldChar w:fldCharType="separate"/>
          </w:r>
          <w:ins w:id="256" w:author="Microsoft Office User" w:date="2019-12-19T09:14:00Z">
            <w:r>
              <w:rPr>
                <w:noProof/>
                <w:webHidden/>
              </w:rPr>
              <w:t>33</w:t>
            </w:r>
            <w:r>
              <w:rPr>
                <w:noProof/>
                <w:webHidden/>
              </w:rPr>
              <w:fldChar w:fldCharType="end"/>
            </w:r>
            <w:r w:rsidRPr="00F4208E">
              <w:rPr>
                <w:rStyle w:val="Hyperlink"/>
                <w:noProof/>
              </w:rPr>
              <w:fldChar w:fldCharType="end"/>
            </w:r>
          </w:ins>
        </w:p>
        <w:p w14:paraId="30D0C4A5" w14:textId="743A3ACC" w:rsidR="000137EA" w:rsidRDefault="000137EA">
          <w:pPr>
            <w:pStyle w:val="TOC6"/>
            <w:tabs>
              <w:tab w:val="left" w:pos="2101"/>
              <w:tab w:val="right" w:leader="dot" w:pos="9350"/>
            </w:tabs>
            <w:rPr>
              <w:ins w:id="257" w:author="Microsoft Office User" w:date="2019-12-19T09:14:00Z"/>
              <w:rFonts w:eastAsiaTheme="minorEastAsia" w:cstheme="minorBidi"/>
              <w:noProof/>
              <w:sz w:val="24"/>
              <w:szCs w:val="24"/>
              <w:lang w:val="en-US"/>
            </w:rPr>
          </w:pPr>
          <w:ins w:id="258"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"_Toc27639380"</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2.2.1.2.7.1</w:t>
            </w:r>
            <w:r>
              <w:rPr>
                <w:rFonts w:eastAsiaTheme="minorEastAsia" w:cstheme="minorBidi"/>
                <w:noProof/>
                <w:sz w:val="24"/>
                <w:szCs w:val="24"/>
                <w:lang w:val="en-US"/>
              </w:rPr>
              <w:tab/>
            </w:r>
            <w:r w:rsidRPr="00F4208E">
              <w:rPr>
                <w:rStyle w:val="Hyperlink"/>
                <w:rFonts w:cs="Arial"/>
                <w:noProof/>
              </w:rPr>
              <w:t>How to: Export your data</w:t>
            </w:r>
            <w:r>
              <w:rPr>
                <w:noProof/>
                <w:webHidden/>
              </w:rPr>
              <w:tab/>
            </w:r>
            <w:r>
              <w:rPr>
                <w:noProof/>
                <w:webHidden/>
              </w:rPr>
              <w:fldChar w:fldCharType="begin"/>
            </w:r>
            <w:r>
              <w:rPr>
                <w:noProof/>
                <w:webHidden/>
              </w:rPr>
              <w:instrText xml:space="preserve"> PAGEREF _Toc27639380 \h </w:instrText>
            </w:r>
            <w:r>
              <w:rPr>
                <w:noProof/>
                <w:webHidden/>
              </w:rPr>
            </w:r>
          </w:ins>
          <w:r>
            <w:rPr>
              <w:noProof/>
              <w:webHidden/>
            </w:rPr>
            <w:fldChar w:fldCharType="separate"/>
          </w:r>
          <w:ins w:id="259" w:author="Microsoft Office User" w:date="2019-12-19T09:14:00Z">
            <w:r>
              <w:rPr>
                <w:noProof/>
                <w:webHidden/>
              </w:rPr>
              <w:t>33</w:t>
            </w:r>
            <w:r>
              <w:rPr>
                <w:noProof/>
                <w:webHidden/>
              </w:rPr>
              <w:fldChar w:fldCharType="end"/>
            </w:r>
            <w:r w:rsidRPr="00F4208E">
              <w:rPr>
                <w:rStyle w:val="Hyperlink"/>
                <w:noProof/>
              </w:rPr>
              <w:fldChar w:fldCharType="end"/>
            </w:r>
          </w:ins>
        </w:p>
        <w:p w14:paraId="5414BA84" w14:textId="7713D2E0" w:rsidR="000137EA" w:rsidRDefault="000137EA">
          <w:pPr>
            <w:pStyle w:val="TOC6"/>
            <w:tabs>
              <w:tab w:val="left" w:pos="2101"/>
              <w:tab w:val="right" w:leader="dot" w:pos="9350"/>
            </w:tabs>
            <w:rPr>
              <w:ins w:id="260" w:author="Microsoft Office User" w:date="2019-12-19T09:14:00Z"/>
              <w:rFonts w:eastAsiaTheme="minorEastAsia" w:cstheme="minorBidi"/>
              <w:noProof/>
              <w:sz w:val="24"/>
              <w:szCs w:val="24"/>
              <w:lang w:val="en-US"/>
            </w:rPr>
          </w:pPr>
          <w:ins w:id="261"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"_Toc27639381"</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2.2.1.2.7.2</w:t>
            </w:r>
            <w:r>
              <w:rPr>
                <w:rFonts w:eastAsiaTheme="minorEastAsia" w:cstheme="minorBidi"/>
                <w:noProof/>
                <w:sz w:val="24"/>
                <w:szCs w:val="24"/>
                <w:lang w:val="en-US"/>
              </w:rPr>
              <w:tab/>
            </w:r>
            <w:r w:rsidRPr="00F4208E">
              <w:rPr>
                <w:rStyle w:val="Hyperlink"/>
                <w:rFonts w:cs="Arial"/>
                <w:noProof/>
              </w:rPr>
              <w:t>How to: Export your data in ‘All-in-one’ file</w:t>
            </w:r>
            <w:r>
              <w:rPr>
                <w:noProof/>
                <w:webHidden/>
              </w:rPr>
              <w:tab/>
            </w:r>
            <w:r>
              <w:rPr>
                <w:noProof/>
                <w:webHidden/>
              </w:rPr>
              <w:fldChar w:fldCharType="begin"/>
            </w:r>
            <w:r>
              <w:rPr>
                <w:noProof/>
                <w:webHidden/>
              </w:rPr>
              <w:instrText xml:space="preserve"> PAGEREF _Toc27639381 \h </w:instrText>
            </w:r>
            <w:r>
              <w:rPr>
                <w:noProof/>
                <w:webHidden/>
              </w:rPr>
            </w:r>
          </w:ins>
          <w:r>
            <w:rPr>
              <w:noProof/>
              <w:webHidden/>
            </w:rPr>
            <w:fldChar w:fldCharType="separate"/>
          </w:r>
          <w:ins w:id="262" w:author="Microsoft Office User" w:date="2019-12-19T09:14:00Z">
            <w:r>
              <w:rPr>
                <w:noProof/>
                <w:webHidden/>
              </w:rPr>
              <w:t>33</w:t>
            </w:r>
            <w:r>
              <w:rPr>
                <w:noProof/>
                <w:webHidden/>
              </w:rPr>
              <w:fldChar w:fldCharType="end"/>
            </w:r>
            <w:r w:rsidRPr="00F4208E">
              <w:rPr>
                <w:rStyle w:val="Hyperlink"/>
                <w:noProof/>
              </w:rPr>
              <w:fldChar w:fldCharType="end"/>
            </w:r>
          </w:ins>
        </w:p>
        <w:p w14:paraId="3A444C38" w14:textId="5C025D8A" w:rsidR="000137EA" w:rsidRDefault="000137EA">
          <w:pPr>
            <w:pStyle w:val="TOC5"/>
            <w:tabs>
              <w:tab w:val="left" w:pos="1749"/>
              <w:tab w:val="right" w:leader="dot" w:pos="9350"/>
            </w:tabs>
            <w:rPr>
              <w:ins w:id="263" w:author="Microsoft Office User" w:date="2019-12-19T09:14:00Z"/>
              <w:rFonts w:eastAsiaTheme="minorEastAsia" w:cstheme="minorBidi"/>
              <w:noProof/>
              <w:sz w:val="24"/>
              <w:szCs w:val="24"/>
              <w:lang w:val="en-US"/>
            </w:rPr>
          </w:pPr>
          <w:ins w:id="264"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"_Toc27639382"</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2.2.1.2.8</w:t>
            </w:r>
            <w:r>
              <w:rPr>
                <w:rFonts w:eastAsiaTheme="minorEastAsia" w:cstheme="minorBidi"/>
                <w:noProof/>
                <w:sz w:val="24"/>
                <w:szCs w:val="24"/>
                <w:lang w:val="en-US"/>
              </w:rPr>
              <w:tab/>
            </w:r>
            <w:r w:rsidRPr="00F4208E">
              <w:rPr>
                <w:rStyle w:val="Hyperlink"/>
                <w:rFonts w:cs="Arial"/>
                <w:noProof/>
              </w:rPr>
              <w:t>Situational Awareness</w:t>
            </w:r>
            <w:r>
              <w:rPr>
                <w:noProof/>
                <w:webHidden/>
              </w:rPr>
              <w:tab/>
            </w:r>
            <w:r>
              <w:rPr>
                <w:noProof/>
                <w:webHidden/>
              </w:rPr>
              <w:fldChar w:fldCharType="begin"/>
            </w:r>
            <w:r>
              <w:rPr>
                <w:noProof/>
                <w:webHidden/>
              </w:rPr>
              <w:instrText xml:space="preserve"> PAGEREF _Toc27639382 \h </w:instrText>
            </w:r>
            <w:r>
              <w:rPr>
                <w:noProof/>
                <w:webHidden/>
              </w:rPr>
            </w:r>
          </w:ins>
          <w:r>
            <w:rPr>
              <w:noProof/>
              <w:webHidden/>
            </w:rPr>
            <w:fldChar w:fldCharType="separate"/>
          </w:r>
          <w:ins w:id="265" w:author="Microsoft Office User" w:date="2019-12-19T09:14:00Z">
            <w:r>
              <w:rPr>
                <w:noProof/>
                <w:webHidden/>
              </w:rPr>
              <w:t>34</w:t>
            </w:r>
            <w:r>
              <w:rPr>
                <w:noProof/>
                <w:webHidden/>
              </w:rPr>
              <w:fldChar w:fldCharType="end"/>
            </w:r>
            <w:r w:rsidRPr="00F4208E">
              <w:rPr>
                <w:rStyle w:val="Hyperlink"/>
                <w:noProof/>
              </w:rPr>
              <w:fldChar w:fldCharType="end"/>
            </w:r>
          </w:ins>
        </w:p>
        <w:p w14:paraId="692CDA41" w14:textId="691F75A6" w:rsidR="000137EA" w:rsidRDefault="000137EA">
          <w:pPr>
            <w:pStyle w:val="TOC6"/>
            <w:tabs>
              <w:tab w:val="left" w:pos="2101"/>
              <w:tab w:val="right" w:leader="dot" w:pos="9350"/>
            </w:tabs>
            <w:rPr>
              <w:ins w:id="266" w:author="Microsoft Office User" w:date="2019-12-19T09:14:00Z"/>
              <w:rFonts w:eastAsiaTheme="minorEastAsia" w:cstheme="minorBidi"/>
              <w:noProof/>
              <w:sz w:val="24"/>
              <w:szCs w:val="24"/>
              <w:lang w:val="en-US"/>
            </w:rPr>
          </w:pPr>
          <w:ins w:id="267"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"_Toc27639383"</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2.2.1.2.8.1</w:t>
            </w:r>
            <w:r>
              <w:rPr>
                <w:rFonts w:eastAsiaTheme="minorEastAsia" w:cstheme="minorBidi"/>
                <w:noProof/>
                <w:sz w:val="24"/>
                <w:szCs w:val="24"/>
                <w:lang w:val="en-US"/>
              </w:rPr>
              <w:tab/>
            </w:r>
            <w:r w:rsidRPr="00F4208E">
              <w:rPr>
                <w:rStyle w:val="Hyperlink"/>
                <w:rFonts w:cs="Arial"/>
                <w:noProof/>
              </w:rPr>
              <w:t>How To: Enable situational awareness</w:t>
            </w:r>
            <w:r>
              <w:rPr>
                <w:noProof/>
                <w:webHidden/>
              </w:rPr>
              <w:tab/>
            </w:r>
            <w:r>
              <w:rPr>
                <w:noProof/>
                <w:webHidden/>
              </w:rPr>
              <w:fldChar w:fldCharType="begin"/>
            </w:r>
            <w:r>
              <w:rPr>
                <w:noProof/>
                <w:webHidden/>
              </w:rPr>
              <w:instrText xml:space="preserve"> PAGEREF _Toc27639383 \h </w:instrText>
            </w:r>
            <w:r>
              <w:rPr>
                <w:noProof/>
                <w:webHidden/>
              </w:rPr>
            </w:r>
          </w:ins>
          <w:r>
            <w:rPr>
              <w:noProof/>
              <w:webHidden/>
            </w:rPr>
            <w:fldChar w:fldCharType="separate"/>
          </w:r>
          <w:ins w:id="268" w:author="Microsoft Office User" w:date="2019-12-19T09:14:00Z">
            <w:r>
              <w:rPr>
                <w:noProof/>
                <w:webHidden/>
              </w:rPr>
              <w:t>35</w:t>
            </w:r>
            <w:r>
              <w:rPr>
                <w:noProof/>
                <w:webHidden/>
              </w:rPr>
              <w:fldChar w:fldCharType="end"/>
            </w:r>
            <w:r w:rsidRPr="00F4208E">
              <w:rPr>
                <w:rStyle w:val="Hyperlink"/>
                <w:noProof/>
              </w:rPr>
              <w:fldChar w:fldCharType="end"/>
            </w:r>
          </w:ins>
        </w:p>
        <w:p w14:paraId="78BDEE9D" w14:textId="1D989C41" w:rsidR="000137EA" w:rsidRDefault="000137EA">
          <w:pPr>
            <w:pStyle w:val="TOC5"/>
            <w:tabs>
              <w:tab w:val="left" w:pos="1749"/>
              <w:tab w:val="right" w:leader="dot" w:pos="9350"/>
            </w:tabs>
            <w:rPr>
              <w:ins w:id="269" w:author="Microsoft Office User" w:date="2019-12-19T09:14:00Z"/>
              <w:rFonts w:eastAsiaTheme="minorEastAsia" w:cstheme="minorBidi"/>
              <w:noProof/>
              <w:sz w:val="24"/>
              <w:szCs w:val="24"/>
              <w:lang w:val="en-US"/>
            </w:rPr>
          </w:pPr>
          <w:ins w:id="270"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"_Toc27639384"</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2.2.1.2.9</w:t>
            </w:r>
            <w:r>
              <w:rPr>
                <w:rFonts w:eastAsiaTheme="minorEastAsia" w:cstheme="minorBidi"/>
                <w:noProof/>
                <w:sz w:val="24"/>
                <w:szCs w:val="24"/>
                <w:lang w:val="en-US"/>
              </w:rPr>
              <w:tab/>
            </w:r>
            <w:r w:rsidRPr="00F4208E">
              <w:rPr>
                <w:rStyle w:val="Hyperlink"/>
                <w:rFonts w:cs="Arial"/>
                <w:noProof/>
              </w:rPr>
              <w:t>Epochs</w:t>
            </w:r>
            <w:r>
              <w:rPr>
                <w:noProof/>
                <w:webHidden/>
              </w:rPr>
              <w:tab/>
            </w:r>
            <w:r>
              <w:rPr>
                <w:noProof/>
                <w:webHidden/>
              </w:rPr>
              <w:fldChar w:fldCharType="begin"/>
            </w:r>
            <w:r>
              <w:rPr>
                <w:noProof/>
                <w:webHidden/>
              </w:rPr>
              <w:instrText xml:space="preserve"> PAGEREF _Toc27639384 \h </w:instrText>
            </w:r>
            <w:r>
              <w:rPr>
                <w:noProof/>
                <w:webHidden/>
              </w:rPr>
            </w:r>
          </w:ins>
          <w:r>
            <w:rPr>
              <w:noProof/>
              <w:webHidden/>
            </w:rPr>
            <w:fldChar w:fldCharType="separate"/>
          </w:r>
          <w:ins w:id="271" w:author="Microsoft Office User" w:date="2019-12-19T09:14:00Z">
            <w:r>
              <w:rPr>
                <w:noProof/>
                <w:webHidden/>
              </w:rPr>
              <w:t>35</w:t>
            </w:r>
            <w:r>
              <w:rPr>
                <w:noProof/>
                <w:webHidden/>
              </w:rPr>
              <w:fldChar w:fldCharType="end"/>
            </w:r>
            <w:r w:rsidRPr="00F4208E">
              <w:rPr>
                <w:rStyle w:val="Hyperlink"/>
                <w:noProof/>
              </w:rPr>
              <w:fldChar w:fldCharType="end"/>
            </w:r>
          </w:ins>
        </w:p>
        <w:p w14:paraId="2977F8AB" w14:textId="5D3C87B3" w:rsidR="000137EA" w:rsidRDefault="000137EA">
          <w:pPr>
            <w:pStyle w:val="TOC6"/>
            <w:tabs>
              <w:tab w:val="left" w:pos="2101"/>
              <w:tab w:val="right" w:leader="dot" w:pos="9350"/>
            </w:tabs>
            <w:rPr>
              <w:ins w:id="272" w:author="Microsoft Office User" w:date="2019-12-19T09:14:00Z"/>
              <w:rFonts w:eastAsiaTheme="minorEastAsia" w:cstheme="minorBidi"/>
              <w:noProof/>
              <w:sz w:val="24"/>
              <w:szCs w:val="24"/>
              <w:lang w:val="en-US"/>
            </w:rPr>
          </w:pPr>
          <w:ins w:id="273"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"_Toc27639385"</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2.2.1.2.9.1</w:t>
            </w:r>
            <w:r>
              <w:rPr>
                <w:rFonts w:eastAsiaTheme="minorEastAsia" w:cstheme="minorBidi"/>
                <w:noProof/>
                <w:sz w:val="24"/>
                <w:szCs w:val="24"/>
                <w:lang w:val="en-US"/>
              </w:rPr>
              <w:tab/>
            </w:r>
            <w:r w:rsidRPr="00F4208E">
              <w:rPr>
                <w:rStyle w:val="Hyperlink"/>
                <w:rFonts w:cs="Arial"/>
                <w:noProof/>
              </w:rPr>
              <w:t>How To: Load an Epoch</w:t>
            </w:r>
            <w:r>
              <w:rPr>
                <w:noProof/>
                <w:webHidden/>
              </w:rPr>
              <w:tab/>
            </w:r>
            <w:r>
              <w:rPr>
                <w:noProof/>
                <w:webHidden/>
              </w:rPr>
              <w:fldChar w:fldCharType="begin"/>
            </w:r>
            <w:r>
              <w:rPr>
                <w:noProof/>
                <w:webHidden/>
              </w:rPr>
              <w:instrText xml:space="preserve"> PAGEREF _Toc27639385 \h </w:instrText>
            </w:r>
            <w:r>
              <w:rPr>
                <w:noProof/>
                <w:webHidden/>
              </w:rPr>
            </w:r>
          </w:ins>
          <w:r>
            <w:rPr>
              <w:noProof/>
              <w:webHidden/>
            </w:rPr>
            <w:fldChar w:fldCharType="separate"/>
          </w:r>
          <w:ins w:id="274" w:author="Microsoft Office User" w:date="2019-12-19T09:14:00Z">
            <w:r>
              <w:rPr>
                <w:noProof/>
                <w:webHidden/>
              </w:rPr>
              <w:t>36</w:t>
            </w:r>
            <w:r>
              <w:rPr>
                <w:noProof/>
                <w:webHidden/>
              </w:rPr>
              <w:fldChar w:fldCharType="end"/>
            </w:r>
            <w:r w:rsidRPr="00F4208E">
              <w:rPr>
                <w:rStyle w:val="Hyperlink"/>
                <w:noProof/>
              </w:rPr>
              <w:fldChar w:fldCharType="end"/>
            </w:r>
          </w:ins>
        </w:p>
        <w:p w14:paraId="7A8B86DE" w14:textId="713968BB" w:rsidR="000137EA" w:rsidRDefault="000137EA">
          <w:pPr>
            <w:pStyle w:val="TOC6"/>
            <w:tabs>
              <w:tab w:val="left" w:pos="2101"/>
              <w:tab w:val="right" w:leader="dot" w:pos="9350"/>
            </w:tabs>
            <w:rPr>
              <w:ins w:id="275" w:author="Microsoft Office User" w:date="2019-12-19T09:14:00Z"/>
              <w:rFonts w:eastAsiaTheme="minorEastAsia" w:cstheme="minorBidi"/>
              <w:noProof/>
              <w:sz w:val="24"/>
              <w:szCs w:val="24"/>
              <w:lang w:val="en-US"/>
            </w:rPr>
          </w:pPr>
          <w:ins w:id="276"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"_Toc27639386"</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2.2.1.2.9.2</w:t>
            </w:r>
            <w:r>
              <w:rPr>
                <w:rFonts w:eastAsiaTheme="minorEastAsia" w:cstheme="minorBidi"/>
                <w:noProof/>
                <w:sz w:val="24"/>
                <w:szCs w:val="24"/>
                <w:lang w:val="en-US"/>
              </w:rPr>
              <w:tab/>
            </w:r>
            <w:r w:rsidRPr="00F4208E">
              <w:rPr>
                <w:rStyle w:val="Hyperlink"/>
                <w:rFonts w:cs="Arial"/>
                <w:noProof/>
              </w:rPr>
              <w:t>How To: Use an Epoch</w:t>
            </w:r>
            <w:r>
              <w:rPr>
                <w:noProof/>
                <w:webHidden/>
              </w:rPr>
              <w:tab/>
            </w:r>
            <w:r>
              <w:rPr>
                <w:noProof/>
                <w:webHidden/>
              </w:rPr>
              <w:fldChar w:fldCharType="begin"/>
            </w:r>
            <w:r>
              <w:rPr>
                <w:noProof/>
                <w:webHidden/>
              </w:rPr>
              <w:instrText xml:space="preserve"> PAGEREF _Toc27639386 \h </w:instrText>
            </w:r>
            <w:r>
              <w:rPr>
                <w:noProof/>
                <w:webHidden/>
              </w:rPr>
            </w:r>
          </w:ins>
          <w:r>
            <w:rPr>
              <w:noProof/>
              <w:webHidden/>
            </w:rPr>
            <w:fldChar w:fldCharType="separate"/>
          </w:r>
          <w:ins w:id="277" w:author="Microsoft Office User" w:date="2019-12-19T09:14:00Z">
            <w:r>
              <w:rPr>
                <w:noProof/>
                <w:webHidden/>
              </w:rPr>
              <w:t>36</w:t>
            </w:r>
            <w:r>
              <w:rPr>
                <w:noProof/>
                <w:webHidden/>
              </w:rPr>
              <w:fldChar w:fldCharType="end"/>
            </w:r>
            <w:r w:rsidRPr="00F4208E">
              <w:rPr>
                <w:rStyle w:val="Hyperlink"/>
                <w:noProof/>
              </w:rPr>
              <w:fldChar w:fldCharType="end"/>
            </w:r>
          </w:ins>
        </w:p>
        <w:p w14:paraId="55C1EF2E" w14:textId="76020491" w:rsidR="000137EA" w:rsidRDefault="000137EA">
          <w:pPr>
            <w:pStyle w:val="TOC6"/>
            <w:tabs>
              <w:tab w:val="left" w:pos="2101"/>
              <w:tab w:val="right" w:leader="dot" w:pos="9350"/>
            </w:tabs>
            <w:rPr>
              <w:ins w:id="278" w:author="Microsoft Office User" w:date="2019-12-19T09:14:00Z"/>
              <w:rFonts w:eastAsiaTheme="minorEastAsia" w:cstheme="minorBidi"/>
              <w:noProof/>
              <w:sz w:val="24"/>
              <w:szCs w:val="24"/>
              <w:lang w:val="en-US"/>
            </w:rPr>
          </w:pPr>
          <w:ins w:id="279"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"_Toc27639387"</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2.2.1.2.9.3</w:t>
            </w:r>
            <w:r>
              <w:rPr>
                <w:rFonts w:eastAsiaTheme="minorEastAsia" w:cstheme="minorBidi"/>
                <w:noProof/>
                <w:sz w:val="24"/>
                <w:szCs w:val="24"/>
                <w:lang w:val="en-US"/>
              </w:rPr>
              <w:tab/>
            </w:r>
            <w:r w:rsidRPr="00F4208E">
              <w:rPr>
                <w:rStyle w:val="Hyperlink"/>
                <w:rFonts w:cs="Arial"/>
                <w:noProof/>
              </w:rPr>
              <w:t>How To: Add an Epoch entry</w:t>
            </w:r>
            <w:r>
              <w:rPr>
                <w:noProof/>
                <w:webHidden/>
              </w:rPr>
              <w:tab/>
            </w:r>
            <w:r>
              <w:rPr>
                <w:noProof/>
                <w:webHidden/>
              </w:rPr>
              <w:fldChar w:fldCharType="begin"/>
            </w:r>
            <w:r>
              <w:rPr>
                <w:noProof/>
                <w:webHidden/>
              </w:rPr>
              <w:instrText xml:space="preserve"> PAGEREF _Toc27639387 \h </w:instrText>
            </w:r>
            <w:r>
              <w:rPr>
                <w:noProof/>
                <w:webHidden/>
              </w:rPr>
            </w:r>
          </w:ins>
          <w:r>
            <w:rPr>
              <w:noProof/>
              <w:webHidden/>
            </w:rPr>
            <w:fldChar w:fldCharType="separate"/>
          </w:r>
          <w:ins w:id="280" w:author="Microsoft Office User" w:date="2019-12-19T09:14:00Z">
            <w:r>
              <w:rPr>
                <w:noProof/>
                <w:webHidden/>
              </w:rPr>
              <w:t>36</w:t>
            </w:r>
            <w:r>
              <w:rPr>
                <w:noProof/>
                <w:webHidden/>
              </w:rPr>
              <w:fldChar w:fldCharType="end"/>
            </w:r>
            <w:r w:rsidRPr="00F4208E">
              <w:rPr>
                <w:rStyle w:val="Hyperlink"/>
                <w:noProof/>
              </w:rPr>
              <w:fldChar w:fldCharType="end"/>
            </w:r>
          </w:ins>
        </w:p>
        <w:p w14:paraId="0C018D5C" w14:textId="09C6E97A" w:rsidR="000137EA" w:rsidRDefault="000137EA">
          <w:pPr>
            <w:pStyle w:val="TOC6"/>
            <w:tabs>
              <w:tab w:val="left" w:pos="2101"/>
              <w:tab w:val="right" w:leader="dot" w:pos="9350"/>
            </w:tabs>
            <w:rPr>
              <w:ins w:id="281" w:author="Microsoft Office User" w:date="2019-12-19T09:14:00Z"/>
              <w:rFonts w:eastAsiaTheme="minorEastAsia" w:cstheme="minorBidi"/>
              <w:noProof/>
              <w:sz w:val="24"/>
              <w:szCs w:val="24"/>
              <w:lang w:val="en-US"/>
            </w:rPr>
          </w:pPr>
          <w:ins w:id="282"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"_Toc27639388"</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2.2.1.2.9.4</w:t>
            </w:r>
            <w:r>
              <w:rPr>
                <w:rFonts w:eastAsiaTheme="minorEastAsia" w:cstheme="minorBidi"/>
                <w:noProof/>
                <w:sz w:val="24"/>
                <w:szCs w:val="24"/>
                <w:lang w:val="en-US"/>
              </w:rPr>
              <w:tab/>
            </w:r>
            <w:r w:rsidRPr="00F4208E">
              <w:rPr>
                <w:rStyle w:val="Hyperlink"/>
                <w:rFonts w:cs="Arial"/>
                <w:noProof/>
              </w:rPr>
              <w:t>How To: Remove an Epoch entry</w:t>
            </w:r>
            <w:r>
              <w:rPr>
                <w:noProof/>
                <w:webHidden/>
              </w:rPr>
              <w:tab/>
            </w:r>
            <w:r>
              <w:rPr>
                <w:noProof/>
                <w:webHidden/>
              </w:rPr>
              <w:fldChar w:fldCharType="begin"/>
            </w:r>
            <w:r>
              <w:rPr>
                <w:noProof/>
                <w:webHidden/>
              </w:rPr>
              <w:instrText xml:space="preserve"> PAGEREF _Toc27639388 \h </w:instrText>
            </w:r>
            <w:r>
              <w:rPr>
                <w:noProof/>
                <w:webHidden/>
              </w:rPr>
            </w:r>
          </w:ins>
          <w:r>
            <w:rPr>
              <w:noProof/>
              <w:webHidden/>
            </w:rPr>
            <w:fldChar w:fldCharType="separate"/>
          </w:r>
          <w:ins w:id="283" w:author="Microsoft Office User" w:date="2019-12-19T09:14:00Z">
            <w:r>
              <w:rPr>
                <w:noProof/>
                <w:webHidden/>
              </w:rPr>
              <w:t>36</w:t>
            </w:r>
            <w:r>
              <w:rPr>
                <w:noProof/>
                <w:webHidden/>
              </w:rPr>
              <w:fldChar w:fldCharType="end"/>
            </w:r>
            <w:r w:rsidRPr="00F4208E">
              <w:rPr>
                <w:rStyle w:val="Hyperlink"/>
                <w:noProof/>
              </w:rPr>
              <w:fldChar w:fldCharType="end"/>
            </w:r>
          </w:ins>
        </w:p>
        <w:p w14:paraId="3298A723" w14:textId="0A9003C1" w:rsidR="000137EA" w:rsidRDefault="000137EA">
          <w:pPr>
            <w:pStyle w:val="TOC6"/>
            <w:tabs>
              <w:tab w:val="left" w:pos="2101"/>
              <w:tab w:val="right" w:leader="dot" w:pos="9350"/>
            </w:tabs>
            <w:rPr>
              <w:ins w:id="284" w:author="Microsoft Office User" w:date="2019-12-19T09:14:00Z"/>
              <w:rFonts w:eastAsiaTheme="minorEastAsia" w:cstheme="minorBidi"/>
              <w:noProof/>
              <w:sz w:val="24"/>
              <w:szCs w:val="24"/>
              <w:lang w:val="en-US"/>
            </w:rPr>
          </w:pPr>
          <w:ins w:id="285" w:author="Microsoft Office User" w:date="2019-12-19T09:14:00Z">
            <w:r w:rsidRPr="00F4208E">
              <w:rPr>
                <w:rStyle w:val="Hyperlink"/>
                <w:noProof/>
              </w:rPr>
              <w:fldChar w:fldCharType="begin"/>
            </w:r>
            <w:r w:rsidRPr="00F4208E">
              <w:rPr>
                <w:rStyle w:val="Hyperlink"/>
                <w:noProof/>
              </w:rPr>
              <w:instrText xml:space="preserve"> </w:instrText>
            </w:r>
            <w:r>
              <w:rPr>
                <w:noProof/>
              </w:rPr>
              <w:instrText>HYPERLINK \l "_Toc27639389"</w:instrText>
            </w:r>
            <w:r w:rsidRPr="00F4208E">
              <w:rPr>
                <w:rStyle w:val="Hyperlink"/>
                <w:noProof/>
              </w:rPr>
              <w:instrText xml:space="preserve"> </w:instrText>
            </w:r>
            <w:r w:rsidRPr="00F4208E">
              <w:rPr>
                <w:rStyle w:val="Hyperlink"/>
                <w:noProof/>
              </w:rPr>
            </w:r>
            <w:r w:rsidRPr="00F4208E">
              <w:rPr>
                <w:rStyle w:val="Hyperlink"/>
                <w:noProof/>
              </w:rPr>
              <w:fldChar w:fldCharType="separate"/>
            </w:r>
            <w:r w:rsidRPr="00F4208E">
              <w:rPr>
                <w:rStyle w:val="Hyperlink"/>
                <w:rFonts w:cs="Arial"/>
                <w:noProof/>
              </w:rPr>
              <w:t>2.2.1.2.9.5</w:t>
            </w:r>
            <w:r>
              <w:rPr>
                <w:rFonts w:eastAsiaTheme="minorEastAsia" w:cstheme="minorBidi"/>
                <w:noProof/>
                <w:sz w:val="24"/>
                <w:szCs w:val="24"/>
                <w:lang w:val="en-US"/>
              </w:rPr>
              <w:tab/>
            </w:r>
            <w:r w:rsidRPr="00F4208E">
              <w:rPr>
                <w:rStyle w:val="Hyperlink"/>
                <w:rFonts w:cs="Arial"/>
                <w:noProof/>
              </w:rPr>
              <w:t>How To: Save an Epoch File</w:t>
            </w:r>
            <w:r>
              <w:rPr>
                <w:noProof/>
                <w:webHidden/>
              </w:rPr>
              <w:tab/>
            </w:r>
            <w:r>
              <w:rPr>
                <w:noProof/>
                <w:webHidden/>
              </w:rPr>
              <w:fldChar w:fldCharType="begin"/>
            </w:r>
            <w:r>
              <w:rPr>
                <w:noProof/>
                <w:webHidden/>
              </w:rPr>
              <w:instrText xml:space="preserve"> PAGEREF _Toc27639389 \h </w:instrText>
            </w:r>
            <w:r>
              <w:rPr>
                <w:noProof/>
                <w:webHidden/>
              </w:rPr>
            </w:r>
          </w:ins>
          <w:r>
            <w:rPr>
              <w:noProof/>
              <w:webHidden/>
            </w:rPr>
            <w:fldChar w:fldCharType="separate"/>
          </w:r>
          <w:ins w:id="286" w:author="Microsoft Office User" w:date="2019-12-19T09:14:00Z">
            <w:r>
              <w:rPr>
                <w:noProof/>
                <w:webHidden/>
              </w:rPr>
              <w:t>36</w:t>
            </w:r>
            <w:r>
              <w:rPr>
                <w:noProof/>
                <w:webHidden/>
              </w:rPr>
              <w:fldChar w:fldCharType="end"/>
            </w:r>
            <w:r w:rsidRPr="00F4208E">
              <w:rPr>
                <w:rStyle w:val="Hyperlink"/>
                <w:noProof/>
              </w:rPr>
              <w:fldChar w:fldCharType="end"/>
            </w:r>
          </w:ins>
        </w:p>
        <w:p w14:paraId="718DA2FE" w14:textId="5719D790" w:rsidR="00A674E6" w:rsidDel="00574465" w:rsidRDefault="00A674E6">
          <w:pPr>
            <w:pStyle w:val="TOC1"/>
            <w:rPr>
              <w:del w:id="287" w:author="Microsoft Office User" w:date="2019-12-18T10:01:00Z"/>
              <w:rFonts w:eastAsiaTheme="minorEastAsia" w:cstheme="minorBidi"/>
              <w:b w:val="0"/>
              <w:bCs w:val="0"/>
              <w:i w:val="0"/>
              <w:iCs w:val="0"/>
              <w:noProof/>
              <w:lang w:val="en-US"/>
            </w:rPr>
          </w:pPr>
          <w:del w:id="288" w:author="Microsoft Office User" w:date="2019-12-18T10:01:00Z">
            <w:r w:rsidRPr="00574465" w:rsidDel="00574465">
              <w:rPr>
                <w:rFonts w:cs="Arial"/>
                <w:noProof/>
                <w:rPrChange w:id="289" w:author="Microsoft Office User" w:date="2019-12-18T10:01:00Z">
                  <w:rPr>
                    <w:rStyle w:val="Hyperlink"/>
                    <w:rFonts w:cs="Arial"/>
                    <w:noProof/>
                  </w:rPr>
                </w:rPrChange>
              </w:rPr>
              <w:delText>1</w:delText>
            </w:r>
            <w:r w:rsidDel="00574465">
              <w:rPr>
                <w:rFonts w:eastAsiaTheme="minorEastAsia" w:cstheme="minorBidi"/>
                <w:b w:val="0"/>
                <w:bCs w:val="0"/>
                <w:i w:val="0"/>
                <w:iCs w:val="0"/>
                <w:noProof/>
                <w:lang w:val="en-US"/>
              </w:rPr>
              <w:tab/>
            </w:r>
            <w:r w:rsidRPr="00574465" w:rsidDel="00574465">
              <w:rPr>
                <w:rFonts w:cs="Arial"/>
                <w:noProof/>
                <w:rPrChange w:id="290" w:author="Microsoft Office User" w:date="2019-12-18T10:01:00Z">
                  <w:rPr>
                    <w:rStyle w:val="Hyperlink"/>
                    <w:rFonts w:cs="Arial"/>
                    <w:noProof/>
                  </w:rPr>
                </w:rPrChange>
              </w:rPr>
              <w:delText>Document Overview</w:delText>
            </w:r>
            <w:r w:rsidDel="00574465">
              <w:rPr>
                <w:noProof/>
                <w:webHidden/>
              </w:rPr>
              <w:tab/>
            </w:r>
            <w:r w:rsidR="003A025C" w:rsidDel="00574465">
              <w:rPr>
                <w:noProof/>
                <w:webHidden/>
              </w:rPr>
              <w:delText>1</w:delText>
            </w:r>
          </w:del>
        </w:p>
        <w:p w14:paraId="61B2EF1F" w14:textId="4321B2BF" w:rsidR="00A674E6" w:rsidDel="00574465" w:rsidRDefault="00A674E6">
          <w:pPr>
            <w:pStyle w:val="TOC2"/>
            <w:tabs>
              <w:tab w:val="left" w:pos="800"/>
              <w:tab w:val="right" w:leader="dot" w:pos="9350"/>
            </w:tabs>
            <w:rPr>
              <w:del w:id="291" w:author="Microsoft Office User" w:date="2019-12-18T10:01:00Z"/>
              <w:rFonts w:eastAsiaTheme="minorEastAsia" w:cstheme="minorBidi"/>
              <w:b w:val="0"/>
              <w:bCs w:val="0"/>
              <w:noProof/>
              <w:sz w:val="24"/>
              <w:szCs w:val="24"/>
              <w:lang w:val="en-US"/>
            </w:rPr>
          </w:pPr>
          <w:del w:id="292" w:author="Microsoft Office User" w:date="2019-12-18T10:01:00Z">
            <w:r w:rsidRPr="00574465" w:rsidDel="00574465">
              <w:rPr>
                <w:rFonts w:cs="Arial"/>
                <w:noProof/>
                <w:rPrChange w:id="293" w:author="Microsoft Office User" w:date="2019-12-18T10:01:00Z">
                  <w:rPr>
                    <w:rStyle w:val="Hyperlink"/>
                    <w:rFonts w:cs="Arial"/>
                    <w:noProof/>
                  </w:rPr>
                </w:rPrChange>
              </w:rPr>
              <w:delText>1.1</w:delText>
            </w:r>
            <w:r w:rsidDel="00574465">
              <w:rPr>
                <w:rFonts w:eastAsiaTheme="minorEastAsia" w:cstheme="minorBidi"/>
                <w:b w:val="0"/>
                <w:bCs w:val="0"/>
                <w:noProof/>
                <w:sz w:val="24"/>
                <w:szCs w:val="24"/>
                <w:lang w:val="en-US"/>
              </w:rPr>
              <w:tab/>
            </w:r>
            <w:r w:rsidRPr="00574465" w:rsidDel="00574465">
              <w:rPr>
                <w:rFonts w:cs="Arial"/>
                <w:noProof/>
                <w:rPrChange w:id="294" w:author="Microsoft Office User" w:date="2019-12-18T10:01:00Z">
                  <w:rPr>
                    <w:rStyle w:val="Hyperlink"/>
                    <w:rFonts w:cs="Arial"/>
                    <w:noProof/>
                  </w:rPr>
                </w:rPrChange>
              </w:rPr>
              <w:delText>Identification</w:delText>
            </w:r>
            <w:r w:rsidDel="00574465">
              <w:rPr>
                <w:noProof/>
                <w:webHidden/>
              </w:rPr>
              <w:tab/>
            </w:r>
            <w:r w:rsidR="003A025C" w:rsidDel="00574465">
              <w:rPr>
                <w:noProof/>
                <w:webHidden/>
              </w:rPr>
              <w:delText>1</w:delText>
            </w:r>
          </w:del>
        </w:p>
        <w:p w14:paraId="288C540D" w14:textId="202E2E02" w:rsidR="00A674E6" w:rsidDel="00574465" w:rsidRDefault="00A674E6">
          <w:pPr>
            <w:pStyle w:val="TOC2"/>
            <w:tabs>
              <w:tab w:val="left" w:pos="800"/>
              <w:tab w:val="right" w:leader="dot" w:pos="9350"/>
            </w:tabs>
            <w:rPr>
              <w:del w:id="295" w:author="Microsoft Office User" w:date="2019-12-18T10:01:00Z"/>
              <w:rFonts w:eastAsiaTheme="minorEastAsia" w:cstheme="minorBidi"/>
              <w:b w:val="0"/>
              <w:bCs w:val="0"/>
              <w:noProof/>
              <w:sz w:val="24"/>
              <w:szCs w:val="24"/>
              <w:lang w:val="en-US"/>
            </w:rPr>
          </w:pPr>
          <w:del w:id="296" w:author="Microsoft Office User" w:date="2019-12-18T10:01:00Z">
            <w:r w:rsidRPr="00574465" w:rsidDel="00574465">
              <w:rPr>
                <w:rFonts w:cs="Arial"/>
                <w:noProof/>
                <w:rPrChange w:id="297" w:author="Microsoft Office User" w:date="2019-12-18T10:01:00Z">
                  <w:rPr>
                    <w:rStyle w:val="Hyperlink"/>
                    <w:rFonts w:cs="Arial"/>
                    <w:noProof/>
                  </w:rPr>
                </w:rPrChange>
              </w:rPr>
              <w:delText>1.2</w:delText>
            </w:r>
            <w:r w:rsidDel="00574465">
              <w:rPr>
                <w:rFonts w:eastAsiaTheme="minorEastAsia" w:cstheme="minorBidi"/>
                <w:b w:val="0"/>
                <w:bCs w:val="0"/>
                <w:noProof/>
                <w:sz w:val="24"/>
                <w:szCs w:val="24"/>
                <w:lang w:val="en-US"/>
              </w:rPr>
              <w:tab/>
            </w:r>
            <w:r w:rsidRPr="00574465" w:rsidDel="00574465">
              <w:rPr>
                <w:rFonts w:cs="Arial"/>
                <w:noProof/>
                <w:rPrChange w:id="298" w:author="Microsoft Office User" w:date="2019-12-18T10:01:00Z">
                  <w:rPr>
                    <w:rStyle w:val="Hyperlink"/>
                    <w:rFonts w:cs="Arial"/>
                    <w:noProof/>
                  </w:rPr>
                </w:rPrChange>
              </w:rPr>
              <w:delText>Purpose</w:delText>
            </w:r>
            <w:r w:rsidDel="00574465">
              <w:rPr>
                <w:noProof/>
                <w:webHidden/>
              </w:rPr>
              <w:tab/>
            </w:r>
            <w:r w:rsidR="003A025C" w:rsidDel="00574465">
              <w:rPr>
                <w:noProof/>
                <w:webHidden/>
              </w:rPr>
              <w:delText>1</w:delText>
            </w:r>
          </w:del>
        </w:p>
        <w:p w14:paraId="2A813DC2" w14:textId="2CDF6423" w:rsidR="00A674E6" w:rsidDel="00574465" w:rsidRDefault="00A674E6">
          <w:pPr>
            <w:pStyle w:val="TOC2"/>
            <w:tabs>
              <w:tab w:val="left" w:pos="800"/>
              <w:tab w:val="right" w:leader="dot" w:pos="9350"/>
            </w:tabs>
            <w:rPr>
              <w:del w:id="299" w:author="Microsoft Office User" w:date="2019-12-18T10:01:00Z"/>
              <w:rFonts w:eastAsiaTheme="minorEastAsia" w:cstheme="minorBidi"/>
              <w:b w:val="0"/>
              <w:bCs w:val="0"/>
              <w:noProof/>
              <w:sz w:val="24"/>
              <w:szCs w:val="24"/>
              <w:lang w:val="en-US"/>
            </w:rPr>
          </w:pPr>
          <w:del w:id="300" w:author="Microsoft Office User" w:date="2019-12-18T10:01:00Z">
            <w:r w:rsidRPr="00574465" w:rsidDel="00574465">
              <w:rPr>
                <w:rFonts w:cs="Arial"/>
                <w:noProof/>
                <w:rPrChange w:id="301" w:author="Microsoft Office User" w:date="2019-12-18T10:01:00Z">
                  <w:rPr>
                    <w:rStyle w:val="Hyperlink"/>
                    <w:rFonts w:cs="Arial"/>
                    <w:noProof/>
                  </w:rPr>
                </w:rPrChange>
              </w:rPr>
              <w:delText>1.3</w:delText>
            </w:r>
            <w:r w:rsidDel="00574465">
              <w:rPr>
                <w:rFonts w:eastAsiaTheme="minorEastAsia" w:cstheme="minorBidi"/>
                <w:b w:val="0"/>
                <w:bCs w:val="0"/>
                <w:noProof/>
                <w:sz w:val="24"/>
                <w:szCs w:val="24"/>
                <w:lang w:val="en-US"/>
              </w:rPr>
              <w:tab/>
            </w:r>
            <w:r w:rsidRPr="00574465" w:rsidDel="00574465">
              <w:rPr>
                <w:rFonts w:cs="Arial"/>
                <w:noProof/>
                <w:rPrChange w:id="302" w:author="Microsoft Office User" w:date="2019-12-18T10:01:00Z">
                  <w:rPr>
                    <w:rStyle w:val="Hyperlink"/>
                    <w:rFonts w:cs="Arial"/>
                    <w:noProof/>
                  </w:rPr>
                </w:rPrChange>
              </w:rPr>
              <w:delText>Terminology and Notation</w:delText>
            </w:r>
            <w:r w:rsidDel="00574465">
              <w:rPr>
                <w:noProof/>
                <w:webHidden/>
              </w:rPr>
              <w:tab/>
            </w:r>
            <w:r w:rsidR="003A025C" w:rsidDel="00574465">
              <w:rPr>
                <w:noProof/>
                <w:webHidden/>
              </w:rPr>
              <w:delText>1</w:delText>
            </w:r>
          </w:del>
        </w:p>
        <w:p w14:paraId="3B2AF672" w14:textId="26F6581A" w:rsidR="00A674E6" w:rsidDel="00574465" w:rsidRDefault="00A674E6">
          <w:pPr>
            <w:pStyle w:val="TOC2"/>
            <w:tabs>
              <w:tab w:val="left" w:pos="800"/>
              <w:tab w:val="right" w:leader="dot" w:pos="9350"/>
            </w:tabs>
            <w:rPr>
              <w:del w:id="303" w:author="Microsoft Office User" w:date="2019-12-18T10:01:00Z"/>
              <w:rFonts w:eastAsiaTheme="minorEastAsia" w:cstheme="minorBidi"/>
              <w:b w:val="0"/>
              <w:bCs w:val="0"/>
              <w:noProof/>
              <w:sz w:val="24"/>
              <w:szCs w:val="24"/>
              <w:lang w:val="en-US"/>
            </w:rPr>
          </w:pPr>
          <w:del w:id="304" w:author="Microsoft Office User" w:date="2019-12-18T10:01:00Z">
            <w:r w:rsidRPr="00574465" w:rsidDel="00574465">
              <w:rPr>
                <w:rFonts w:cs="Arial"/>
                <w:noProof/>
                <w:rPrChange w:id="305" w:author="Microsoft Office User" w:date="2019-12-18T10:01:00Z">
                  <w:rPr>
                    <w:rStyle w:val="Hyperlink"/>
                    <w:rFonts w:cs="Arial"/>
                    <w:noProof/>
                  </w:rPr>
                </w:rPrChange>
              </w:rPr>
              <w:delText>1.4</w:delText>
            </w:r>
            <w:r w:rsidDel="00574465">
              <w:rPr>
                <w:rFonts w:eastAsiaTheme="minorEastAsia" w:cstheme="minorBidi"/>
                <w:b w:val="0"/>
                <w:bCs w:val="0"/>
                <w:noProof/>
                <w:sz w:val="24"/>
                <w:szCs w:val="24"/>
                <w:lang w:val="en-US"/>
              </w:rPr>
              <w:tab/>
            </w:r>
            <w:r w:rsidRPr="00574465" w:rsidDel="00574465">
              <w:rPr>
                <w:rFonts w:cs="Arial"/>
                <w:noProof/>
                <w:rPrChange w:id="306" w:author="Microsoft Office User" w:date="2019-12-18T10:01:00Z">
                  <w:rPr>
                    <w:rStyle w:val="Hyperlink"/>
                    <w:rFonts w:cs="Arial"/>
                    <w:noProof/>
                  </w:rPr>
                </w:rPrChange>
              </w:rPr>
              <w:delText>References</w:delText>
            </w:r>
            <w:r w:rsidDel="00574465">
              <w:rPr>
                <w:noProof/>
                <w:webHidden/>
              </w:rPr>
              <w:tab/>
            </w:r>
            <w:r w:rsidR="003A025C" w:rsidDel="00574465">
              <w:rPr>
                <w:noProof/>
                <w:webHidden/>
              </w:rPr>
              <w:delText>2</w:delText>
            </w:r>
          </w:del>
        </w:p>
        <w:p w14:paraId="7A3D4B60" w14:textId="4281352D" w:rsidR="00A674E6" w:rsidDel="00574465" w:rsidRDefault="00A674E6">
          <w:pPr>
            <w:pStyle w:val="TOC1"/>
            <w:rPr>
              <w:del w:id="307" w:author="Microsoft Office User" w:date="2019-12-18T10:01:00Z"/>
              <w:rFonts w:eastAsiaTheme="minorEastAsia" w:cstheme="minorBidi"/>
              <w:b w:val="0"/>
              <w:bCs w:val="0"/>
              <w:i w:val="0"/>
              <w:iCs w:val="0"/>
              <w:noProof/>
              <w:lang w:val="en-US"/>
            </w:rPr>
          </w:pPr>
          <w:del w:id="308" w:author="Microsoft Office User" w:date="2019-12-18T10:01:00Z">
            <w:r w:rsidRPr="00574465" w:rsidDel="00574465">
              <w:rPr>
                <w:rFonts w:cs="Arial"/>
                <w:noProof/>
                <w:rPrChange w:id="309" w:author="Microsoft Office User" w:date="2019-12-18T10:01:00Z">
                  <w:rPr>
                    <w:rStyle w:val="Hyperlink"/>
                    <w:rFonts w:cs="Arial"/>
                    <w:noProof/>
                  </w:rPr>
                </w:rPrChange>
              </w:rPr>
              <w:delText>2</w:delText>
            </w:r>
            <w:r w:rsidDel="00574465">
              <w:rPr>
                <w:rFonts w:eastAsiaTheme="minorEastAsia" w:cstheme="minorBidi"/>
                <w:b w:val="0"/>
                <w:bCs w:val="0"/>
                <w:i w:val="0"/>
                <w:iCs w:val="0"/>
                <w:noProof/>
                <w:lang w:val="en-US"/>
              </w:rPr>
              <w:tab/>
            </w:r>
            <w:r w:rsidRPr="00574465" w:rsidDel="00574465">
              <w:rPr>
                <w:rFonts w:cs="Arial"/>
                <w:noProof/>
                <w:rPrChange w:id="310" w:author="Microsoft Office User" w:date="2019-12-18T10:01:00Z">
                  <w:rPr>
                    <w:rStyle w:val="Hyperlink"/>
                    <w:rFonts w:cs="Arial"/>
                    <w:noProof/>
                  </w:rPr>
                </w:rPrChange>
              </w:rPr>
              <w:delText>Overview of the System</w:delText>
            </w:r>
            <w:r w:rsidDel="00574465">
              <w:rPr>
                <w:noProof/>
                <w:webHidden/>
              </w:rPr>
              <w:tab/>
            </w:r>
            <w:r w:rsidR="003A025C" w:rsidDel="00574465">
              <w:rPr>
                <w:noProof/>
                <w:webHidden/>
              </w:rPr>
              <w:delText>2</w:delText>
            </w:r>
          </w:del>
        </w:p>
        <w:p w14:paraId="1C81AB85" w14:textId="537D5A2E" w:rsidR="00A674E6" w:rsidDel="00574465" w:rsidRDefault="00A674E6">
          <w:pPr>
            <w:pStyle w:val="TOC2"/>
            <w:tabs>
              <w:tab w:val="left" w:pos="800"/>
              <w:tab w:val="right" w:leader="dot" w:pos="9350"/>
            </w:tabs>
            <w:rPr>
              <w:del w:id="311" w:author="Microsoft Office User" w:date="2019-12-18T10:01:00Z"/>
              <w:rFonts w:eastAsiaTheme="minorEastAsia" w:cstheme="minorBidi"/>
              <w:b w:val="0"/>
              <w:bCs w:val="0"/>
              <w:noProof/>
              <w:sz w:val="24"/>
              <w:szCs w:val="24"/>
              <w:lang w:val="en-US"/>
            </w:rPr>
          </w:pPr>
          <w:del w:id="312" w:author="Microsoft Office User" w:date="2019-12-18T10:01:00Z">
            <w:r w:rsidRPr="00574465" w:rsidDel="00574465">
              <w:rPr>
                <w:rFonts w:cs="Arial"/>
                <w:noProof/>
                <w:rPrChange w:id="313" w:author="Microsoft Office User" w:date="2019-12-18T10:01:00Z">
                  <w:rPr>
                    <w:rStyle w:val="Hyperlink"/>
                    <w:rFonts w:cs="Arial"/>
                    <w:noProof/>
                  </w:rPr>
                </w:rPrChange>
              </w:rPr>
              <w:delText>2.1</w:delText>
            </w:r>
            <w:r w:rsidDel="00574465">
              <w:rPr>
                <w:rFonts w:eastAsiaTheme="minorEastAsia" w:cstheme="minorBidi"/>
                <w:b w:val="0"/>
                <w:bCs w:val="0"/>
                <w:noProof/>
                <w:sz w:val="24"/>
                <w:szCs w:val="24"/>
                <w:lang w:val="en-US"/>
              </w:rPr>
              <w:tab/>
            </w:r>
            <w:r w:rsidRPr="00574465" w:rsidDel="00574465">
              <w:rPr>
                <w:rFonts w:cs="Arial"/>
                <w:noProof/>
                <w:rPrChange w:id="314" w:author="Microsoft Office User" w:date="2019-12-18T10:01:00Z">
                  <w:rPr>
                    <w:rStyle w:val="Hyperlink"/>
                    <w:rFonts w:cs="Arial"/>
                    <w:noProof/>
                  </w:rPr>
                </w:rPrChange>
              </w:rPr>
              <w:delText>About</w:delText>
            </w:r>
            <w:r w:rsidDel="00574465">
              <w:rPr>
                <w:noProof/>
                <w:webHidden/>
              </w:rPr>
              <w:tab/>
            </w:r>
            <w:r w:rsidR="003A025C" w:rsidDel="00574465">
              <w:rPr>
                <w:noProof/>
                <w:webHidden/>
              </w:rPr>
              <w:delText>2</w:delText>
            </w:r>
          </w:del>
        </w:p>
        <w:p w14:paraId="359DDAB8" w14:textId="3A18CC7C" w:rsidR="00A674E6" w:rsidDel="00574465" w:rsidRDefault="00A674E6">
          <w:pPr>
            <w:pStyle w:val="TOC2"/>
            <w:tabs>
              <w:tab w:val="left" w:pos="800"/>
              <w:tab w:val="right" w:leader="dot" w:pos="9350"/>
            </w:tabs>
            <w:rPr>
              <w:del w:id="315" w:author="Microsoft Office User" w:date="2019-12-18T10:01:00Z"/>
              <w:rFonts w:eastAsiaTheme="minorEastAsia" w:cstheme="minorBidi"/>
              <w:b w:val="0"/>
              <w:bCs w:val="0"/>
              <w:noProof/>
              <w:sz w:val="24"/>
              <w:szCs w:val="24"/>
              <w:lang w:val="en-US"/>
            </w:rPr>
          </w:pPr>
          <w:del w:id="316" w:author="Microsoft Office User" w:date="2019-12-18T10:01:00Z">
            <w:r w:rsidRPr="00574465" w:rsidDel="00574465">
              <w:rPr>
                <w:rFonts w:cs="Arial"/>
                <w:noProof/>
                <w:rPrChange w:id="317" w:author="Microsoft Office User" w:date="2019-12-18T10:01:00Z">
                  <w:rPr>
                    <w:rStyle w:val="Hyperlink"/>
                    <w:rFonts w:cs="Arial"/>
                    <w:noProof/>
                  </w:rPr>
                </w:rPrChange>
              </w:rPr>
              <w:delText>2.2</w:delText>
            </w:r>
            <w:r w:rsidDel="00574465">
              <w:rPr>
                <w:rFonts w:eastAsiaTheme="minorEastAsia" w:cstheme="minorBidi"/>
                <w:b w:val="0"/>
                <w:bCs w:val="0"/>
                <w:noProof/>
                <w:sz w:val="24"/>
                <w:szCs w:val="24"/>
                <w:lang w:val="en-US"/>
              </w:rPr>
              <w:tab/>
            </w:r>
            <w:r w:rsidRPr="00574465" w:rsidDel="00574465">
              <w:rPr>
                <w:rFonts w:cs="Arial"/>
                <w:noProof/>
                <w:rPrChange w:id="318" w:author="Microsoft Office User" w:date="2019-12-18T10:01:00Z">
                  <w:rPr>
                    <w:rStyle w:val="Hyperlink"/>
                    <w:rFonts w:cs="Arial"/>
                    <w:noProof/>
                  </w:rPr>
                </w:rPrChange>
              </w:rPr>
              <w:delText>Capabilities</w:delText>
            </w:r>
            <w:r w:rsidDel="00574465">
              <w:rPr>
                <w:noProof/>
                <w:webHidden/>
              </w:rPr>
              <w:tab/>
            </w:r>
            <w:r w:rsidR="003A025C" w:rsidDel="00574465">
              <w:rPr>
                <w:noProof/>
                <w:webHidden/>
              </w:rPr>
              <w:delText>2</w:delText>
            </w:r>
          </w:del>
        </w:p>
        <w:p w14:paraId="03DC90AD" w14:textId="3F29D7E3" w:rsidR="00A674E6" w:rsidDel="00574465" w:rsidRDefault="00A674E6">
          <w:pPr>
            <w:pStyle w:val="TOC3"/>
            <w:tabs>
              <w:tab w:val="left" w:pos="1200"/>
              <w:tab w:val="right" w:leader="dot" w:pos="9350"/>
            </w:tabs>
            <w:rPr>
              <w:del w:id="319" w:author="Microsoft Office User" w:date="2019-12-18T10:01:00Z"/>
              <w:rFonts w:eastAsiaTheme="minorEastAsia" w:cstheme="minorBidi"/>
              <w:noProof/>
              <w:sz w:val="24"/>
              <w:szCs w:val="24"/>
              <w:lang w:val="en-US"/>
            </w:rPr>
          </w:pPr>
          <w:del w:id="320" w:author="Microsoft Office User" w:date="2019-12-18T10:01:00Z">
            <w:r w:rsidRPr="00574465" w:rsidDel="00574465">
              <w:rPr>
                <w:rFonts w:cs="Arial"/>
                <w:noProof/>
                <w:rPrChange w:id="321" w:author="Microsoft Office User" w:date="2019-12-18T10:01:00Z">
                  <w:rPr>
                    <w:rStyle w:val="Hyperlink"/>
                    <w:rFonts w:cs="Arial"/>
                    <w:noProof/>
                  </w:rPr>
                </w:rPrChange>
              </w:rPr>
              <w:delText>2.2.1</w:delText>
            </w:r>
            <w:r w:rsidDel="00574465">
              <w:rPr>
                <w:rFonts w:eastAsiaTheme="minorEastAsia" w:cstheme="minorBidi"/>
                <w:noProof/>
                <w:sz w:val="24"/>
                <w:szCs w:val="24"/>
                <w:lang w:val="en-US"/>
              </w:rPr>
              <w:tab/>
            </w:r>
            <w:r w:rsidRPr="00574465" w:rsidDel="00574465">
              <w:rPr>
                <w:rFonts w:cs="Arial"/>
                <w:noProof/>
                <w:rPrChange w:id="322" w:author="Microsoft Office User" w:date="2019-12-18T10:01:00Z">
                  <w:rPr>
                    <w:rStyle w:val="Hyperlink"/>
                    <w:rFonts w:cs="Arial"/>
                    <w:noProof/>
                  </w:rPr>
                </w:rPrChange>
              </w:rPr>
              <w:delText>RAVEN</w:delText>
            </w:r>
            <w:r w:rsidDel="00574465">
              <w:rPr>
                <w:noProof/>
                <w:webHidden/>
              </w:rPr>
              <w:tab/>
            </w:r>
            <w:r w:rsidR="003A025C" w:rsidDel="00574465">
              <w:rPr>
                <w:noProof/>
                <w:webHidden/>
              </w:rPr>
              <w:delText>2</w:delText>
            </w:r>
          </w:del>
        </w:p>
        <w:p w14:paraId="3FA6E96E" w14:textId="531B2CD1" w:rsidR="00A674E6" w:rsidDel="00574465" w:rsidRDefault="00A674E6">
          <w:pPr>
            <w:pStyle w:val="TOC4"/>
            <w:tabs>
              <w:tab w:val="left" w:pos="1400"/>
              <w:tab w:val="right" w:leader="dot" w:pos="9350"/>
            </w:tabs>
            <w:rPr>
              <w:del w:id="323" w:author="Microsoft Office User" w:date="2019-12-18T10:01:00Z"/>
              <w:rFonts w:eastAsiaTheme="minorEastAsia" w:cstheme="minorBidi"/>
              <w:noProof/>
              <w:sz w:val="24"/>
              <w:szCs w:val="24"/>
              <w:lang w:val="en-US"/>
            </w:rPr>
          </w:pPr>
          <w:del w:id="324" w:author="Microsoft Office User" w:date="2019-12-18T10:01:00Z">
            <w:r w:rsidRPr="00574465" w:rsidDel="00574465">
              <w:rPr>
                <w:rFonts w:cs="Arial"/>
                <w:noProof/>
                <w:rPrChange w:id="325" w:author="Microsoft Office User" w:date="2019-12-18T10:01:00Z">
                  <w:rPr>
                    <w:rStyle w:val="Hyperlink"/>
                    <w:rFonts w:cs="Arial"/>
                    <w:noProof/>
                  </w:rPr>
                </w:rPrChange>
              </w:rPr>
              <w:delText>2.2.1.1</w:delText>
            </w:r>
            <w:r w:rsidDel="00574465">
              <w:rPr>
                <w:rFonts w:eastAsiaTheme="minorEastAsia" w:cstheme="minorBidi"/>
                <w:noProof/>
                <w:sz w:val="24"/>
                <w:szCs w:val="24"/>
                <w:lang w:val="en-US"/>
              </w:rPr>
              <w:tab/>
            </w:r>
            <w:r w:rsidRPr="00574465" w:rsidDel="00574465">
              <w:rPr>
                <w:rFonts w:cs="Arial"/>
                <w:noProof/>
                <w:rPrChange w:id="326" w:author="Microsoft Office User" w:date="2019-12-18T10:01:00Z">
                  <w:rPr>
                    <w:rStyle w:val="Hyperlink"/>
                    <w:rFonts w:cs="Arial"/>
                    <w:noProof/>
                  </w:rPr>
                </w:rPrChange>
              </w:rPr>
              <w:delText>Getting Started With RAVEN</w:delText>
            </w:r>
            <w:r w:rsidDel="00574465">
              <w:rPr>
                <w:noProof/>
                <w:webHidden/>
              </w:rPr>
              <w:tab/>
            </w:r>
            <w:r w:rsidR="003A025C" w:rsidDel="00574465">
              <w:rPr>
                <w:noProof/>
                <w:webHidden/>
              </w:rPr>
              <w:delText>3</w:delText>
            </w:r>
          </w:del>
        </w:p>
        <w:p w14:paraId="0155FDBA" w14:textId="3B755E55" w:rsidR="00A674E6" w:rsidDel="00574465" w:rsidRDefault="00A674E6">
          <w:pPr>
            <w:pStyle w:val="TOC5"/>
            <w:tabs>
              <w:tab w:val="left" w:pos="1749"/>
              <w:tab w:val="right" w:leader="dot" w:pos="9350"/>
            </w:tabs>
            <w:rPr>
              <w:del w:id="327" w:author="Microsoft Office User" w:date="2019-12-18T10:01:00Z"/>
              <w:rFonts w:eastAsiaTheme="minorEastAsia" w:cstheme="minorBidi"/>
              <w:noProof/>
              <w:sz w:val="24"/>
              <w:szCs w:val="24"/>
              <w:lang w:val="en-US"/>
            </w:rPr>
          </w:pPr>
          <w:del w:id="328" w:author="Microsoft Office User" w:date="2019-12-18T10:01:00Z">
            <w:r w:rsidRPr="00574465" w:rsidDel="00574465">
              <w:rPr>
                <w:rFonts w:cs="Arial"/>
                <w:noProof/>
                <w:rPrChange w:id="329" w:author="Microsoft Office User" w:date="2019-12-18T10:01:00Z">
                  <w:rPr>
                    <w:rStyle w:val="Hyperlink"/>
                    <w:rFonts w:cs="Arial"/>
                    <w:noProof/>
                  </w:rPr>
                </w:rPrChange>
              </w:rPr>
              <w:delText>2.2.1.1.1</w:delText>
            </w:r>
            <w:r w:rsidDel="00574465">
              <w:rPr>
                <w:rFonts w:eastAsiaTheme="minorEastAsia" w:cstheme="minorBidi"/>
                <w:noProof/>
                <w:sz w:val="24"/>
                <w:szCs w:val="24"/>
                <w:lang w:val="en-US"/>
              </w:rPr>
              <w:tab/>
            </w:r>
            <w:r w:rsidRPr="00574465" w:rsidDel="00574465">
              <w:rPr>
                <w:rFonts w:cs="Arial"/>
                <w:noProof/>
                <w:rPrChange w:id="330" w:author="Microsoft Office User" w:date="2019-12-18T10:01:00Z">
                  <w:rPr>
                    <w:rStyle w:val="Hyperlink"/>
                    <w:rFonts w:cs="Arial"/>
                    <w:noProof/>
                  </w:rPr>
                </w:rPrChange>
              </w:rPr>
              <w:delText>What do you need to start working with RAVEN?</w:delText>
            </w:r>
            <w:r w:rsidDel="00574465">
              <w:rPr>
                <w:noProof/>
                <w:webHidden/>
              </w:rPr>
              <w:tab/>
            </w:r>
            <w:r w:rsidR="003A025C" w:rsidDel="00574465">
              <w:rPr>
                <w:noProof/>
                <w:webHidden/>
              </w:rPr>
              <w:delText>3</w:delText>
            </w:r>
          </w:del>
        </w:p>
        <w:p w14:paraId="5AF37719" w14:textId="450E001D" w:rsidR="00A674E6" w:rsidDel="00574465" w:rsidRDefault="00A674E6">
          <w:pPr>
            <w:pStyle w:val="TOC5"/>
            <w:tabs>
              <w:tab w:val="left" w:pos="1749"/>
              <w:tab w:val="right" w:leader="dot" w:pos="9350"/>
            </w:tabs>
            <w:rPr>
              <w:del w:id="331" w:author="Microsoft Office User" w:date="2019-12-18T10:01:00Z"/>
              <w:rFonts w:eastAsiaTheme="minorEastAsia" w:cstheme="minorBidi"/>
              <w:noProof/>
              <w:sz w:val="24"/>
              <w:szCs w:val="24"/>
              <w:lang w:val="en-US"/>
            </w:rPr>
          </w:pPr>
          <w:del w:id="332" w:author="Microsoft Office User" w:date="2019-12-18T10:01:00Z">
            <w:r w:rsidRPr="00574465" w:rsidDel="00574465">
              <w:rPr>
                <w:rFonts w:cs="Arial"/>
                <w:noProof/>
                <w:rPrChange w:id="333" w:author="Microsoft Office User" w:date="2019-12-18T10:01:00Z">
                  <w:rPr>
                    <w:rStyle w:val="Hyperlink"/>
                    <w:rFonts w:cs="Arial"/>
                    <w:noProof/>
                  </w:rPr>
                </w:rPrChange>
              </w:rPr>
              <w:delText>2.2.1.1.2</w:delText>
            </w:r>
            <w:r w:rsidDel="00574465">
              <w:rPr>
                <w:rFonts w:eastAsiaTheme="minorEastAsia" w:cstheme="minorBidi"/>
                <w:noProof/>
                <w:sz w:val="24"/>
                <w:szCs w:val="24"/>
                <w:lang w:val="en-US"/>
              </w:rPr>
              <w:tab/>
            </w:r>
            <w:r w:rsidRPr="00574465" w:rsidDel="00574465">
              <w:rPr>
                <w:rFonts w:cs="Arial"/>
                <w:noProof/>
                <w:rPrChange w:id="334" w:author="Microsoft Office User" w:date="2019-12-18T10:01:00Z">
                  <w:rPr>
                    <w:rStyle w:val="Hyperlink"/>
                    <w:rFonts w:cs="Arial"/>
                    <w:noProof/>
                  </w:rPr>
                </w:rPrChange>
              </w:rPr>
              <w:delText>Graph your data</w:delText>
            </w:r>
            <w:r w:rsidDel="00574465">
              <w:rPr>
                <w:noProof/>
                <w:webHidden/>
              </w:rPr>
              <w:tab/>
            </w:r>
            <w:r w:rsidR="003A025C" w:rsidDel="00574465">
              <w:rPr>
                <w:noProof/>
                <w:webHidden/>
              </w:rPr>
              <w:delText>3</w:delText>
            </w:r>
          </w:del>
        </w:p>
        <w:p w14:paraId="492CF291" w14:textId="218A6477" w:rsidR="00A674E6" w:rsidDel="00574465" w:rsidRDefault="00A674E6">
          <w:pPr>
            <w:pStyle w:val="TOC5"/>
            <w:tabs>
              <w:tab w:val="left" w:pos="1749"/>
              <w:tab w:val="right" w:leader="dot" w:pos="9350"/>
            </w:tabs>
            <w:rPr>
              <w:del w:id="335" w:author="Microsoft Office User" w:date="2019-12-18T10:01:00Z"/>
              <w:rFonts w:eastAsiaTheme="minorEastAsia" w:cstheme="minorBidi"/>
              <w:noProof/>
              <w:sz w:val="24"/>
              <w:szCs w:val="24"/>
              <w:lang w:val="en-US"/>
            </w:rPr>
          </w:pPr>
          <w:del w:id="336" w:author="Microsoft Office User" w:date="2019-12-18T10:01:00Z">
            <w:r w:rsidRPr="00574465" w:rsidDel="00574465">
              <w:rPr>
                <w:rFonts w:cs="Arial"/>
                <w:noProof/>
                <w:rPrChange w:id="337" w:author="Microsoft Office User" w:date="2019-12-18T10:01:00Z">
                  <w:rPr>
                    <w:rStyle w:val="Hyperlink"/>
                    <w:rFonts w:cs="Arial"/>
                    <w:noProof/>
                  </w:rPr>
                </w:rPrChange>
              </w:rPr>
              <w:delText>2.2.1.1.3</w:delText>
            </w:r>
            <w:r w:rsidDel="00574465">
              <w:rPr>
                <w:rFonts w:eastAsiaTheme="minorEastAsia" w:cstheme="minorBidi"/>
                <w:noProof/>
                <w:sz w:val="24"/>
                <w:szCs w:val="24"/>
                <w:lang w:val="en-US"/>
              </w:rPr>
              <w:tab/>
            </w:r>
            <w:r w:rsidRPr="00574465" w:rsidDel="00574465">
              <w:rPr>
                <w:rFonts w:cs="Arial"/>
                <w:noProof/>
                <w:rPrChange w:id="338" w:author="Microsoft Office User" w:date="2019-12-18T10:01:00Z">
                  <w:rPr>
                    <w:rStyle w:val="Hyperlink"/>
                    <w:rFonts w:cs="Arial"/>
                    <w:noProof/>
                  </w:rPr>
                </w:rPrChange>
              </w:rPr>
              <w:delText>Taking a closer look</w:delText>
            </w:r>
            <w:r w:rsidDel="00574465">
              <w:rPr>
                <w:noProof/>
                <w:webHidden/>
              </w:rPr>
              <w:tab/>
            </w:r>
            <w:r w:rsidR="003A025C" w:rsidDel="00574465">
              <w:rPr>
                <w:noProof/>
                <w:webHidden/>
              </w:rPr>
              <w:delText>3</w:delText>
            </w:r>
          </w:del>
        </w:p>
        <w:p w14:paraId="5C628CF9" w14:textId="4D206CD9" w:rsidR="00A674E6" w:rsidDel="00574465" w:rsidRDefault="00A674E6">
          <w:pPr>
            <w:pStyle w:val="TOC5"/>
            <w:tabs>
              <w:tab w:val="left" w:pos="1749"/>
              <w:tab w:val="right" w:leader="dot" w:pos="9350"/>
            </w:tabs>
            <w:rPr>
              <w:del w:id="339" w:author="Microsoft Office User" w:date="2019-12-18T10:01:00Z"/>
              <w:rFonts w:eastAsiaTheme="minorEastAsia" w:cstheme="minorBidi"/>
              <w:noProof/>
              <w:sz w:val="24"/>
              <w:szCs w:val="24"/>
              <w:lang w:val="en-US"/>
            </w:rPr>
          </w:pPr>
          <w:del w:id="340" w:author="Microsoft Office User" w:date="2019-12-18T10:01:00Z">
            <w:r w:rsidRPr="00574465" w:rsidDel="00574465">
              <w:rPr>
                <w:rFonts w:cs="Arial"/>
                <w:noProof/>
                <w:rPrChange w:id="341" w:author="Microsoft Office User" w:date="2019-12-18T10:01:00Z">
                  <w:rPr>
                    <w:rStyle w:val="Hyperlink"/>
                    <w:rFonts w:cs="Arial"/>
                    <w:noProof/>
                  </w:rPr>
                </w:rPrChange>
              </w:rPr>
              <w:delText>2.2.1.1.4</w:delText>
            </w:r>
            <w:r w:rsidDel="00574465">
              <w:rPr>
                <w:rFonts w:eastAsiaTheme="minorEastAsia" w:cstheme="minorBidi"/>
                <w:noProof/>
                <w:sz w:val="24"/>
                <w:szCs w:val="24"/>
                <w:lang w:val="en-US"/>
              </w:rPr>
              <w:tab/>
            </w:r>
            <w:r w:rsidRPr="00574465" w:rsidDel="00574465">
              <w:rPr>
                <w:rFonts w:cs="Arial"/>
                <w:noProof/>
                <w:rPrChange w:id="342" w:author="Microsoft Office User" w:date="2019-12-18T10:01:00Z">
                  <w:rPr>
                    <w:rStyle w:val="Hyperlink"/>
                    <w:rFonts w:cs="Arial"/>
                    <w:noProof/>
                  </w:rPr>
                </w:rPrChange>
              </w:rPr>
              <w:delText>A Deeper Dive into your Data</w:delText>
            </w:r>
            <w:r w:rsidDel="00574465">
              <w:rPr>
                <w:noProof/>
                <w:webHidden/>
              </w:rPr>
              <w:tab/>
            </w:r>
            <w:r w:rsidR="003A025C" w:rsidDel="00574465">
              <w:rPr>
                <w:noProof/>
                <w:webHidden/>
              </w:rPr>
              <w:delText>3</w:delText>
            </w:r>
          </w:del>
        </w:p>
        <w:p w14:paraId="4BC726AA" w14:textId="395E780D" w:rsidR="00A674E6" w:rsidDel="00574465" w:rsidRDefault="00A674E6">
          <w:pPr>
            <w:pStyle w:val="TOC4"/>
            <w:tabs>
              <w:tab w:val="left" w:pos="1400"/>
              <w:tab w:val="right" w:leader="dot" w:pos="9350"/>
            </w:tabs>
            <w:rPr>
              <w:del w:id="343" w:author="Microsoft Office User" w:date="2019-12-18T10:01:00Z"/>
              <w:rFonts w:eastAsiaTheme="minorEastAsia" w:cstheme="minorBidi"/>
              <w:noProof/>
              <w:sz w:val="24"/>
              <w:szCs w:val="24"/>
              <w:lang w:val="en-US"/>
            </w:rPr>
          </w:pPr>
          <w:del w:id="344" w:author="Microsoft Office User" w:date="2019-12-18T10:01:00Z">
            <w:r w:rsidRPr="00574465" w:rsidDel="00574465">
              <w:rPr>
                <w:rFonts w:cs="Arial"/>
                <w:noProof/>
                <w:rPrChange w:id="345" w:author="Microsoft Office User" w:date="2019-12-18T10:01:00Z">
                  <w:rPr>
                    <w:rStyle w:val="Hyperlink"/>
                    <w:rFonts w:cs="Arial"/>
                    <w:noProof/>
                  </w:rPr>
                </w:rPrChange>
              </w:rPr>
              <w:delText>2.2.1.2</w:delText>
            </w:r>
            <w:r w:rsidDel="00574465">
              <w:rPr>
                <w:rFonts w:eastAsiaTheme="minorEastAsia" w:cstheme="minorBidi"/>
                <w:noProof/>
                <w:sz w:val="24"/>
                <w:szCs w:val="24"/>
                <w:lang w:val="en-US"/>
              </w:rPr>
              <w:tab/>
            </w:r>
            <w:r w:rsidRPr="00574465" w:rsidDel="00574465">
              <w:rPr>
                <w:rFonts w:cs="Arial"/>
                <w:noProof/>
                <w:rPrChange w:id="346" w:author="Microsoft Office User" w:date="2019-12-18T10:01:00Z">
                  <w:rPr>
                    <w:rStyle w:val="Hyperlink"/>
                    <w:rFonts w:cs="Arial"/>
                    <w:noProof/>
                  </w:rPr>
                </w:rPrChange>
              </w:rPr>
              <w:delText>Instructions for Operations</w:delText>
            </w:r>
            <w:r w:rsidDel="00574465">
              <w:rPr>
                <w:noProof/>
                <w:webHidden/>
              </w:rPr>
              <w:tab/>
            </w:r>
            <w:r w:rsidR="003A025C" w:rsidDel="00574465">
              <w:rPr>
                <w:noProof/>
                <w:webHidden/>
              </w:rPr>
              <w:delText>4</w:delText>
            </w:r>
          </w:del>
        </w:p>
        <w:p w14:paraId="32232B6A" w14:textId="296DD3C1" w:rsidR="00A674E6" w:rsidDel="00574465" w:rsidRDefault="00A674E6">
          <w:pPr>
            <w:pStyle w:val="TOC5"/>
            <w:tabs>
              <w:tab w:val="left" w:pos="1749"/>
              <w:tab w:val="right" w:leader="dot" w:pos="9350"/>
            </w:tabs>
            <w:rPr>
              <w:del w:id="347" w:author="Microsoft Office User" w:date="2019-12-18T10:01:00Z"/>
              <w:rFonts w:eastAsiaTheme="minorEastAsia" w:cstheme="minorBidi"/>
              <w:noProof/>
              <w:sz w:val="24"/>
              <w:szCs w:val="24"/>
              <w:lang w:val="en-US"/>
            </w:rPr>
          </w:pPr>
          <w:del w:id="348" w:author="Microsoft Office User" w:date="2019-12-18T10:01:00Z">
            <w:r w:rsidRPr="00574465" w:rsidDel="00574465">
              <w:rPr>
                <w:rFonts w:cs="Arial"/>
                <w:noProof/>
                <w:rPrChange w:id="349" w:author="Microsoft Office User" w:date="2019-12-18T10:01:00Z">
                  <w:rPr>
                    <w:rStyle w:val="Hyperlink"/>
                    <w:rFonts w:cs="Arial"/>
                    <w:noProof/>
                  </w:rPr>
                </w:rPrChange>
              </w:rPr>
              <w:delText>2.2.1.2.1</w:delText>
            </w:r>
            <w:r w:rsidDel="00574465">
              <w:rPr>
                <w:rFonts w:eastAsiaTheme="minorEastAsia" w:cstheme="minorBidi"/>
                <w:noProof/>
                <w:sz w:val="24"/>
                <w:szCs w:val="24"/>
                <w:lang w:val="en-US"/>
              </w:rPr>
              <w:tab/>
            </w:r>
            <w:r w:rsidRPr="00574465" w:rsidDel="00574465">
              <w:rPr>
                <w:rFonts w:cs="Arial"/>
                <w:noProof/>
                <w:rPrChange w:id="350" w:author="Microsoft Office User" w:date="2019-12-18T10:01:00Z">
                  <w:rPr>
                    <w:rStyle w:val="Hyperlink"/>
                    <w:rFonts w:cs="Arial"/>
                    <w:noProof/>
                  </w:rPr>
                </w:rPrChange>
              </w:rPr>
              <w:delText>Application Layout</w:delText>
            </w:r>
            <w:r w:rsidDel="00574465">
              <w:rPr>
                <w:noProof/>
                <w:webHidden/>
              </w:rPr>
              <w:tab/>
            </w:r>
            <w:r w:rsidR="003A025C" w:rsidDel="00574465">
              <w:rPr>
                <w:noProof/>
                <w:webHidden/>
              </w:rPr>
              <w:delText>4</w:delText>
            </w:r>
          </w:del>
        </w:p>
        <w:p w14:paraId="0A454B51" w14:textId="58E87884" w:rsidR="00A674E6" w:rsidDel="00574465" w:rsidRDefault="00A674E6">
          <w:pPr>
            <w:pStyle w:val="TOC6"/>
            <w:tabs>
              <w:tab w:val="left" w:pos="2101"/>
              <w:tab w:val="right" w:leader="dot" w:pos="9350"/>
            </w:tabs>
            <w:rPr>
              <w:del w:id="351" w:author="Microsoft Office User" w:date="2019-12-18T10:01:00Z"/>
              <w:rFonts w:eastAsiaTheme="minorEastAsia" w:cstheme="minorBidi"/>
              <w:noProof/>
              <w:sz w:val="24"/>
              <w:szCs w:val="24"/>
              <w:lang w:val="en-US"/>
            </w:rPr>
          </w:pPr>
          <w:del w:id="352" w:author="Microsoft Office User" w:date="2019-12-18T10:01:00Z">
            <w:r w:rsidRPr="00574465" w:rsidDel="00574465">
              <w:rPr>
                <w:rFonts w:cs="Arial"/>
                <w:noProof/>
                <w:rPrChange w:id="353" w:author="Microsoft Office User" w:date="2019-12-18T10:01:00Z">
                  <w:rPr>
                    <w:rStyle w:val="Hyperlink"/>
                    <w:rFonts w:cs="Arial"/>
                    <w:noProof/>
                  </w:rPr>
                </w:rPrChange>
              </w:rPr>
              <w:delText>2.2.1.2.1.1</w:delText>
            </w:r>
            <w:r w:rsidDel="00574465">
              <w:rPr>
                <w:rFonts w:eastAsiaTheme="minorEastAsia" w:cstheme="minorBidi"/>
                <w:noProof/>
                <w:sz w:val="24"/>
                <w:szCs w:val="24"/>
                <w:lang w:val="en-US"/>
              </w:rPr>
              <w:tab/>
            </w:r>
            <w:r w:rsidRPr="00574465" w:rsidDel="00574465">
              <w:rPr>
                <w:rFonts w:cs="Arial"/>
                <w:noProof/>
                <w:rPrChange w:id="354" w:author="Microsoft Office User" w:date="2019-12-18T10:01:00Z">
                  <w:rPr>
                    <w:rStyle w:val="Hyperlink"/>
                    <w:rFonts w:cs="Arial"/>
                    <w:noProof/>
                  </w:rPr>
                </w:rPrChange>
              </w:rPr>
              <w:delText>Containers</w:delText>
            </w:r>
            <w:r w:rsidDel="00574465">
              <w:rPr>
                <w:noProof/>
                <w:webHidden/>
              </w:rPr>
              <w:tab/>
            </w:r>
            <w:r w:rsidR="003A025C" w:rsidDel="00574465">
              <w:rPr>
                <w:noProof/>
                <w:webHidden/>
              </w:rPr>
              <w:delText>4</w:delText>
            </w:r>
          </w:del>
        </w:p>
        <w:p w14:paraId="1F6712AF" w14:textId="2EC68AFF" w:rsidR="00A674E6" w:rsidDel="00574465" w:rsidRDefault="00A674E6">
          <w:pPr>
            <w:pStyle w:val="TOC7"/>
            <w:tabs>
              <w:tab w:val="left" w:pos="2453"/>
              <w:tab w:val="right" w:leader="dot" w:pos="9350"/>
            </w:tabs>
            <w:rPr>
              <w:del w:id="355" w:author="Microsoft Office User" w:date="2019-12-18T10:01:00Z"/>
              <w:rFonts w:eastAsiaTheme="minorEastAsia" w:cstheme="minorBidi"/>
              <w:noProof/>
              <w:sz w:val="24"/>
              <w:szCs w:val="24"/>
              <w:lang w:val="en-US"/>
            </w:rPr>
          </w:pPr>
          <w:del w:id="356" w:author="Microsoft Office User" w:date="2019-12-18T10:01:00Z">
            <w:r w:rsidRPr="00574465" w:rsidDel="00574465">
              <w:rPr>
                <w:rFonts w:cs="Arial"/>
                <w:noProof/>
                <w:rPrChange w:id="357" w:author="Microsoft Office User" w:date="2019-12-18T10:01:00Z">
                  <w:rPr>
                    <w:rStyle w:val="Hyperlink"/>
                    <w:rFonts w:cs="Arial"/>
                    <w:noProof/>
                  </w:rPr>
                </w:rPrChange>
              </w:rPr>
              <w:delText>2.2.1.2.1.1.1</w:delText>
            </w:r>
            <w:r w:rsidDel="00574465">
              <w:rPr>
                <w:rFonts w:eastAsiaTheme="minorEastAsia" w:cstheme="minorBidi"/>
                <w:noProof/>
                <w:sz w:val="24"/>
                <w:szCs w:val="24"/>
                <w:lang w:val="en-US"/>
              </w:rPr>
              <w:tab/>
            </w:r>
            <w:r w:rsidRPr="00574465" w:rsidDel="00574465">
              <w:rPr>
                <w:rFonts w:cs="Arial"/>
                <w:noProof/>
                <w:rPrChange w:id="358" w:author="Microsoft Office User" w:date="2019-12-18T10:01:00Z">
                  <w:rPr>
                    <w:rStyle w:val="Hyperlink"/>
                    <w:rFonts w:cs="Arial"/>
                    <w:noProof/>
                  </w:rPr>
                </w:rPrChange>
              </w:rPr>
              <w:delText>Source Explorer Panel</w:delText>
            </w:r>
            <w:r w:rsidDel="00574465">
              <w:rPr>
                <w:noProof/>
                <w:webHidden/>
              </w:rPr>
              <w:tab/>
            </w:r>
            <w:r w:rsidR="003A025C" w:rsidDel="00574465">
              <w:rPr>
                <w:noProof/>
                <w:webHidden/>
              </w:rPr>
              <w:delText>4</w:delText>
            </w:r>
          </w:del>
        </w:p>
        <w:p w14:paraId="50447626" w14:textId="36FC1873" w:rsidR="00A674E6" w:rsidDel="00574465" w:rsidRDefault="00A674E6">
          <w:pPr>
            <w:pStyle w:val="TOC7"/>
            <w:tabs>
              <w:tab w:val="left" w:pos="2453"/>
              <w:tab w:val="right" w:leader="dot" w:pos="9350"/>
            </w:tabs>
            <w:rPr>
              <w:del w:id="359" w:author="Microsoft Office User" w:date="2019-12-18T10:01:00Z"/>
              <w:rFonts w:eastAsiaTheme="minorEastAsia" w:cstheme="minorBidi"/>
              <w:noProof/>
              <w:sz w:val="24"/>
              <w:szCs w:val="24"/>
              <w:lang w:val="en-US"/>
            </w:rPr>
          </w:pPr>
          <w:del w:id="360" w:author="Microsoft Office User" w:date="2019-12-18T10:01:00Z">
            <w:r w:rsidRPr="00574465" w:rsidDel="00574465">
              <w:rPr>
                <w:rFonts w:cs="Arial"/>
                <w:noProof/>
                <w:rPrChange w:id="361" w:author="Microsoft Office User" w:date="2019-12-18T10:01:00Z">
                  <w:rPr>
                    <w:rStyle w:val="Hyperlink"/>
                    <w:rFonts w:cs="Arial"/>
                    <w:noProof/>
                  </w:rPr>
                </w:rPrChange>
              </w:rPr>
              <w:delText>2.2.1.2.1.1.2</w:delText>
            </w:r>
            <w:r w:rsidDel="00574465">
              <w:rPr>
                <w:rFonts w:eastAsiaTheme="minorEastAsia" w:cstheme="minorBidi"/>
                <w:noProof/>
                <w:sz w:val="24"/>
                <w:szCs w:val="24"/>
                <w:lang w:val="en-US"/>
              </w:rPr>
              <w:tab/>
            </w:r>
            <w:r w:rsidRPr="00574465" w:rsidDel="00574465">
              <w:rPr>
                <w:rFonts w:cs="Arial"/>
                <w:noProof/>
                <w:rPrChange w:id="362" w:author="Microsoft Office User" w:date="2019-12-18T10:01:00Z">
                  <w:rPr>
                    <w:rStyle w:val="Hyperlink"/>
                    <w:rFonts w:cs="Arial"/>
                    <w:noProof/>
                  </w:rPr>
                </w:rPrChange>
              </w:rPr>
              <w:delText>Bands Panels</w:delText>
            </w:r>
            <w:r w:rsidDel="00574465">
              <w:rPr>
                <w:noProof/>
                <w:webHidden/>
              </w:rPr>
              <w:tab/>
            </w:r>
            <w:r w:rsidR="003A025C" w:rsidDel="00574465">
              <w:rPr>
                <w:noProof/>
                <w:webHidden/>
              </w:rPr>
              <w:delText>4</w:delText>
            </w:r>
          </w:del>
        </w:p>
        <w:p w14:paraId="6D7580F2" w14:textId="224B50C5" w:rsidR="00A674E6" w:rsidDel="00574465" w:rsidRDefault="00A674E6">
          <w:pPr>
            <w:pStyle w:val="TOC7"/>
            <w:tabs>
              <w:tab w:val="left" w:pos="2453"/>
              <w:tab w:val="right" w:leader="dot" w:pos="9350"/>
            </w:tabs>
            <w:rPr>
              <w:del w:id="363" w:author="Microsoft Office User" w:date="2019-12-18T10:01:00Z"/>
              <w:rFonts w:eastAsiaTheme="minorEastAsia" w:cstheme="minorBidi"/>
              <w:noProof/>
              <w:sz w:val="24"/>
              <w:szCs w:val="24"/>
              <w:lang w:val="en-US"/>
            </w:rPr>
          </w:pPr>
          <w:del w:id="364" w:author="Microsoft Office User" w:date="2019-12-18T10:01:00Z">
            <w:r w:rsidRPr="00574465" w:rsidDel="00574465">
              <w:rPr>
                <w:rFonts w:cs="Arial"/>
                <w:noProof/>
                <w:rPrChange w:id="365" w:author="Microsoft Office User" w:date="2019-12-18T10:01:00Z">
                  <w:rPr>
                    <w:rStyle w:val="Hyperlink"/>
                    <w:rFonts w:cs="Arial"/>
                    <w:noProof/>
                  </w:rPr>
                </w:rPrChange>
              </w:rPr>
              <w:delText>2.2.1.2.1.1.3</w:delText>
            </w:r>
            <w:r w:rsidDel="00574465">
              <w:rPr>
                <w:rFonts w:eastAsiaTheme="minorEastAsia" w:cstheme="minorBidi"/>
                <w:noProof/>
                <w:sz w:val="24"/>
                <w:szCs w:val="24"/>
                <w:lang w:val="en-US"/>
              </w:rPr>
              <w:tab/>
            </w:r>
            <w:r w:rsidRPr="00574465" w:rsidDel="00574465">
              <w:rPr>
                <w:rFonts w:cs="Arial"/>
                <w:noProof/>
                <w:rPrChange w:id="366" w:author="Microsoft Office User" w:date="2019-12-18T10:01:00Z">
                  <w:rPr>
                    <w:rStyle w:val="Hyperlink"/>
                    <w:rFonts w:cs="Arial"/>
                    <w:noProof/>
                  </w:rPr>
                </w:rPrChange>
              </w:rPr>
              <w:delText>Details Panel</w:delText>
            </w:r>
            <w:r w:rsidDel="00574465">
              <w:rPr>
                <w:noProof/>
                <w:webHidden/>
              </w:rPr>
              <w:tab/>
            </w:r>
            <w:r w:rsidR="003A025C" w:rsidDel="00574465">
              <w:rPr>
                <w:noProof/>
                <w:webHidden/>
              </w:rPr>
              <w:delText>5</w:delText>
            </w:r>
          </w:del>
        </w:p>
        <w:p w14:paraId="4FE0A864" w14:textId="298A3F8B" w:rsidR="00A674E6" w:rsidDel="00574465" w:rsidRDefault="00A674E6">
          <w:pPr>
            <w:pStyle w:val="TOC7"/>
            <w:tabs>
              <w:tab w:val="left" w:pos="2453"/>
              <w:tab w:val="right" w:leader="dot" w:pos="9350"/>
            </w:tabs>
            <w:rPr>
              <w:del w:id="367" w:author="Microsoft Office User" w:date="2019-12-18T10:01:00Z"/>
              <w:rFonts w:eastAsiaTheme="minorEastAsia" w:cstheme="minorBidi"/>
              <w:noProof/>
              <w:sz w:val="24"/>
              <w:szCs w:val="24"/>
              <w:lang w:val="en-US"/>
            </w:rPr>
          </w:pPr>
          <w:del w:id="368" w:author="Microsoft Office User" w:date="2019-12-18T10:01:00Z">
            <w:r w:rsidRPr="00574465" w:rsidDel="00574465">
              <w:rPr>
                <w:rFonts w:cs="Arial"/>
                <w:noProof/>
                <w:rPrChange w:id="369" w:author="Microsoft Office User" w:date="2019-12-18T10:01:00Z">
                  <w:rPr>
                    <w:rStyle w:val="Hyperlink"/>
                    <w:rFonts w:cs="Arial"/>
                    <w:noProof/>
                  </w:rPr>
                </w:rPrChange>
              </w:rPr>
              <w:delText>2.2.1.2.1.1.4</w:delText>
            </w:r>
            <w:r w:rsidDel="00574465">
              <w:rPr>
                <w:rFonts w:eastAsiaTheme="minorEastAsia" w:cstheme="minorBidi"/>
                <w:noProof/>
                <w:sz w:val="24"/>
                <w:szCs w:val="24"/>
                <w:lang w:val="en-US"/>
              </w:rPr>
              <w:tab/>
            </w:r>
            <w:r w:rsidRPr="00574465" w:rsidDel="00574465">
              <w:rPr>
                <w:rFonts w:cs="Arial"/>
                <w:noProof/>
                <w:rPrChange w:id="370" w:author="Microsoft Office User" w:date="2019-12-18T10:01:00Z">
                  <w:rPr>
                    <w:rStyle w:val="Hyperlink"/>
                    <w:rFonts w:cs="Arial"/>
                    <w:noProof/>
                  </w:rPr>
                </w:rPrChange>
              </w:rPr>
              <w:delText>Right Panel: Selected Point</w:delText>
            </w:r>
            <w:r w:rsidDel="00574465">
              <w:rPr>
                <w:noProof/>
                <w:webHidden/>
              </w:rPr>
              <w:tab/>
            </w:r>
            <w:r w:rsidR="003A025C" w:rsidDel="00574465">
              <w:rPr>
                <w:noProof/>
                <w:webHidden/>
              </w:rPr>
              <w:delText>5</w:delText>
            </w:r>
          </w:del>
        </w:p>
        <w:p w14:paraId="78A8F47E" w14:textId="767716D6" w:rsidR="00A674E6" w:rsidDel="00574465" w:rsidRDefault="00A674E6">
          <w:pPr>
            <w:pStyle w:val="TOC7"/>
            <w:tabs>
              <w:tab w:val="left" w:pos="2453"/>
              <w:tab w:val="right" w:leader="dot" w:pos="9350"/>
            </w:tabs>
            <w:rPr>
              <w:del w:id="371" w:author="Microsoft Office User" w:date="2019-12-18T10:01:00Z"/>
              <w:rFonts w:eastAsiaTheme="minorEastAsia" w:cstheme="minorBidi"/>
              <w:noProof/>
              <w:sz w:val="24"/>
              <w:szCs w:val="24"/>
              <w:lang w:val="en-US"/>
            </w:rPr>
          </w:pPr>
          <w:del w:id="372" w:author="Microsoft Office User" w:date="2019-12-18T10:01:00Z">
            <w:r w:rsidRPr="00574465" w:rsidDel="00574465">
              <w:rPr>
                <w:rFonts w:cs="Arial"/>
                <w:noProof/>
                <w:rPrChange w:id="373" w:author="Microsoft Office User" w:date="2019-12-18T10:01:00Z">
                  <w:rPr>
                    <w:rStyle w:val="Hyperlink"/>
                    <w:rFonts w:cs="Arial"/>
                    <w:noProof/>
                  </w:rPr>
                </w:rPrChange>
              </w:rPr>
              <w:delText>2.2.1.2.1.1.5</w:delText>
            </w:r>
            <w:r w:rsidDel="00574465">
              <w:rPr>
                <w:rFonts w:eastAsiaTheme="minorEastAsia" w:cstheme="minorBidi"/>
                <w:noProof/>
                <w:sz w:val="24"/>
                <w:szCs w:val="24"/>
                <w:lang w:val="en-US"/>
              </w:rPr>
              <w:tab/>
            </w:r>
            <w:r w:rsidRPr="00574465" w:rsidDel="00574465">
              <w:rPr>
                <w:rFonts w:cs="Arial"/>
                <w:noProof/>
                <w:rPrChange w:id="374" w:author="Microsoft Office User" w:date="2019-12-18T10:01:00Z">
                  <w:rPr>
                    <w:rStyle w:val="Hyperlink"/>
                    <w:rFonts w:cs="Arial"/>
                    <w:noProof/>
                  </w:rPr>
                </w:rPrChange>
              </w:rPr>
              <w:delText>Top Bar</w:delText>
            </w:r>
            <w:r w:rsidDel="00574465">
              <w:rPr>
                <w:noProof/>
                <w:webHidden/>
              </w:rPr>
              <w:tab/>
            </w:r>
            <w:r w:rsidR="003A025C" w:rsidDel="00574465">
              <w:rPr>
                <w:noProof/>
                <w:webHidden/>
              </w:rPr>
              <w:delText>5</w:delText>
            </w:r>
          </w:del>
        </w:p>
        <w:p w14:paraId="04B882C2" w14:textId="0537374A" w:rsidR="00A674E6" w:rsidDel="00574465" w:rsidRDefault="00A674E6">
          <w:pPr>
            <w:pStyle w:val="TOC7"/>
            <w:tabs>
              <w:tab w:val="left" w:pos="2453"/>
              <w:tab w:val="right" w:leader="dot" w:pos="9350"/>
            </w:tabs>
            <w:rPr>
              <w:del w:id="375" w:author="Microsoft Office User" w:date="2019-12-18T10:01:00Z"/>
              <w:rFonts w:eastAsiaTheme="minorEastAsia" w:cstheme="minorBidi"/>
              <w:noProof/>
              <w:sz w:val="24"/>
              <w:szCs w:val="24"/>
              <w:lang w:val="en-US"/>
            </w:rPr>
          </w:pPr>
          <w:del w:id="376" w:author="Microsoft Office User" w:date="2019-12-18T10:01:00Z">
            <w:r w:rsidRPr="00574465" w:rsidDel="00574465">
              <w:rPr>
                <w:rFonts w:cs="Arial"/>
                <w:noProof/>
                <w:rPrChange w:id="377" w:author="Microsoft Office User" w:date="2019-12-18T10:01:00Z">
                  <w:rPr>
                    <w:rStyle w:val="Hyperlink"/>
                    <w:rFonts w:cs="Arial"/>
                    <w:noProof/>
                  </w:rPr>
                </w:rPrChange>
              </w:rPr>
              <w:delText>2.2.1.2.1.1.6</w:delText>
            </w:r>
            <w:r w:rsidDel="00574465">
              <w:rPr>
                <w:rFonts w:eastAsiaTheme="minorEastAsia" w:cstheme="minorBidi"/>
                <w:noProof/>
                <w:sz w:val="24"/>
                <w:szCs w:val="24"/>
                <w:lang w:val="en-US"/>
              </w:rPr>
              <w:tab/>
            </w:r>
            <w:r w:rsidRPr="00574465" w:rsidDel="00574465">
              <w:rPr>
                <w:rFonts w:cs="Arial"/>
                <w:noProof/>
                <w:rPrChange w:id="378" w:author="Microsoft Office User" w:date="2019-12-18T10:01:00Z">
                  <w:rPr>
                    <w:rStyle w:val="Hyperlink"/>
                    <w:rFonts w:cs="Arial"/>
                    <w:noProof/>
                  </w:rPr>
                </w:rPrChange>
              </w:rPr>
              <w:delText>NEST Modules Navigation</w:delText>
            </w:r>
            <w:r w:rsidDel="00574465">
              <w:rPr>
                <w:noProof/>
                <w:webHidden/>
              </w:rPr>
              <w:tab/>
            </w:r>
            <w:r w:rsidR="003A025C" w:rsidDel="00574465">
              <w:rPr>
                <w:noProof/>
                <w:webHidden/>
              </w:rPr>
              <w:delText>6</w:delText>
            </w:r>
          </w:del>
        </w:p>
        <w:p w14:paraId="357CFF0E" w14:textId="23F6B6EC" w:rsidR="00A674E6" w:rsidDel="00574465" w:rsidRDefault="00A674E6">
          <w:pPr>
            <w:pStyle w:val="TOC5"/>
            <w:tabs>
              <w:tab w:val="left" w:pos="1749"/>
              <w:tab w:val="right" w:leader="dot" w:pos="9350"/>
            </w:tabs>
            <w:rPr>
              <w:del w:id="379" w:author="Microsoft Office User" w:date="2019-12-18T10:01:00Z"/>
              <w:rFonts w:eastAsiaTheme="minorEastAsia" w:cstheme="minorBidi"/>
              <w:noProof/>
              <w:sz w:val="24"/>
              <w:szCs w:val="24"/>
              <w:lang w:val="en-US"/>
            </w:rPr>
          </w:pPr>
          <w:del w:id="380" w:author="Microsoft Office User" w:date="2019-12-18T10:01:00Z">
            <w:r w:rsidRPr="00574465" w:rsidDel="00574465">
              <w:rPr>
                <w:rFonts w:cs="Arial"/>
                <w:noProof/>
                <w:lang w:val="en-US"/>
                <w:rPrChange w:id="381" w:author="Microsoft Office User" w:date="2019-12-18T10:01:00Z">
                  <w:rPr>
                    <w:rStyle w:val="Hyperlink"/>
                    <w:rFonts w:cs="Arial"/>
                    <w:noProof/>
                    <w:lang w:val="en-US"/>
                  </w:rPr>
                </w:rPrChange>
              </w:rPr>
              <w:delText>2.2.1.2.2</w:delText>
            </w:r>
            <w:r w:rsidDel="00574465">
              <w:rPr>
                <w:rFonts w:eastAsiaTheme="minorEastAsia" w:cstheme="minorBidi"/>
                <w:noProof/>
                <w:sz w:val="24"/>
                <w:szCs w:val="24"/>
                <w:lang w:val="en-US"/>
              </w:rPr>
              <w:tab/>
            </w:r>
            <w:r w:rsidRPr="00574465" w:rsidDel="00574465">
              <w:rPr>
                <w:rFonts w:cs="Arial"/>
                <w:noProof/>
                <w:rPrChange w:id="382" w:author="Microsoft Office User" w:date="2019-12-18T10:01:00Z">
                  <w:rPr>
                    <w:rStyle w:val="Hyperlink"/>
                    <w:rFonts w:cs="Arial"/>
                    <w:noProof/>
                  </w:rPr>
                </w:rPrChange>
              </w:rPr>
              <w:delText>Source</w:delText>
            </w:r>
            <w:r w:rsidRPr="00574465" w:rsidDel="00574465">
              <w:rPr>
                <w:rFonts w:cs="Arial"/>
                <w:noProof/>
                <w:lang w:val="en-US"/>
                <w:rPrChange w:id="383" w:author="Microsoft Office User" w:date="2019-12-18T10:01:00Z">
                  <w:rPr>
                    <w:rStyle w:val="Hyperlink"/>
                    <w:rFonts w:cs="Arial"/>
                    <w:noProof/>
                    <w:lang w:val="en-US"/>
                  </w:rPr>
                </w:rPrChange>
              </w:rPr>
              <w:delText xml:space="preserve"> Explorer</w:delText>
            </w:r>
            <w:r w:rsidDel="00574465">
              <w:rPr>
                <w:noProof/>
                <w:webHidden/>
              </w:rPr>
              <w:tab/>
            </w:r>
            <w:r w:rsidR="003A025C" w:rsidDel="00574465">
              <w:rPr>
                <w:noProof/>
                <w:webHidden/>
              </w:rPr>
              <w:delText>6</w:delText>
            </w:r>
          </w:del>
        </w:p>
        <w:p w14:paraId="175186DE" w14:textId="2063DEA3" w:rsidR="00A674E6" w:rsidDel="00574465" w:rsidRDefault="00A674E6">
          <w:pPr>
            <w:pStyle w:val="TOC6"/>
            <w:tabs>
              <w:tab w:val="left" w:pos="2101"/>
              <w:tab w:val="right" w:leader="dot" w:pos="9350"/>
            </w:tabs>
            <w:rPr>
              <w:del w:id="384" w:author="Microsoft Office User" w:date="2019-12-18T10:01:00Z"/>
              <w:rFonts w:eastAsiaTheme="minorEastAsia" w:cstheme="minorBidi"/>
              <w:noProof/>
              <w:sz w:val="24"/>
              <w:szCs w:val="24"/>
              <w:lang w:val="en-US"/>
            </w:rPr>
          </w:pPr>
          <w:del w:id="385" w:author="Microsoft Office User" w:date="2019-12-18T10:01:00Z">
            <w:r w:rsidRPr="00574465" w:rsidDel="00574465">
              <w:rPr>
                <w:rFonts w:cs="Arial"/>
                <w:noProof/>
                <w:lang w:val="en-US"/>
                <w:rPrChange w:id="386" w:author="Microsoft Office User" w:date="2019-12-18T10:01:00Z">
                  <w:rPr>
                    <w:rStyle w:val="Hyperlink"/>
                    <w:rFonts w:cs="Arial"/>
                    <w:noProof/>
                    <w:lang w:val="en-US"/>
                  </w:rPr>
                </w:rPrChange>
              </w:rPr>
              <w:delText>2.2.1.2.2.1</w:delText>
            </w:r>
            <w:r w:rsidDel="00574465">
              <w:rPr>
                <w:rFonts w:eastAsiaTheme="minorEastAsia" w:cstheme="minorBidi"/>
                <w:noProof/>
                <w:sz w:val="24"/>
                <w:szCs w:val="24"/>
                <w:lang w:val="en-US"/>
              </w:rPr>
              <w:tab/>
            </w:r>
            <w:r w:rsidRPr="00574465" w:rsidDel="00574465">
              <w:rPr>
                <w:rFonts w:cs="Arial"/>
                <w:noProof/>
                <w:lang w:val="en-US"/>
                <w:rPrChange w:id="387" w:author="Microsoft Office User" w:date="2019-12-18T10:01:00Z">
                  <w:rPr>
                    <w:rStyle w:val="Hyperlink"/>
                    <w:rFonts w:cs="Arial"/>
                    <w:noProof/>
                    <w:lang w:val="en-US"/>
                  </w:rPr>
                </w:rPrChange>
              </w:rPr>
              <w:delText>Source Explorer Iconography</w:delText>
            </w:r>
            <w:r w:rsidDel="00574465">
              <w:rPr>
                <w:noProof/>
                <w:webHidden/>
              </w:rPr>
              <w:tab/>
            </w:r>
            <w:r w:rsidR="003A025C" w:rsidDel="00574465">
              <w:rPr>
                <w:noProof/>
                <w:webHidden/>
              </w:rPr>
              <w:delText>7</w:delText>
            </w:r>
          </w:del>
        </w:p>
        <w:p w14:paraId="2DAFB0C4" w14:textId="3F047391" w:rsidR="00A674E6" w:rsidDel="00574465" w:rsidRDefault="00A674E6">
          <w:pPr>
            <w:pStyle w:val="TOC6"/>
            <w:tabs>
              <w:tab w:val="left" w:pos="2101"/>
              <w:tab w:val="right" w:leader="dot" w:pos="9350"/>
            </w:tabs>
            <w:rPr>
              <w:del w:id="388" w:author="Microsoft Office User" w:date="2019-12-18T10:01:00Z"/>
              <w:rFonts w:eastAsiaTheme="minorEastAsia" w:cstheme="minorBidi"/>
              <w:noProof/>
              <w:sz w:val="24"/>
              <w:szCs w:val="24"/>
              <w:lang w:val="en-US"/>
            </w:rPr>
          </w:pPr>
          <w:del w:id="389" w:author="Microsoft Office User" w:date="2019-12-18T10:01:00Z">
            <w:r w:rsidRPr="00574465" w:rsidDel="00574465">
              <w:rPr>
                <w:rFonts w:cs="Arial"/>
                <w:noProof/>
                <w:rPrChange w:id="390" w:author="Microsoft Office User" w:date="2019-12-18T10:01:00Z">
                  <w:rPr>
                    <w:rStyle w:val="Hyperlink"/>
                    <w:rFonts w:cs="Arial"/>
                    <w:noProof/>
                  </w:rPr>
                </w:rPrChange>
              </w:rPr>
              <w:delText>2.2.1.2.2.2</w:delText>
            </w:r>
            <w:r w:rsidDel="00574465">
              <w:rPr>
                <w:rFonts w:eastAsiaTheme="minorEastAsia" w:cstheme="minorBidi"/>
                <w:noProof/>
                <w:sz w:val="24"/>
                <w:szCs w:val="24"/>
                <w:lang w:val="en-US"/>
              </w:rPr>
              <w:tab/>
            </w:r>
            <w:r w:rsidRPr="00574465" w:rsidDel="00574465">
              <w:rPr>
                <w:rFonts w:cs="Arial"/>
                <w:noProof/>
                <w:rPrChange w:id="391" w:author="Microsoft Office User" w:date="2019-12-18T10:01:00Z">
                  <w:rPr>
                    <w:rStyle w:val="Hyperlink"/>
                    <w:rFonts w:cs="Arial"/>
                    <w:noProof/>
                  </w:rPr>
                </w:rPrChange>
              </w:rPr>
              <w:delText>Expand/Collapse Nodes</w:delText>
            </w:r>
            <w:r w:rsidDel="00574465">
              <w:rPr>
                <w:noProof/>
                <w:webHidden/>
              </w:rPr>
              <w:tab/>
            </w:r>
            <w:r w:rsidR="003A025C" w:rsidDel="00574465">
              <w:rPr>
                <w:noProof/>
                <w:webHidden/>
              </w:rPr>
              <w:delText>7</w:delText>
            </w:r>
          </w:del>
        </w:p>
        <w:p w14:paraId="481D18EF" w14:textId="4DD0C12C" w:rsidR="00A674E6" w:rsidDel="00574465" w:rsidRDefault="00A674E6">
          <w:pPr>
            <w:pStyle w:val="TOC7"/>
            <w:tabs>
              <w:tab w:val="left" w:pos="2453"/>
              <w:tab w:val="right" w:leader="dot" w:pos="9350"/>
            </w:tabs>
            <w:rPr>
              <w:del w:id="392" w:author="Microsoft Office User" w:date="2019-12-18T10:01:00Z"/>
              <w:rFonts w:eastAsiaTheme="minorEastAsia" w:cstheme="minorBidi"/>
              <w:noProof/>
              <w:sz w:val="24"/>
              <w:szCs w:val="24"/>
              <w:lang w:val="en-US"/>
            </w:rPr>
          </w:pPr>
          <w:del w:id="393" w:author="Microsoft Office User" w:date="2019-12-18T10:01:00Z">
            <w:r w:rsidRPr="00574465" w:rsidDel="00574465">
              <w:rPr>
                <w:rFonts w:cs="Arial"/>
                <w:noProof/>
                <w:rPrChange w:id="394" w:author="Microsoft Office User" w:date="2019-12-18T10:01:00Z">
                  <w:rPr>
                    <w:rStyle w:val="Hyperlink"/>
                    <w:rFonts w:cs="Arial"/>
                    <w:noProof/>
                  </w:rPr>
                </w:rPrChange>
              </w:rPr>
              <w:delText>2.2.1.2.2.2.1</w:delText>
            </w:r>
            <w:r w:rsidDel="00574465">
              <w:rPr>
                <w:rFonts w:eastAsiaTheme="minorEastAsia" w:cstheme="minorBidi"/>
                <w:noProof/>
                <w:sz w:val="24"/>
                <w:szCs w:val="24"/>
                <w:lang w:val="en-US"/>
              </w:rPr>
              <w:tab/>
            </w:r>
            <w:r w:rsidRPr="00574465" w:rsidDel="00574465">
              <w:rPr>
                <w:rFonts w:cs="Arial"/>
                <w:noProof/>
                <w:rPrChange w:id="395" w:author="Microsoft Office User" w:date="2019-12-18T10:01:00Z">
                  <w:rPr>
                    <w:rStyle w:val="Hyperlink"/>
                    <w:rFonts w:cs="Arial"/>
                    <w:noProof/>
                  </w:rPr>
                </w:rPrChange>
              </w:rPr>
              <w:delText>How To: To expand a node:</w:delText>
            </w:r>
            <w:r w:rsidDel="00574465">
              <w:rPr>
                <w:noProof/>
                <w:webHidden/>
              </w:rPr>
              <w:tab/>
            </w:r>
            <w:r w:rsidR="003A025C" w:rsidDel="00574465">
              <w:rPr>
                <w:noProof/>
                <w:webHidden/>
              </w:rPr>
              <w:delText>7</w:delText>
            </w:r>
          </w:del>
        </w:p>
        <w:p w14:paraId="1F52587A" w14:textId="48C41147" w:rsidR="00A674E6" w:rsidDel="00574465" w:rsidRDefault="00A674E6">
          <w:pPr>
            <w:pStyle w:val="TOC7"/>
            <w:tabs>
              <w:tab w:val="left" w:pos="2453"/>
              <w:tab w:val="right" w:leader="dot" w:pos="9350"/>
            </w:tabs>
            <w:rPr>
              <w:del w:id="396" w:author="Microsoft Office User" w:date="2019-12-18T10:01:00Z"/>
              <w:rFonts w:eastAsiaTheme="minorEastAsia" w:cstheme="minorBidi"/>
              <w:noProof/>
              <w:sz w:val="24"/>
              <w:szCs w:val="24"/>
              <w:lang w:val="en-US"/>
            </w:rPr>
          </w:pPr>
          <w:del w:id="397" w:author="Microsoft Office User" w:date="2019-12-18T10:01:00Z">
            <w:r w:rsidRPr="00574465" w:rsidDel="00574465">
              <w:rPr>
                <w:rFonts w:cs="Arial"/>
                <w:noProof/>
                <w:rPrChange w:id="398" w:author="Microsoft Office User" w:date="2019-12-18T10:01:00Z">
                  <w:rPr>
                    <w:rStyle w:val="Hyperlink"/>
                    <w:rFonts w:cs="Arial"/>
                    <w:noProof/>
                  </w:rPr>
                </w:rPrChange>
              </w:rPr>
              <w:delText>2.2.1.2.2.2.2</w:delText>
            </w:r>
            <w:r w:rsidDel="00574465">
              <w:rPr>
                <w:rFonts w:eastAsiaTheme="minorEastAsia" w:cstheme="minorBidi"/>
                <w:noProof/>
                <w:sz w:val="24"/>
                <w:szCs w:val="24"/>
                <w:lang w:val="en-US"/>
              </w:rPr>
              <w:tab/>
            </w:r>
            <w:r w:rsidRPr="00574465" w:rsidDel="00574465">
              <w:rPr>
                <w:rFonts w:cs="Arial"/>
                <w:noProof/>
                <w:rPrChange w:id="399" w:author="Microsoft Office User" w:date="2019-12-18T10:01:00Z">
                  <w:rPr>
                    <w:rStyle w:val="Hyperlink"/>
                    <w:rFonts w:cs="Arial"/>
                    <w:noProof/>
                  </w:rPr>
                </w:rPrChange>
              </w:rPr>
              <w:delText>How To: To collapse a node:</w:delText>
            </w:r>
            <w:r w:rsidDel="00574465">
              <w:rPr>
                <w:noProof/>
                <w:webHidden/>
              </w:rPr>
              <w:tab/>
            </w:r>
            <w:r w:rsidR="003A025C" w:rsidDel="00574465">
              <w:rPr>
                <w:noProof/>
                <w:webHidden/>
              </w:rPr>
              <w:delText>7</w:delText>
            </w:r>
          </w:del>
        </w:p>
        <w:p w14:paraId="3518F705" w14:textId="7C024A15" w:rsidR="00A674E6" w:rsidDel="00574465" w:rsidRDefault="00A674E6">
          <w:pPr>
            <w:pStyle w:val="TOC6"/>
            <w:tabs>
              <w:tab w:val="left" w:pos="2101"/>
              <w:tab w:val="right" w:leader="dot" w:pos="9350"/>
            </w:tabs>
            <w:rPr>
              <w:del w:id="400" w:author="Microsoft Office User" w:date="2019-12-18T10:01:00Z"/>
              <w:rFonts w:eastAsiaTheme="minorEastAsia" w:cstheme="minorBidi"/>
              <w:noProof/>
              <w:sz w:val="24"/>
              <w:szCs w:val="24"/>
              <w:lang w:val="en-US"/>
            </w:rPr>
          </w:pPr>
          <w:del w:id="401" w:author="Microsoft Office User" w:date="2019-12-18T10:01:00Z">
            <w:r w:rsidRPr="00574465" w:rsidDel="00574465">
              <w:rPr>
                <w:rFonts w:cs="Arial"/>
                <w:noProof/>
                <w:rPrChange w:id="402" w:author="Microsoft Office User" w:date="2019-12-18T10:01:00Z">
                  <w:rPr>
                    <w:rStyle w:val="Hyperlink"/>
                    <w:rFonts w:cs="Arial"/>
                    <w:noProof/>
                  </w:rPr>
                </w:rPrChange>
              </w:rPr>
              <w:delText>2.2.1.2.2.3</w:delText>
            </w:r>
            <w:r w:rsidDel="00574465">
              <w:rPr>
                <w:rFonts w:eastAsiaTheme="minorEastAsia" w:cstheme="minorBidi"/>
                <w:noProof/>
                <w:sz w:val="24"/>
                <w:szCs w:val="24"/>
                <w:lang w:val="en-US"/>
              </w:rPr>
              <w:tab/>
            </w:r>
            <w:r w:rsidRPr="00574465" w:rsidDel="00574465">
              <w:rPr>
                <w:rFonts w:cs="Arial"/>
                <w:noProof/>
                <w:rPrChange w:id="403" w:author="Microsoft Office User" w:date="2019-12-18T10:01:00Z">
                  <w:rPr>
                    <w:rStyle w:val="Hyperlink"/>
                    <w:rFonts w:cs="Arial"/>
                    <w:noProof/>
                  </w:rPr>
                </w:rPrChange>
              </w:rPr>
              <w:delText>How to display Source Metadata</w:delText>
            </w:r>
            <w:r w:rsidDel="00574465">
              <w:rPr>
                <w:noProof/>
                <w:webHidden/>
              </w:rPr>
              <w:tab/>
            </w:r>
            <w:r w:rsidR="003A025C" w:rsidDel="00574465">
              <w:rPr>
                <w:noProof/>
                <w:webHidden/>
              </w:rPr>
              <w:delText>8</w:delText>
            </w:r>
          </w:del>
        </w:p>
        <w:p w14:paraId="19C94539" w14:textId="0ED60940" w:rsidR="00A674E6" w:rsidDel="00574465" w:rsidRDefault="00A674E6">
          <w:pPr>
            <w:pStyle w:val="TOC6"/>
            <w:tabs>
              <w:tab w:val="left" w:pos="2101"/>
              <w:tab w:val="right" w:leader="dot" w:pos="9350"/>
            </w:tabs>
            <w:rPr>
              <w:del w:id="404" w:author="Microsoft Office User" w:date="2019-12-18T10:01:00Z"/>
              <w:rFonts w:eastAsiaTheme="minorEastAsia" w:cstheme="minorBidi"/>
              <w:noProof/>
              <w:sz w:val="24"/>
              <w:szCs w:val="24"/>
              <w:lang w:val="en-US"/>
            </w:rPr>
          </w:pPr>
          <w:del w:id="405" w:author="Microsoft Office User" w:date="2019-12-18T10:01:00Z">
            <w:r w:rsidRPr="00574465" w:rsidDel="00574465">
              <w:rPr>
                <w:rFonts w:cs="Arial"/>
                <w:noProof/>
                <w:rPrChange w:id="406" w:author="Microsoft Office User" w:date="2019-12-18T10:01:00Z">
                  <w:rPr>
                    <w:rStyle w:val="Hyperlink"/>
                    <w:rFonts w:cs="Arial"/>
                    <w:noProof/>
                  </w:rPr>
                </w:rPrChange>
              </w:rPr>
              <w:delText>2.2.1.2.2.4</w:delText>
            </w:r>
            <w:r w:rsidDel="00574465">
              <w:rPr>
                <w:rFonts w:eastAsiaTheme="minorEastAsia" w:cstheme="minorBidi"/>
                <w:noProof/>
                <w:sz w:val="24"/>
                <w:szCs w:val="24"/>
                <w:lang w:val="en-US"/>
              </w:rPr>
              <w:tab/>
            </w:r>
            <w:r w:rsidRPr="00574465" w:rsidDel="00574465">
              <w:rPr>
                <w:rFonts w:cs="Arial"/>
                <w:noProof/>
                <w:rPrChange w:id="407" w:author="Microsoft Office User" w:date="2019-12-18T10:01:00Z">
                  <w:rPr>
                    <w:rStyle w:val="Hyperlink"/>
                    <w:rFonts w:cs="Arial"/>
                    <w:noProof/>
                  </w:rPr>
                </w:rPrChange>
              </w:rPr>
              <w:delText>Add/Delete Folders</w:delText>
            </w:r>
            <w:r w:rsidDel="00574465">
              <w:rPr>
                <w:noProof/>
                <w:webHidden/>
              </w:rPr>
              <w:tab/>
            </w:r>
            <w:r w:rsidR="003A025C" w:rsidDel="00574465">
              <w:rPr>
                <w:noProof/>
                <w:webHidden/>
              </w:rPr>
              <w:delText>8</w:delText>
            </w:r>
          </w:del>
        </w:p>
        <w:p w14:paraId="59715D58" w14:textId="5DD43B0E" w:rsidR="00A674E6" w:rsidDel="00574465" w:rsidRDefault="00A674E6">
          <w:pPr>
            <w:pStyle w:val="TOC7"/>
            <w:tabs>
              <w:tab w:val="left" w:pos="2453"/>
              <w:tab w:val="right" w:leader="dot" w:pos="9350"/>
            </w:tabs>
            <w:rPr>
              <w:del w:id="408" w:author="Microsoft Office User" w:date="2019-12-18T10:01:00Z"/>
              <w:rFonts w:eastAsiaTheme="minorEastAsia" w:cstheme="minorBidi"/>
              <w:noProof/>
              <w:sz w:val="24"/>
              <w:szCs w:val="24"/>
              <w:lang w:val="en-US"/>
            </w:rPr>
          </w:pPr>
          <w:del w:id="409" w:author="Microsoft Office User" w:date="2019-12-18T10:01:00Z">
            <w:r w:rsidRPr="00574465" w:rsidDel="00574465">
              <w:rPr>
                <w:rFonts w:cs="Arial"/>
                <w:noProof/>
                <w:rPrChange w:id="410" w:author="Microsoft Office User" w:date="2019-12-18T10:01:00Z">
                  <w:rPr>
                    <w:rStyle w:val="Hyperlink"/>
                    <w:rFonts w:cs="Arial"/>
                    <w:noProof/>
                  </w:rPr>
                </w:rPrChange>
              </w:rPr>
              <w:delText>2.2.1.2.2.4.1</w:delText>
            </w:r>
            <w:r w:rsidDel="00574465">
              <w:rPr>
                <w:rFonts w:eastAsiaTheme="minorEastAsia" w:cstheme="minorBidi"/>
                <w:noProof/>
                <w:sz w:val="24"/>
                <w:szCs w:val="24"/>
                <w:lang w:val="en-US"/>
              </w:rPr>
              <w:tab/>
            </w:r>
            <w:r w:rsidRPr="00574465" w:rsidDel="00574465">
              <w:rPr>
                <w:rFonts w:cs="Arial"/>
                <w:noProof/>
                <w:rPrChange w:id="411" w:author="Microsoft Office User" w:date="2019-12-18T10:01:00Z">
                  <w:rPr>
                    <w:rStyle w:val="Hyperlink"/>
                    <w:rFonts w:cs="Arial"/>
                    <w:noProof/>
                  </w:rPr>
                </w:rPrChange>
              </w:rPr>
              <w:delText>How to: Add a folder</w:delText>
            </w:r>
            <w:r w:rsidDel="00574465">
              <w:rPr>
                <w:noProof/>
                <w:webHidden/>
              </w:rPr>
              <w:tab/>
            </w:r>
            <w:r w:rsidR="003A025C" w:rsidDel="00574465">
              <w:rPr>
                <w:noProof/>
                <w:webHidden/>
              </w:rPr>
              <w:delText>8</w:delText>
            </w:r>
          </w:del>
        </w:p>
        <w:p w14:paraId="6D16D74D" w14:textId="246618BC" w:rsidR="00A674E6" w:rsidDel="00574465" w:rsidRDefault="00A674E6">
          <w:pPr>
            <w:pStyle w:val="TOC7"/>
            <w:tabs>
              <w:tab w:val="left" w:pos="2453"/>
              <w:tab w:val="right" w:leader="dot" w:pos="9350"/>
            </w:tabs>
            <w:rPr>
              <w:del w:id="412" w:author="Microsoft Office User" w:date="2019-12-18T10:01:00Z"/>
              <w:rFonts w:eastAsiaTheme="minorEastAsia" w:cstheme="minorBidi"/>
              <w:noProof/>
              <w:sz w:val="24"/>
              <w:szCs w:val="24"/>
              <w:lang w:val="en-US"/>
            </w:rPr>
          </w:pPr>
          <w:del w:id="413" w:author="Microsoft Office User" w:date="2019-12-18T10:01:00Z">
            <w:r w:rsidRPr="00574465" w:rsidDel="00574465">
              <w:rPr>
                <w:rFonts w:cs="Arial"/>
                <w:noProof/>
                <w:rPrChange w:id="414" w:author="Microsoft Office User" w:date="2019-12-18T10:01:00Z">
                  <w:rPr>
                    <w:rStyle w:val="Hyperlink"/>
                    <w:rFonts w:cs="Arial"/>
                    <w:noProof/>
                  </w:rPr>
                </w:rPrChange>
              </w:rPr>
              <w:delText>2.2.1.2.2.4.2</w:delText>
            </w:r>
            <w:r w:rsidDel="00574465">
              <w:rPr>
                <w:rFonts w:eastAsiaTheme="minorEastAsia" w:cstheme="minorBidi"/>
                <w:noProof/>
                <w:sz w:val="24"/>
                <w:szCs w:val="24"/>
                <w:lang w:val="en-US"/>
              </w:rPr>
              <w:tab/>
            </w:r>
            <w:r w:rsidRPr="00574465" w:rsidDel="00574465">
              <w:rPr>
                <w:rFonts w:cs="Arial"/>
                <w:noProof/>
                <w:rPrChange w:id="415" w:author="Microsoft Office User" w:date="2019-12-18T10:01:00Z">
                  <w:rPr>
                    <w:rStyle w:val="Hyperlink"/>
                    <w:rFonts w:cs="Arial"/>
                    <w:noProof/>
                  </w:rPr>
                </w:rPrChange>
              </w:rPr>
              <w:delText>How to: Delete a folder</w:delText>
            </w:r>
            <w:r w:rsidDel="00574465">
              <w:rPr>
                <w:noProof/>
                <w:webHidden/>
              </w:rPr>
              <w:tab/>
            </w:r>
            <w:r w:rsidR="003A025C" w:rsidDel="00574465">
              <w:rPr>
                <w:noProof/>
                <w:webHidden/>
              </w:rPr>
              <w:delText>8</w:delText>
            </w:r>
          </w:del>
        </w:p>
        <w:p w14:paraId="204E991D" w14:textId="422A71E1" w:rsidR="00A674E6" w:rsidDel="00574465" w:rsidRDefault="00A674E6">
          <w:pPr>
            <w:pStyle w:val="TOC6"/>
            <w:tabs>
              <w:tab w:val="left" w:pos="2101"/>
              <w:tab w:val="right" w:leader="dot" w:pos="9350"/>
            </w:tabs>
            <w:rPr>
              <w:del w:id="416" w:author="Microsoft Office User" w:date="2019-12-18T10:01:00Z"/>
              <w:rFonts w:eastAsiaTheme="minorEastAsia" w:cstheme="minorBidi"/>
              <w:noProof/>
              <w:sz w:val="24"/>
              <w:szCs w:val="24"/>
              <w:lang w:val="en-US"/>
            </w:rPr>
          </w:pPr>
          <w:del w:id="417" w:author="Microsoft Office User" w:date="2019-12-18T10:01:00Z">
            <w:r w:rsidRPr="00574465" w:rsidDel="00574465">
              <w:rPr>
                <w:rFonts w:cs="Arial"/>
                <w:noProof/>
                <w:lang w:val="en-US"/>
                <w:rPrChange w:id="418" w:author="Microsoft Office User" w:date="2019-12-18T10:01:00Z">
                  <w:rPr>
                    <w:rStyle w:val="Hyperlink"/>
                    <w:rFonts w:cs="Arial"/>
                    <w:noProof/>
                    <w:lang w:val="en-US"/>
                  </w:rPr>
                </w:rPrChange>
              </w:rPr>
              <w:delText>2.2.1.2.2.5</w:delText>
            </w:r>
            <w:r w:rsidDel="00574465">
              <w:rPr>
                <w:rFonts w:eastAsiaTheme="minorEastAsia" w:cstheme="minorBidi"/>
                <w:noProof/>
                <w:sz w:val="24"/>
                <w:szCs w:val="24"/>
                <w:lang w:val="en-US"/>
              </w:rPr>
              <w:tab/>
            </w:r>
            <w:r w:rsidRPr="00574465" w:rsidDel="00574465">
              <w:rPr>
                <w:rFonts w:cs="Arial"/>
                <w:noProof/>
                <w:lang w:val="en-US"/>
                <w:rPrChange w:id="419" w:author="Microsoft Office User" w:date="2019-12-18T10:01:00Z">
                  <w:rPr>
                    <w:rStyle w:val="Hyperlink"/>
                    <w:rFonts w:cs="Arial"/>
                    <w:noProof/>
                    <w:lang w:val="en-US"/>
                  </w:rPr>
                </w:rPrChange>
              </w:rPr>
              <w:delText>How to: 'Graph Again' a source</w:delText>
            </w:r>
            <w:r w:rsidDel="00574465">
              <w:rPr>
                <w:noProof/>
                <w:webHidden/>
              </w:rPr>
              <w:tab/>
            </w:r>
            <w:r w:rsidR="003A025C" w:rsidDel="00574465">
              <w:rPr>
                <w:noProof/>
                <w:webHidden/>
              </w:rPr>
              <w:delText>8</w:delText>
            </w:r>
          </w:del>
        </w:p>
        <w:p w14:paraId="0254B5FF" w14:textId="17411B14" w:rsidR="00A674E6" w:rsidDel="00574465" w:rsidRDefault="00A674E6">
          <w:pPr>
            <w:pStyle w:val="TOC6"/>
            <w:tabs>
              <w:tab w:val="left" w:pos="2101"/>
              <w:tab w:val="right" w:leader="dot" w:pos="9350"/>
            </w:tabs>
            <w:rPr>
              <w:del w:id="420" w:author="Microsoft Office User" w:date="2019-12-18T10:01:00Z"/>
              <w:rFonts w:eastAsiaTheme="minorEastAsia" w:cstheme="minorBidi"/>
              <w:noProof/>
              <w:sz w:val="24"/>
              <w:szCs w:val="24"/>
              <w:lang w:val="en-US"/>
            </w:rPr>
          </w:pPr>
          <w:del w:id="421" w:author="Microsoft Office User" w:date="2019-12-18T10:01:00Z">
            <w:r w:rsidRPr="00574465" w:rsidDel="00574465">
              <w:rPr>
                <w:rFonts w:cs="Arial"/>
                <w:noProof/>
                <w:rPrChange w:id="422" w:author="Microsoft Office User" w:date="2019-12-18T10:01:00Z">
                  <w:rPr>
                    <w:rStyle w:val="Hyperlink"/>
                    <w:rFonts w:cs="Arial"/>
                    <w:noProof/>
                  </w:rPr>
                </w:rPrChange>
              </w:rPr>
              <w:delText>2.2.1.2.2.6</w:delText>
            </w:r>
            <w:r w:rsidDel="00574465">
              <w:rPr>
                <w:rFonts w:eastAsiaTheme="minorEastAsia" w:cstheme="minorBidi"/>
                <w:noProof/>
                <w:sz w:val="24"/>
                <w:szCs w:val="24"/>
                <w:lang w:val="en-US"/>
              </w:rPr>
              <w:tab/>
            </w:r>
            <w:r w:rsidRPr="00574465" w:rsidDel="00574465">
              <w:rPr>
                <w:rFonts w:cs="Arial"/>
                <w:noProof/>
                <w:rPrChange w:id="423" w:author="Microsoft Office User" w:date="2019-12-18T10:01:00Z">
                  <w:rPr>
                    <w:rStyle w:val="Hyperlink"/>
                    <w:rFonts w:cs="Arial"/>
                    <w:noProof/>
                  </w:rPr>
                </w:rPrChange>
              </w:rPr>
              <w:delText>How To: Select a source</w:delText>
            </w:r>
            <w:r w:rsidDel="00574465">
              <w:rPr>
                <w:noProof/>
                <w:webHidden/>
              </w:rPr>
              <w:tab/>
            </w:r>
            <w:r w:rsidR="003A025C" w:rsidDel="00574465">
              <w:rPr>
                <w:noProof/>
                <w:webHidden/>
              </w:rPr>
              <w:delText>9</w:delText>
            </w:r>
          </w:del>
        </w:p>
        <w:p w14:paraId="06D69D8E" w14:textId="5B749BA6" w:rsidR="00A674E6" w:rsidDel="00574465" w:rsidRDefault="00A674E6">
          <w:pPr>
            <w:pStyle w:val="TOC6"/>
            <w:tabs>
              <w:tab w:val="left" w:pos="2101"/>
              <w:tab w:val="right" w:leader="dot" w:pos="9350"/>
            </w:tabs>
            <w:rPr>
              <w:del w:id="424" w:author="Microsoft Office User" w:date="2019-12-18T10:01:00Z"/>
              <w:rFonts w:eastAsiaTheme="minorEastAsia" w:cstheme="minorBidi"/>
              <w:noProof/>
              <w:sz w:val="24"/>
              <w:szCs w:val="24"/>
              <w:lang w:val="en-US"/>
            </w:rPr>
          </w:pPr>
          <w:del w:id="425" w:author="Microsoft Office User" w:date="2019-12-18T10:01:00Z">
            <w:r w:rsidRPr="00574465" w:rsidDel="00574465">
              <w:rPr>
                <w:rFonts w:cs="Arial"/>
                <w:noProof/>
                <w:rPrChange w:id="426" w:author="Microsoft Office User" w:date="2019-12-18T10:01:00Z">
                  <w:rPr>
                    <w:rStyle w:val="Hyperlink"/>
                    <w:rFonts w:cs="Arial"/>
                    <w:noProof/>
                  </w:rPr>
                </w:rPrChange>
              </w:rPr>
              <w:delText>2.2.1.2.2.7</w:delText>
            </w:r>
            <w:r w:rsidDel="00574465">
              <w:rPr>
                <w:rFonts w:eastAsiaTheme="minorEastAsia" w:cstheme="minorBidi"/>
                <w:noProof/>
                <w:sz w:val="24"/>
                <w:szCs w:val="24"/>
                <w:lang w:val="en-US"/>
              </w:rPr>
              <w:tab/>
            </w:r>
            <w:r w:rsidRPr="00574465" w:rsidDel="00574465">
              <w:rPr>
                <w:rFonts w:cs="Arial"/>
                <w:noProof/>
                <w:rPrChange w:id="427" w:author="Microsoft Office User" w:date="2019-12-18T10:01:00Z">
                  <w:rPr>
                    <w:rStyle w:val="Hyperlink"/>
                    <w:rFonts w:cs="Arial"/>
                    <w:noProof/>
                  </w:rPr>
                </w:rPrChange>
              </w:rPr>
              <w:delText>Pins</w:delText>
            </w:r>
            <w:r w:rsidDel="00574465">
              <w:rPr>
                <w:noProof/>
                <w:webHidden/>
              </w:rPr>
              <w:tab/>
            </w:r>
            <w:r w:rsidR="003A025C" w:rsidDel="00574465">
              <w:rPr>
                <w:noProof/>
                <w:webHidden/>
              </w:rPr>
              <w:delText>9</w:delText>
            </w:r>
          </w:del>
        </w:p>
        <w:p w14:paraId="7267009D" w14:textId="7CD4B20D" w:rsidR="00A674E6" w:rsidDel="00574465" w:rsidRDefault="00A674E6">
          <w:pPr>
            <w:pStyle w:val="TOC7"/>
            <w:tabs>
              <w:tab w:val="left" w:pos="2453"/>
              <w:tab w:val="right" w:leader="dot" w:pos="9350"/>
            </w:tabs>
            <w:rPr>
              <w:del w:id="428" w:author="Microsoft Office User" w:date="2019-12-18T10:01:00Z"/>
              <w:rFonts w:eastAsiaTheme="minorEastAsia" w:cstheme="minorBidi"/>
              <w:noProof/>
              <w:sz w:val="24"/>
              <w:szCs w:val="24"/>
              <w:lang w:val="en-US"/>
            </w:rPr>
          </w:pPr>
          <w:del w:id="429" w:author="Microsoft Office User" w:date="2019-12-18T10:01:00Z">
            <w:r w:rsidRPr="00574465" w:rsidDel="00574465">
              <w:rPr>
                <w:rFonts w:cs="Arial"/>
                <w:noProof/>
                <w:rPrChange w:id="430" w:author="Microsoft Office User" w:date="2019-12-18T10:01:00Z">
                  <w:rPr>
                    <w:rStyle w:val="Hyperlink"/>
                    <w:rFonts w:cs="Arial"/>
                    <w:noProof/>
                  </w:rPr>
                </w:rPrChange>
              </w:rPr>
              <w:delText>2.2.1.2.2.7.1</w:delText>
            </w:r>
            <w:r w:rsidDel="00574465">
              <w:rPr>
                <w:rFonts w:eastAsiaTheme="minorEastAsia" w:cstheme="minorBidi"/>
                <w:noProof/>
                <w:sz w:val="24"/>
                <w:szCs w:val="24"/>
                <w:lang w:val="en-US"/>
              </w:rPr>
              <w:tab/>
            </w:r>
            <w:r w:rsidRPr="00574465" w:rsidDel="00574465">
              <w:rPr>
                <w:rFonts w:cs="Arial"/>
                <w:noProof/>
                <w:rPrChange w:id="431" w:author="Microsoft Office User" w:date="2019-12-18T10:01:00Z">
                  <w:rPr>
                    <w:rStyle w:val="Hyperlink"/>
                    <w:rFonts w:cs="Arial"/>
                    <w:noProof/>
                  </w:rPr>
                </w:rPrChange>
              </w:rPr>
              <w:delText>How To: Pin a Subtree</w:delText>
            </w:r>
            <w:r w:rsidDel="00574465">
              <w:rPr>
                <w:noProof/>
                <w:webHidden/>
              </w:rPr>
              <w:tab/>
            </w:r>
            <w:r w:rsidR="003A025C" w:rsidDel="00574465">
              <w:rPr>
                <w:noProof/>
                <w:webHidden/>
              </w:rPr>
              <w:delText>9</w:delText>
            </w:r>
          </w:del>
        </w:p>
        <w:p w14:paraId="748F886D" w14:textId="55823CD6" w:rsidR="00A674E6" w:rsidDel="00574465" w:rsidRDefault="00A674E6">
          <w:pPr>
            <w:pStyle w:val="TOC7"/>
            <w:tabs>
              <w:tab w:val="left" w:pos="2453"/>
              <w:tab w:val="right" w:leader="dot" w:pos="9350"/>
            </w:tabs>
            <w:rPr>
              <w:del w:id="432" w:author="Microsoft Office User" w:date="2019-12-18T10:01:00Z"/>
              <w:rFonts w:eastAsiaTheme="minorEastAsia" w:cstheme="minorBidi"/>
              <w:noProof/>
              <w:sz w:val="24"/>
              <w:szCs w:val="24"/>
              <w:lang w:val="en-US"/>
            </w:rPr>
          </w:pPr>
          <w:del w:id="433" w:author="Microsoft Office User" w:date="2019-12-18T10:01:00Z">
            <w:r w:rsidRPr="00574465" w:rsidDel="00574465">
              <w:rPr>
                <w:rFonts w:cs="Arial"/>
                <w:noProof/>
                <w:rPrChange w:id="434" w:author="Microsoft Office User" w:date="2019-12-18T10:01:00Z">
                  <w:rPr>
                    <w:rStyle w:val="Hyperlink"/>
                    <w:rFonts w:cs="Arial"/>
                    <w:noProof/>
                  </w:rPr>
                </w:rPrChange>
              </w:rPr>
              <w:delText>2.2.1.2.2.7.2</w:delText>
            </w:r>
            <w:r w:rsidDel="00574465">
              <w:rPr>
                <w:rFonts w:eastAsiaTheme="minorEastAsia" w:cstheme="minorBidi"/>
                <w:noProof/>
                <w:sz w:val="24"/>
                <w:szCs w:val="24"/>
                <w:lang w:val="en-US"/>
              </w:rPr>
              <w:tab/>
            </w:r>
            <w:r w:rsidRPr="00574465" w:rsidDel="00574465">
              <w:rPr>
                <w:rFonts w:cs="Arial"/>
                <w:noProof/>
                <w:rPrChange w:id="435" w:author="Microsoft Office User" w:date="2019-12-18T10:01:00Z">
                  <w:rPr>
                    <w:rStyle w:val="Hyperlink"/>
                    <w:rFonts w:cs="Arial"/>
                    <w:noProof/>
                  </w:rPr>
                </w:rPrChange>
              </w:rPr>
              <w:delText>How To: Rename a pin</w:delText>
            </w:r>
            <w:r w:rsidDel="00574465">
              <w:rPr>
                <w:noProof/>
                <w:webHidden/>
              </w:rPr>
              <w:tab/>
            </w:r>
            <w:r w:rsidR="003A025C" w:rsidDel="00574465">
              <w:rPr>
                <w:noProof/>
                <w:webHidden/>
              </w:rPr>
              <w:delText>10</w:delText>
            </w:r>
          </w:del>
        </w:p>
        <w:p w14:paraId="4171A2D3" w14:textId="392BB07E" w:rsidR="00A674E6" w:rsidDel="00574465" w:rsidRDefault="00A674E6">
          <w:pPr>
            <w:pStyle w:val="TOC6"/>
            <w:tabs>
              <w:tab w:val="left" w:pos="2101"/>
              <w:tab w:val="right" w:leader="dot" w:pos="9350"/>
            </w:tabs>
            <w:rPr>
              <w:del w:id="436" w:author="Microsoft Office User" w:date="2019-12-18T10:01:00Z"/>
              <w:rFonts w:eastAsiaTheme="minorEastAsia" w:cstheme="minorBidi"/>
              <w:noProof/>
              <w:sz w:val="24"/>
              <w:szCs w:val="24"/>
              <w:lang w:val="en-US"/>
            </w:rPr>
          </w:pPr>
          <w:del w:id="437" w:author="Microsoft Office User" w:date="2019-12-18T10:01:00Z">
            <w:r w:rsidRPr="00574465" w:rsidDel="00574465">
              <w:rPr>
                <w:rFonts w:cs="Arial"/>
                <w:noProof/>
                <w:rPrChange w:id="438" w:author="Microsoft Office User" w:date="2019-12-18T10:01:00Z">
                  <w:rPr>
                    <w:rStyle w:val="Hyperlink"/>
                    <w:rFonts w:cs="Arial"/>
                    <w:noProof/>
                  </w:rPr>
                </w:rPrChange>
              </w:rPr>
              <w:delText>2.2.1.2.2.8</w:delText>
            </w:r>
            <w:r w:rsidDel="00574465">
              <w:rPr>
                <w:rFonts w:eastAsiaTheme="minorEastAsia" w:cstheme="minorBidi"/>
                <w:noProof/>
                <w:sz w:val="24"/>
                <w:szCs w:val="24"/>
                <w:lang w:val="en-US"/>
              </w:rPr>
              <w:tab/>
            </w:r>
            <w:r w:rsidRPr="00574465" w:rsidDel="00574465">
              <w:rPr>
                <w:rFonts w:cs="Arial"/>
                <w:noProof/>
                <w:rPrChange w:id="439" w:author="Microsoft Office User" w:date="2019-12-18T10:01:00Z">
                  <w:rPr>
                    <w:rStyle w:val="Hyperlink"/>
                    <w:rFonts w:cs="Arial"/>
                    <w:noProof/>
                  </w:rPr>
                </w:rPrChange>
              </w:rPr>
              <w:delText>Filtering the source tree</w:delText>
            </w:r>
            <w:r w:rsidDel="00574465">
              <w:rPr>
                <w:noProof/>
                <w:webHidden/>
              </w:rPr>
              <w:tab/>
            </w:r>
            <w:r w:rsidR="003A025C" w:rsidDel="00574465">
              <w:rPr>
                <w:noProof/>
                <w:webHidden/>
              </w:rPr>
              <w:delText>10</w:delText>
            </w:r>
          </w:del>
        </w:p>
        <w:p w14:paraId="3F8061C7" w14:textId="14D17B26" w:rsidR="00A674E6" w:rsidDel="00574465" w:rsidRDefault="00A674E6">
          <w:pPr>
            <w:pStyle w:val="TOC7"/>
            <w:tabs>
              <w:tab w:val="left" w:pos="2453"/>
              <w:tab w:val="right" w:leader="dot" w:pos="9350"/>
            </w:tabs>
            <w:rPr>
              <w:del w:id="440" w:author="Microsoft Office User" w:date="2019-12-18T10:01:00Z"/>
              <w:rFonts w:eastAsiaTheme="minorEastAsia" w:cstheme="minorBidi"/>
              <w:noProof/>
              <w:sz w:val="24"/>
              <w:szCs w:val="24"/>
              <w:lang w:val="en-US"/>
            </w:rPr>
          </w:pPr>
          <w:del w:id="441" w:author="Microsoft Office User" w:date="2019-12-18T10:01:00Z">
            <w:r w:rsidRPr="00574465" w:rsidDel="00574465">
              <w:rPr>
                <w:rFonts w:cs="Arial"/>
                <w:noProof/>
                <w:rPrChange w:id="442" w:author="Microsoft Office User" w:date="2019-12-18T10:01:00Z">
                  <w:rPr>
                    <w:rStyle w:val="Hyperlink"/>
                    <w:rFonts w:cs="Arial"/>
                    <w:noProof/>
                  </w:rPr>
                </w:rPrChange>
              </w:rPr>
              <w:delText>2.2.1.2.2.8.1</w:delText>
            </w:r>
            <w:r w:rsidDel="00574465">
              <w:rPr>
                <w:rFonts w:eastAsiaTheme="minorEastAsia" w:cstheme="minorBidi"/>
                <w:noProof/>
                <w:sz w:val="24"/>
                <w:szCs w:val="24"/>
                <w:lang w:val="en-US"/>
              </w:rPr>
              <w:tab/>
            </w:r>
            <w:r w:rsidRPr="00574465" w:rsidDel="00574465">
              <w:rPr>
                <w:rFonts w:cs="Arial"/>
                <w:noProof/>
                <w:rPrChange w:id="443" w:author="Microsoft Office User" w:date="2019-12-18T10:01:00Z">
                  <w:rPr>
                    <w:rStyle w:val="Hyperlink"/>
                    <w:rFonts w:cs="Arial"/>
                    <w:noProof/>
                  </w:rPr>
                </w:rPrChange>
              </w:rPr>
              <w:delText>How To: Apply a filter</w:delText>
            </w:r>
            <w:r w:rsidDel="00574465">
              <w:rPr>
                <w:noProof/>
                <w:webHidden/>
              </w:rPr>
              <w:tab/>
            </w:r>
            <w:r w:rsidR="003A025C" w:rsidDel="00574465">
              <w:rPr>
                <w:noProof/>
                <w:webHidden/>
              </w:rPr>
              <w:delText>10</w:delText>
            </w:r>
          </w:del>
        </w:p>
        <w:p w14:paraId="3B33E310" w14:textId="245EC165" w:rsidR="00A674E6" w:rsidDel="00574465" w:rsidRDefault="00A674E6">
          <w:pPr>
            <w:pStyle w:val="TOC7"/>
            <w:tabs>
              <w:tab w:val="left" w:pos="2453"/>
              <w:tab w:val="right" w:leader="dot" w:pos="9350"/>
            </w:tabs>
            <w:rPr>
              <w:del w:id="444" w:author="Microsoft Office User" w:date="2019-12-18T10:01:00Z"/>
              <w:rFonts w:eastAsiaTheme="minorEastAsia" w:cstheme="minorBidi"/>
              <w:noProof/>
              <w:sz w:val="24"/>
              <w:szCs w:val="24"/>
              <w:lang w:val="en-US"/>
            </w:rPr>
          </w:pPr>
          <w:del w:id="445" w:author="Microsoft Office User" w:date="2019-12-18T10:01:00Z">
            <w:r w:rsidRPr="00574465" w:rsidDel="00574465">
              <w:rPr>
                <w:rFonts w:cs="Arial"/>
                <w:noProof/>
                <w:rPrChange w:id="446" w:author="Microsoft Office User" w:date="2019-12-18T10:01:00Z">
                  <w:rPr>
                    <w:rStyle w:val="Hyperlink"/>
                    <w:rFonts w:cs="Arial"/>
                    <w:noProof/>
                  </w:rPr>
                </w:rPrChange>
              </w:rPr>
              <w:delText>2.2.1.2.2.8.2</w:delText>
            </w:r>
            <w:r w:rsidDel="00574465">
              <w:rPr>
                <w:rFonts w:eastAsiaTheme="minorEastAsia" w:cstheme="minorBidi"/>
                <w:noProof/>
                <w:sz w:val="24"/>
                <w:szCs w:val="24"/>
                <w:lang w:val="en-US"/>
              </w:rPr>
              <w:tab/>
            </w:r>
            <w:r w:rsidRPr="00574465" w:rsidDel="00574465">
              <w:rPr>
                <w:rFonts w:cs="Arial"/>
                <w:noProof/>
                <w:rPrChange w:id="447" w:author="Microsoft Office User" w:date="2019-12-18T10:01:00Z">
                  <w:rPr>
                    <w:rStyle w:val="Hyperlink"/>
                    <w:rFonts w:cs="Arial"/>
                    <w:noProof/>
                  </w:rPr>
                </w:rPrChange>
              </w:rPr>
              <w:delText>How To: Remove a filter</w:delText>
            </w:r>
            <w:r w:rsidDel="00574465">
              <w:rPr>
                <w:noProof/>
                <w:webHidden/>
              </w:rPr>
              <w:tab/>
            </w:r>
            <w:r w:rsidR="003A025C" w:rsidDel="00574465">
              <w:rPr>
                <w:noProof/>
                <w:webHidden/>
              </w:rPr>
              <w:delText>10</w:delText>
            </w:r>
          </w:del>
        </w:p>
        <w:p w14:paraId="509AB980" w14:textId="214DE6BE" w:rsidR="00A674E6" w:rsidDel="00574465" w:rsidRDefault="00A674E6">
          <w:pPr>
            <w:pStyle w:val="TOC6"/>
            <w:tabs>
              <w:tab w:val="left" w:pos="2101"/>
              <w:tab w:val="right" w:leader="dot" w:pos="9350"/>
            </w:tabs>
            <w:rPr>
              <w:del w:id="448" w:author="Microsoft Office User" w:date="2019-12-18T10:01:00Z"/>
              <w:rFonts w:eastAsiaTheme="minorEastAsia" w:cstheme="minorBidi"/>
              <w:noProof/>
              <w:sz w:val="24"/>
              <w:szCs w:val="24"/>
              <w:lang w:val="en-US"/>
            </w:rPr>
          </w:pPr>
          <w:del w:id="449" w:author="Microsoft Office User" w:date="2019-12-18T10:01:00Z">
            <w:r w:rsidRPr="00574465" w:rsidDel="00574465">
              <w:rPr>
                <w:rFonts w:cs="Arial"/>
                <w:noProof/>
                <w:rPrChange w:id="450" w:author="Microsoft Office User" w:date="2019-12-18T10:01:00Z">
                  <w:rPr>
                    <w:rStyle w:val="Hyperlink"/>
                    <w:rFonts w:cs="Arial"/>
                    <w:noProof/>
                  </w:rPr>
                </w:rPrChange>
              </w:rPr>
              <w:delText>2.2.1.2.2.9</w:delText>
            </w:r>
            <w:r w:rsidDel="00574465">
              <w:rPr>
                <w:rFonts w:eastAsiaTheme="minorEastAsia" w:cstheme="minorBidi"/>
                <w:noProof/>
                <w:sz w:val="24"/>
                <w:szCs w:val="24"/>
                <w:lang w:val="en-US"/>
              </w:rPr>
              <w:tab/>
            </w:r>
            <w:r w:rsidRPr="00574465" w:rsidDel="00574465">
              <w:rPr>
                <w:rFonts w:cs="Arial"/>
                <w:noProof/>
                <w:rPrChange w:id="451" w:author="Microsoft Office User" w:date="2019-12-18T10:01:00Z">
                  <w:rPr>
                    <w:rStyle w:val="Hyperlink"/>
                    <w:rFonts w:cs="Arial"/>
                    <w:noProof/>
                  </w:rPr>
                </w:rPrChange>
              </w:rPr>
              <w:delText>Import CSVs, Epochs or PEFs</w:delText>
            </w:r>
            <w:r w:rsidDel="00574465">
              <w:rPr>
                <w:noProof/>
                <w:webHidden/>
              </w:rPr>
              <w:tab/>
            </w:r>
            <w:r w:rsidR="003A025C" w:rsidDel="00574465">
              <w:rPr>
                <w:noProof/>
                <w:webHidden/>
              </w:rPr>
              <w:delText>10</w:delText>
            </w:r>
          </w:del>
        </w:p>
        <w:p w14:paraId="5ACB316D" w14:textId="5D800CCF" w:rsidR="00A674E6" w:rsidDel="00574465" w:rsidRDefault="00A674E6">
          <w:pPr>
            <w:pStyle w:val="TOC7"/>
            <w:tabs>
              <w:tab w:val="left" w:pos="2453"/>
              <w:tab w:val="right" w:leader="dot" w:pos="9350"/>
            </w:tabs>
            <w:rPr>
              <w:del w:id="452" w:author="Microsoft Office User" w:date="2019-12-18T10:01:00Z"/>
              <w:rFonts w:eastAsiaTheme="minorEastAsia" w:cstheme="minorBidi"/>
              <w:noProof/>
              <w:sz w:val="24"/>
              <w:szCs w:val="24"/>
              <w:lang w:val="en-US"/>
            </w:rPr>
          </w:pPr>
          <w:del w:id="453" w:author="Microsoft Office User" w:date="2019-12-18T10:01:00Z">
            <w:r w:rsidRPr="00574465" w:rsidDel="00574465">
              <w:rPr>
                <w:rFonts w:cs="Arial"/>
                <w:noProof/>
                <w:rPrChange w:id="454" w:author="Microsoft Office User" w:date="2019-12-18T10:01:00Z">
                  <w:rPr>
                    <w:rStyle w:val="Hyperlink"/>
                    <w:rFonts w:cs="Arial"/>
                    <w:noProof/>
                  </w:rPr>
                </w:rPrChange>
              </w:rPr>
              <w:delText>2.2.1.2.2.9.1</w:delText>
            </w:r>
            <w:r w:rsidDel="00574465">
              <w:rPr>
                <w:rFonts w:eastAsiaTheme="minorEastAsia" w:cstheme="minorBidi"/>
                <w:noProof/>
                <w:sz w:val="24"/>
                <w:szCs w:val="24"/>
                <w:lang w:val="en-US"/>
              </w:rPr>
              <w:tab/>
            </w:r>
            <w:r w:rsidRPr="00574465" w:rsidDel="00574465">
              <w:rPr>
                <w:rFonts w:cs="Arial"/>
                <w:noProof/>
                <w:rPrChange w:id="455" w:author="Microsoft Office User" w:date="2019-12-18T10:01:00Z">
                  <w:rPr>
                    <w:rStyle w:val="Hyperlink"/>
                    <w:rFonts w:cs="Arial"/>
                    <w:noProof/>
                  </w:rPr>
                </w:rPrChange>
              </w:rPr>
              <w:delText>How To: Import</w:delText>
            </w:r>
            <w:r w:rsidDel="00574465">
              <w:rPr>
                <w:noProof/>
                <w:webHidden/>
              </w:rPr>
              <w:tab/>
            </w:r>
            <w:r w:rsidR="003A025C" w:rsidDel="00574465">
              <w:rPr>
                <w:noProof/>
                <w:webHidden/>
              </w:rPr>
              <w:delText>10</w:delText>
            </w:r>
          </w:del>
        </w:p>
        <w:p w14:paraId="4033F8D7" w14:textId="4389A0D9" w:rsidR="00A674E6" w:rsidDel="00574465" w:rsidRDefault="00A674E6">
          <w:pPr>
            <w:pStyle w:val="TOC7"/>
            <w:tabs>
              <w:tab w:val="left" w:pos="2453"/>
              <w:tab w:val="right" w:leader="dot" w:pos="9350"/>
            </w:tabs>
            <w:rPr>
              <w:del w:id="456" w:author="Microsoft Office User" w:date="2019-12-18T10:01:00Z"/>
              <w:rFonts w:eastAsiaTheme="minorEastAsia" w:cstheme="minorBidi"/>
              <w:noProof/>
              <w:sz w:val="24"/>
              <w:szCs w:val="24"/>
              <w:lang w:val="en-US"/>
            </w:rPr>
          </w:pPr>
          <w:del w:id="457" w:author="Microsoft Office User" w:date="2019-12-18T10:01:00Z">
            <w:r w:rsidRPr="00574465" w:rsidDel="00574465">
              <w:rPr>
                <w:rFonts w:cs="Arial"/>
                <w:noProof/>
                <w:rPrChange w:id="458" w:author="Microsoft Office User" w:date="2019-12-18T10:01:00Z">
                  <w:rPr>
                    <w:rStyle w:val="Hyperlink"/>
                    <w:rFonts w:cs="Arial"/>
                    <w:noProof/>
                  </w:rPr>
                </w:rPrChange>
              </w:rPr>
              <w:delText>2.2.1.2.2.9.2</w:delText>
            </w:r>
            <w:r w:rsidDel="00574465">
              <w:rPr>
                <w:rFonts w:eastAsiaTheme="minorEastAsia" w:cstheme="minorBidi"/>
                <w:noProof/>
                <w:sz w:val="24"/>
                <w:szCs w:val="24"/>
                <w:lang w:val="en-US"/>
              </w:rPr>
              <w:tab/>
            </w:r>
            <w:r w:rsidRPr="00574465" w:rsidDel="00574465">
              <w:rPr>
                <w:rFonts w:cs="Arial"/>
                <w:noProof/>
                <w:rPrChange w:id="459" w:author="Microsoft Office User" w:date="2019-12-18T10:01:00Z">
                  <w:rPr>
                    <w:rStyle w:val="Hyperlink"/>
                    <w:rFonts w:cs="Arial"/>
                    <w:noProof/>
                  </w:rPr>
                </w:rPrChange>
              </w:rPr>
              <w:delText>Editing CSVs</w:delText>
            </w:r>
            <w:r w:rsidDel="00574465">
              <w:rPr>
                <w:noProof/>
                <w:webHidden/>
              </w:rPr>
              <w:tab/>
            </w:r>
            <w:r w:rsidR="003A025C" w:rsidDel="00574465">
              <w:rPr>
                <w:noProof/>
                <w:webHidden/>
              </w:rPr>
              <w:delText>10</w:delText>
            </w:r>
          </w:del>
        </w:p>
        <w:p w14:paraId="24DE2C92" w14:textId="361E29B6" w:rsidR="00A674E6" w:rsidDel="00574465" w:rsidRDefault="00A674E6">
          <w:pPr>
            <w:pStyle w:val="TOC5"/>
            <w:tabs>
              <w:tab w:val="left" w:pos="1749"/>
              <w:tab w:val="right" w:leader="dot" w:pos="9350"/>
            </w:tabs>
            <w:rPr>
              <w:del w:id="460" w:author="Microsoft Office User" w:date="2019-12-18T10:01:00Z"/>
              <w:rFonts w:eastAsiaTheme="minorEastAsia" w:cstheme="minorBidi"/>
              <w:noProof/>
              <w:sz w:val="24"/>
              <w:szCs w:val="24"/>
              <w:lang w:val="en-US"/>
            </w:rPr>
          </w:pPr>
          <w:del w:id="461" w:author="Microsoft Office User" w:date="2019-12-18T10:01:00Z">
            <w:r w:rsidRPr="00574465" w:rsidDel="00574465">
              <w:rPr>
                <w:rFonts w:cs="Arial"/>
                <w:noProof/>
                <w:rPrChange w:id="462" w:author="Microsoft Office User" w:date="2019-12-18T10:01:00Z">
                  <w:rPr>
                    <w:rStyle w:val="Hyperlink"/>
                    <w:rFonts w:cs="Arial"/>
                    <w:noProof/>
                  </w:rPr>
                </w:rPrChange>
              </w:rPr>
              <w:delText>2.2.1.2.3</w:delText>
            </w:r>
            <w:r w:rsidDel="00574465">
              <w:rPr>
                <w:rFonts w:eastAsiaTheme="minorEastAsia" w:cstheme="minorBidi"/>
                <w:noProof/>
                <w:sz w:val="24"/>
                <w:szCs w:val="24"/>
                <w:lang w:val="en-US"/>
              </w:rPr>
              <w:tab/>
            </w:r>
            <w:r w:rsidRPr="00574465" w:rsidDel="00574465">
              <w:rPr>
                <w:rFonts w:cs="Arial"/>
                <w:noProof/>
                <w:rPrChange w:id="463" w:author="Microsoft Office User" w:date="2019-12-18T10:01:00Z">
                  <w:rPr>
                    <w:rStyle w:val="Hyperlink"/>
                    <w:rFonts w:cs="Arial"/>
                    <w:noProof/>
                  </w:rPr>
                </w:rPrChange>
              </w:rPr>
              <w:delText>Bands</w:delText>
            </w:r>
            <w:r w:rsidDel="00574465">
              <w:rPr>
                <w:noProof/>
                <w:webHidden/>
              </w:rPr>
              <w:tab/>
            </w:r>
            <w:r w:rsidR="003A025C" w:rsidDel="00574465">
              <w:rPr>
                <w:noProof/>
                <w:webHidden/>
              </w:rPr>
              <w:delText>11</w:delText>
            </w:r>
          </w:del>
        </w:p>
        <w:p w14:paraId="7A60960E" w14:textId="417D2870" w:rsidR="00A674E6" w:rsidDel="00574465" w:rsidRDefault="00A674E6">
          <w:pPr>
            <w:pStyle w:val="TOC6"/>
            <w:tabs>
              <w:tab w:val="left" w:pos="2101"/>
              <w:tab w:val="right" w:leader="dot" w:pos="9350"/>
            </w:tabs>
            <w:rPr>
              <w:del w:id="464" w:author="Microsoft Office User" w:date="2019-12-18T10:01:00Z"/>
              <w:rFonts w:eastAsiaTheme="minorEastAsia" w:cstheme="minorBidi"/>
              <w:noProof/>
              <w:sz w:val="24"/>
              <w:szCs w:val="24"/>
              <w:lang w:val="en-US"/>
            </w:rPr>
          </w:pPr>
          <w:del w:id="465" w:author="Microsoft Office User" w:date="2019-12-18T10:01:00Z">
            <w:r w:rsidRPr="00574465" w:rsidDel="00574465">
              <w:rPr>
                <w:rFonts w:cs="Arial"/>
                <w:noProof/>
                <w:rPrChange w:id="466" w:author="Microsoft Office User" w:date="2019-12-18T10:01:00Z">
                  <w:rPr>
                    <w:rStyle w:val="Hyperlink"/>
                    <w:rFonts w:cs="Arial"/>
                    <w:noProof/>
                  </w:rPr>
                </w:rPrChange>
              </w:rPr>
              <w:delText>2.2.1.2.3.1</w:delText>
            </w:r>
            <w:r w:rsidDel="00574465">
              <w:rPr>
                <w:rFonts w:eastAsiaTheme="minorEastAsia" w:cstheme="minorBidi"/>
                <w:noProof/>
                <w:sz w:val="24"/>
                <w:szCs w:val="24"/>
                <w:lang w:val="en-US"/>
              </w:rPr>
              <w:tab/>
            </w:r>
            <w:r w:rsidRPr="00574465" w:rsidDel="00574465">
              <w:rPr>
                <w:rFonts w:cs="Arial"/>
                <w:noProof/>
                <w:rPrChange w:id="467" w:author="Microsoft Office User" w:date="2019-12-18T10:01:00Z">
                  <w:rPr>
                    <w:rStyle w:val="Hyperlink"/>
                    <w:rFonts w:cs="Arial"/>
                    <w:noProof/>
                  </w:rPr>
                </w:rPrChange>
              </w:rPr>
              <w:delText>How to: Select a Band</w:delText>
            </w:r>
            <w:r w:rsidDel="00574465">
              <w:rPr>
                <w:noProof/>
                <w:webHidden/>
              </w:rPr>
              <w:tab/>
            </w:r>
            <w:r w:rsidR="003A025C" w:rsidDel="00574465">
              <w:rPr>
                <w:noProof/>
                <w:webHidden/>
              </w:rPr>
              <w:delText>12</w:delText>
            </w:r>
          </w:del>
        </w:p>
        <w:p w14:paraId="6669A00E" w14:textId="6339165E" w:rsidR="00A674E6" w:rsidDel="00574465" w:rsidRDefault="00A674E6">
          <w:pPr>
            <w:pStyle w:val="TOC7"/>
            <w:tabs>
              <w:tab w:val="left" w:pos="2453"/>
              <w:tab w:val="right" w:leader="dot" w:pos="9350"/>
            </w:tabs>
            <w:rPr>
              <w:del w:id="468" w:author="Microsoft Office User" w:date="2019-12-18T10:01:00Z"/>
              <w:rFonts w:eastAsiaTheme="minorEastAsia" w:cstheme="minorBidi"/>
              <w:noProof/>
              <w:sz w:val="24"/>
              <w:szCs w:val="24"/>
              <w:lang w:val="en-US"/>
            </w:rPr>
          </w:pPr>
          <w:del w:id="469" w:author="Microsoft Office User" w:date="2019-12-18T10:01:00Z">
            <w:r w:rsidRPr="00574465" w:rsidDel="00574465">
              <w:rPr>
                <w:rFonts w:cs="Arial"/>
                <w:noProof/>
                <w:rPrChange w:id="470" w:author="Microsoft Office User" w:date="2019-12-18T10:01:00Z">
                  <w:rPr>
                    <w:rStyle w:val="Hyperlink"/>
                    <w:rFonts w:cs="Arial"/>
                    <w:noProof/>
                  </w:rPr>
                </w:rPrChange>
              </w:rPr>
              <w:delText>2.2.1.2.3.1.1</w:delText>
            </w:r>
            <w:r w:rsidDel="00574465">
              <w:rPr>
                <w:rFonts w:eastAsiaTheme="minorEastAsia" w:cstheme="minorBidi"/>
                <w:noProof/>
                <w:sz w:val="24"/>
                <w:szCs w:val="24"/>
                <w:lang w:val="en-US"/>
              </w:rPr>
              <w:tab/>
            </w:r>
            <w:r w:rsidRPr="00574465" w:rsidDel="00574465">
              <w:rPr>
                <w:rFonts w:cs="Arial"/>
                <w:noProof/>
                <w:rPrChange w:id="471" w:author="Microsoft Office User" w:date="2019-12-18T10:01:00Z">
                  <w:rPr>
                    <w:rStyle w:val="Hyperlink"/>
                    <w:rFonts w:cs="Arial"/>
                    <w:noProof/>
                  </w:rPr>
                </w:rPrChange>
              </w:rPr>
              <w:delText>Band Menu Icons</w:delText>
            </w:r>
            <w:r w:rsidDel="00574465">
              <w:rPr>
                <w:noProof/>
                <w:webHidden/>
              </w:rPr>
              <w:tab/>
            </w:r>
            <w:r w:rsidR="003A025C" w:rsidDel="00574465">
              <w:rPr>
                <w:noProof/>
                <w:webHidden/>
              </w:rPr>
              <w:delText>12</w:delText>
            </w:r>
          </w:del>
        </w:p>
        <w:p w14:paraId="7D2E146C" w14:textId="1DB45F21" w:rsidR="00A674E6" w:rsidDel="00574465" w:rsidRDefault="00A674E6">
          <w:pPr>
            <w:pStyle w:val="TOC6"/>
            <w:tabs>
              <w:tab w:val="left" w:pos="2101"/>
              <w:tab w:val="right" w:leader="dot" w:pos="9350"/>
            </w:tabs>
            <w:rPr>
              <w:del w:id="472" w:author="Microsoft Office User" w:date="2019-12-18T10:01:00Z"/>
              <w:rFonts w:eastAsiaTheme="minorEastAsia" w:cstheme="minorBidi"/>
              <w:noProof/>
              <w:sz w:val="24"/>
              <w:szCs w:val="24"/>
              <w:lang w:val="en-US"/>
            </w:rPr>
          </w:pPr>
          <w:del w:id="473" w:author="Microsoft Office User" w:date="2019-12-18T10:01:00Z">
            <w:r w:rsidRPr="00574465" w:rsidDel="00574465">
              <w:rPr>
                <w:rFonts w:cs="Arial"/>
                <w:noProof/>
                <w:rPrChange w:id="474" w:author="Microsoft Office User" w:date="2019-12-18T10:01:00Z">
                  <w:rPr>
                    <w:rStyle w:val="Hyperlink"/>
                    <w:rFonts w:cs="Arial"/>
                    <w:noProof/>
                  </w:rPr>
                </w:rPrChange>
              </w:rPr>
              <w:delText>2.2.1.2.3.2</w:delText>
            </w:r>
            <w:r w:rsidDel="00574465">
              <w:rPr>
                <w:rFonts w:eastAsiaTheme="minorEastAsia" w:cstheme="minorBidi"/>
                <w:noProof/>
                <w:sz w:val="24"/>
                <w:szCs w:val="24"/>
                <w:lang w:val="en-US"/>
              </w:rPr>
              <w:tab/>
            </w:r>
            <w:r w:rsidRPr="00574465" w:rsidDel="00574465">
              <w:rPr>
                <w:rFonts w:cs="Arial"/>
                <w:noProof/>
                <w:rPrChange w:id="475" w:author="Microsoft Office User" w:date="2019-12-18T10:01:00Z">
                  <w:rPr>
                    <w:rStyle w:val="Hyperlink"/>
                    <w:rFonts w:cs="Arial"/>
                    <w:noProof/>
                  </w:rPr>
                </w:rPrChange>
              </w:rPr>
              <w:delText>Global Settings</w:delText>
            </w:r>
            <w:r w:rsidDel="00574465">
              <w:rPr>
                <w:noProof/>
                <w:webHidden/>
              </w:rPr>
              <w:tab/>
            </w:r>
            <w:r w:rsidR="003A025C" w:rsidDel="00574465">
              <w:rPr>
                <w:noProof/>
                <w:webHidden/>
              </w:rPr>
              <w:delText>14</w:delText>
            </w:r>
          </w:del>
        </w:p>
        <w:p w14:paraId="6BD25D2E" w14:textId="3C74F1C8" w:rsidR="00A674E6" w:rsidDel="00574465" w:rsidRDefault="00A674E6">
          <w:pPr>
            <w:pStyle w:val="TOC6"/>
            <w:tabs>
              <w:tab w:val="left" w:pos="2101"/>
              <w:tab w:val="right" w:leader="dot" w:pos="9350"/>
            </w:tabs>
            <w:rPr>
              <w:del w:id="476" w:author="Microsoft Office User" w:date="2019-12-18T10:01:00Z"/>
              <w:rFonts w:eastAsiaTheme="minorEastAsia" w:cstheme="minorBidi"/>
              <w:noProof/>
              <w:sz w:val="24"/>
              <w:szCs w:val="24"/>
              <w:lang w:val="en-US"/>
            </w:rPr>
          </w:pPr>
          <w:del w:id="477" w:author="Microsoft Office User" w:date="2019-12-18T10:01:00Z">
            <w:r w:rsidRPr="00574465" w:rsidDel="00574465">
              <w:rPr>
                <w:rFonts w:cs="Arial"/>
                <w:noProof/>
                <w:lang w:val="en-US"/>
                <w:rPrChange w:id="478" w:author="Microsoft Office User" w:date="2019-12-18T10:01:00Z">
                  <w:rPr>
                    <w:rStyle w:val="Hyperlink"/>
                    <w:rFonts w:cs="Arial"/>
                    <w:noProof/>
                    <w:lang w:val="en-US"/>
                  </w:rPr>
                </w:rPrChange>
              </w:rPr>
              <w:delText>2.2.1.2.3.3</w:delText>
            </w:r>
            <w:r w:rsidDel="00574465">
              <w:rPr>
                <w:rFonts w:eastAsiaTheme="minorEastAsia" w:cstheme="minorBidi"/>
                <w:noProof/>
                <w:sz w:val="24"/>
                <w:szCs w:val="24"/>
                <w:lang w:val="en-US"/>
              </w:rPr>
              <w:tab/>
            </w:r>
            <w:r w:rsidRPr="00574465" w:rsidDel="00574465">
              <w:rPr>
                <w:rFonts w:cs="Arial"/>
                <w:noProof/>
                <w:rPrChange w:id="479" w:author="Microsoft Office User" w:date="2019-12-18T10:01:00Z">
                  <w:rPr>
                    <w:rStyle w:val="Hyperlink"/>
                    <w:rFonts w:cs="Arial"/>
                    <w:noProof/>
                  </w:rPr>
                </w:rPrChange>
              </w:rPr>
              <w:delText>Band Configuration Options by Type</w:delText>
            </w:r>
            <w:r w:rsidDel="00574465">
              <w:rPr>
                <w:noProof/>
                <w:webHidden/>
              </w:rPr>
              <w:tab/>
            </w:r>
            <w:r w:rsidR="003A025C" w:rsidDel="00574465">
              <w:rPr>
                <w:noProof/>
                <w:webHidden/>
              </w:rPr>
              <w:delText>15</w:delText>
            </w:r>
          </w:del>
        </w:p>
        <w:p w14:paraId="004DA7EC" w14:textId="5DD0F3D1" w:rsidR="00A674E6" w:rsidDel="00574465" w:rsidRDefault="00A674E6">
          <w:pPr>
            <w:pStyle w:val="TOC7"/>
            <w:tabs>
              <w:tab w:val="left" w:pos="2453"/>
              <w:tab w:val="right" w:leader="dot" w:pos="9350"/>
            </w:tabs>
            <w:rPr>
              <w:del w:id="480" w:author="Microsoft Office User" w:date="2019-12-18T10:01:00Z"/>
              <w:rFonts w:eastAsiaTheme="minorEastAsia" w:cstheme="minorBidi"/>
              <w:noProof/>
              <w:sz w:val="24"/>
              <w:szCs w:val="24"/>
              <w:lang w:val="en-US"/>
            </w:rPr>
          </w:pPr>
          <w:del w:id="481" w:author="Microsoft Office User" w:date="2019-12-18T10:01:00Z">
            <w:r w:rsidRPr="00574465" w:rsidDel="00574465">
              <w:rPr>
                <w:rFonts w:cs="Arial"/>
                <w:noProof/>
                <w:rPrChange w:id="482" w:author="Microsoft Office User" w:date="2019-12-18T10:01:00Z">
                  <w:rPr>
                    <w:rStyle w:val="Hyperlink"/>
                    <w:rFonts w:cs="Arial"/>
                    <w:noProof/>
                  </w:rPr>
                </w:rPrChange>
              </w:rPr>
              <w:delText>2.2.1.2.3.3.1</w:delText>
            </w:r>
            <w:r w:rsidDel="00574465">
              <w:rPr>
                <w:rFonts w:eastAsiaTheme="minorEastAsia" w:cstheme="minorBidi"/>
                <w:noProof/>
                <w:sz w:val="24"/>
                <w:szCs w:val="24"/>
                <w:lang w:val="en-US"/>
              </w:rPr>
              <w:tab/>
            </w:r>
            <w:r w:rsidRPr="00574465" w:rsidDel="00574465">
              <w:rPr>
                <w:rFonts w:cs="Arial"/>
                <w:noProof/>
                <w:rPrChange w:id="483" w:author="Microsoft Office User" w:date="2019-12-18T10:01:00Z">
                  <w:rPr>
                    <w:rStyle w:val="Hyperlink"/>
                    <w:rFonts w:cs="Arial"/>
                    <w:noProof/>
                  </w:rPr>
                </w:rPrChange>
              </w:rPr>
              <w:delText>Common Options *</w:delText>
            </w:r>
            <w:r w:rsidDel="00574465">
              <w:rPr>
                <w:noProof/>
                <w:webHidden/>
              </w:rPr>
              <w:tab/>
            </w:r>
            <w:r w:rsidR="003A025C" w:rsidDel="00574465">
              <w:rPr>
                <w:noProof/>
                <w:webHidden/>
              </w:rPr>
              <w:delText>15</w:delText>
            </w:r>
          </w:del>
        </w:p>
        <w:p w14:paraId="3E2FC61A" w14:textId="4AAD9D0E" w:rsidR="00A674E6" w:rsidDel="00574465" w:rsidRDefault="00A674E6">
          <w:pPr>
            <w:pStyle w:val="TOC7"/>
            <w:tabs>
              <w:tab w:val="left" w:pos="2453"/>
              <w:tab w:val="right" w:leader="dot" w:pos="9350"/>
            </w:tabs>
            <w:rPr>
              <w:del w:id="484" w:author="Microsoft Office User" w:date="2019-12-18T10:01:00Z"/>
              <w:rFonts w:eastAsiaTheme="minorEastAsia" w:cstheme="minorBidi"/>
              <w:noProof/>
              <w:sz w:val="24"/>
              <w:szCs w:val="24"/>
              <w:lang w:val="en-US"/>
            </w:rPr>
          </w:pPr>
          <w:del w:id="485" w:author="Microsoft Office User" w:date="2019-12-18T10:01:00Z">
            <w:r w:rsidRPr="00574465" w:rsidDel="00574465">
              <w:rPr>
                <w:rFonts w:cs="Arial"/>
                <w:noProof/>
                <w:rPrChange w:id="486" w:author="Microsoft Office User" w:date="2019-12-18T10:01:00Z">
                  <w:rPr>
                    <w:rStyle w:val="Hyperlink"/>
                    <w:rFonts w:cs="Arial"/>
                    <w:noProof/>
                  </w:rPr>
                </w:rPrChange>
              </w:rPr>
              <w:delText>2.2.1.2.3.3.2</w:delText>
            </w:r>
            <w:r w:rsidDel="00574465">
              <w:rPr>
                <w:rFonts w:eastAsiaTheme="minorEastAsia" w:cstheme="minorBidi"/>
                <w:noProof/>
                <w:sz w:val="24"/>
                <w:szCs w:val="24"/>
                <w:lang w:val="en-US"/>
              </w:rPr>
              <w:tab/>
            </w:r>
            <w:r w:rsidRPr="00574465" w:rsidDel="00574465">
              <w:rPr>
                <w:rFonts w:cs="Arial"/>
                <w:noProof/>
                <w:rPrChange w:id="487" w:author="Microsoft Office User" w:date="2019-12-18T10:01:00Z">
                  <w:rPr>
                    <w:rStyle w:val="Hyperlink"/>
                    <w:rFonts w:cs="Arial"/>
                    <w:noProof/>
                  </w:rPr>
                </w:rPrChange>
              </w:rPr>
              <w:delText>Divider Bands Options</w:delText>
            </w:r>
            <w:r w:rsidDel="00574465">
              <w:rPr>
                <w:noProof/>
                <w:webHidden/>
              </w:rPr>
              <w:tab/>
            </w:r>
            <w:r w:rsidR="003A025C" w:rsidDel="00574465">
              <w:rPr>
                <w:noProof/>
                <w:webHidden/>
              </w:rPr>
              <w:delText>15</w:delText>
            </w:r>
          </w:del>
        </w:p>
        <w:p w14:paraId="49CFA438" w14:textId="2B3C0011" w:rsidR="00A674E6" w:rsidDel="00574465" w:rsidRDefault="00A674E6">
          <w:pPr>
            <w:pStyle w:val="TOC7"/>
            <w:tabs>
              <w:tab w:val="left" w:pos="2453"/>
              <w:tab w:val="right" w:leader="dot" w:pos="9350"/>
            </w:tabs>
            <w:rPr>
              <w:del w:id="488" w:author="Microsoft Office User" w:date="2019-12-18T10:01:00Z"/>
              <w:rFonts w:eastAsiaTheme="minorEastAsia" w:cstheme="minorBidi"/>
              <w:noProof/>
              <w:sz w:val="24"/>
              <w:szCs w:val="24"/>
              <w:lang w:val="en-US"/>
            </w:rPr>
          </w:pPr>
          <w:del w:id="489" w:author="Microsoft Office User" w:date="2019-12-18T10:01:00Z">
            <w:r w:rsidRPr="00574465" w:rsidDel="00574465">
              <w:rPr>
                <w:rFonts w:cs="Arial"/>
                <w:noProof/>
                <w:rPrChange w:id="490" w:author="Microsoft Office User" w:date="2019-12-18T10:01:00Z">
                  <w:rPr>
                    <w:rStyle w:val="Hyperlink"/>
                    <w:rFonts w:cs="Arial"/>
                    <w:noProof/>
                  </w:rPr>
                </w:rPrChange>
              </w:rPr>
              <w:delText>2.2.1.2.3.3.3</w:delText>
            </w:r>
            <w:r w:rsidDel="00574465">
              <w:rPr>
                <w:rFonts w:eastAsiaTheme="minorEastAsia" w:cstheme="minorBidi"/>
                <w:noProof/>
                <w:sz w:val="24"/>
                <w:szCs w:val="24"/>
                <w:lang w:val="en-US"/>
              </w:rPr>
              <w:tab/>
            </w:r>
            <w:r w:rsidRPr="00574465" w:rsidDel="00574465">
              <w:rPr>
                <w:rFonts w:cs="Arial"/>
                <w:noProof/>
                <w:rPrChange w:id="491" w:author="Microsoft Office User" w:date="2019-12-18T10:01:00Z">
                  <w:rPr>
                    <w:rStyle w:val="Hyperlink"/>
                    <w:rFonts w:cs="Arial"/>
                    <w:noProof/>
                  </w:rPr>
                </w:rPrChange>
              </w:rPr>
              <w:delText>Resource Bands Options</w:delText>
            </w:r>
            <w:r w:rsidDel="00574465">
              <w:rPr>
                <w:noProof/>
                <w:webHidden/>
              </w:rPr>
              <w:tab/>
            </w:r>
            <w:r w:rsidR="003A025C" w:rsidDel="00574465">
              <w:rPr>
                <w:noProof/>
                <w:webHidden/>
              </w:rPr>
              <w:delText>15</w:delText>
            </w:r>
          </w:del>
        </w:p>
        <w:p w14:paraId="3DDBD93A" w14:textId="0CCF7B57" w:rsidR="00A674E6" w:rsidDel="00574465" w:rsidRDefault="00A674E6">
          <w:pPr>
            <w:pStyle w:val="TOC7"/>
            <w:tabs>
              <w:tab w:val="left" w:pos="2453"/>
              <w:tab w:val="right" w:leader="dot" w:pos="9350"/>
            </w:tabs>
            <w:rPr>
              <w:del w:id="492" w:author="Microsoft Office User" w:date="2019-12-18T10:01:00Z"/>
              <w:rFonts w:eastAsiaTheme="minorEastAsia" w:cstheme="minorBidi"/>
              <w:noProof/>
              <w:sz w:val="24"/>
              <w:szCs w:val="24"/>
              <w:lang w:val="en-US"/>
            </w:rPr>
          </w:pPr>
          <w:del w:id="493" w:author="Microsoft Office User" w:date="2019-12-18T10:01:00Z">
            <w:r w:rsidRPr="00574465" w:rsidDel="00574465">
              <w:rPr>
                <w:rFonts w:cs="Arial"/>
                <w:noProof/>
                <w:rPrChange w:id="494" w:author="Microsoft Office User" w:date="2019-12-18T10:01:00Z">
                  <w:rPr>
                    <w:rStyle w:val="Hyperlink"/>
                    <w:rFonts w:cs="Arial"/>
                    <w:noProof/>
                  </w:rPr>
                </w:rPrChange>
              </w:rPr>
              <w:delText>2.2.1.2.3.3.4</w:delText>
            </w:r>
            <w:r w:rsidDel="00574465">
              <w:rPr>
                <w:rFonts w:eastAsiaTheme="minorEastAsia" w:cstheme="minorBidi"/>
                <w:noProof/>
                <w:sz w:val="24"/>
                <w:szCs w:val="24"/>
                <w:lang w:val="en-US"/>
              </w:rPr>
              <w:tab/>
            </w:r>
            <w:r w:rsidRPr="00574465" w:rsidDel="00574465">
              <w:rPr>
                <w:rFonts w:cs="Arial"/>
                <w:noProof/>
                <w:rPrChange w:id="495" w:author="Microsoft Office User" w:date="2019-12-18T10:01:00Z">
                  <w:rPr>
                    <w:rStyle w:val="Hyperlink"/>
                    <w:rFonts w:cs="Arial"/>
                    <w:noProof/>
                  </w:rPr>
                </w:rPrChange>
              </w:rPr>
              <w:delText>State Bands Options</w:delText>
            </w:r>
            <w:r w:rsidDel="00574465">
              <w:rPr>
                <w:noProof/>
                <w:webHidden/>
              </w:rPr>
              <w:tab/>
            </w:r>
            <w:r w:rsidR="003A025C" w:rsidDel="00574465">
              <w:rPr>
                <w:noProof/>
                <w:webHidden/>
              </w:rPr>
              <w:delText>16</w:delText>
            </w:r>
          </w:del>
        </w:p>
        <w:p w14:paraId="36295A97" w14:textId="4383B93C" w:rsidR="00A674E6" w:rsidDel="00574465" w:rsidRDefault="00A674E6">
          <w:pPr>
            <w:pStyle w:val="TOC7"/>
            <w:tabs>
              <w:tab w:val="left" w:pos="2453"/>
              <w:tab w:val="right" w:leader="dot" w:pos="9350"/>
            </w:tabs>
            <w:rPr>
              <w:del w:id="496" w:author="Microsoft Office User" w:date="2019-12-18T10:01:00Z"/>
              <w:rFonts w:eastAsiaTheme="minorEastAsia" w:cstheme="minorBidi"/>
              <w:noProof/>
              <w:sz w:val="24"/>
              <w:szCs w:val="24"/>
              <w:lang w:val="en-US"/>
            </w:rPr>
          </w:pPr>
          <w:del w:id="497" w:author="Microsoft Office User" w:date="2019-12-18T10:01:00Z">
            <w:r w:rsidRPr="00574465" w:rsidDel="00574465">
              <w:rPr>
                <w:rFonts w:cs="Arial"/>
                <w:noProof/>
                <w:rPrChange w:id="498" w:author="Microsoft Office User" w:date="2019-12-18T10:01:00Z">
                  <w:rPr>
                    <w:rStyle w:val="Hyperlink"/>
                    <w:rFonts w:cs="Arial"/>
                    <w:noProof/>
                  </w:rPr>
                </w:rPrChange>
              </w:rPr>
              <w:delText>2.2.1.2.3.3.5</w:delText>
            </w:r>
            <w:r w:rsidDel="00574465">
              <w:rPr>
                <w:rFonts w:eastAsiaTheme="minorEastAsia" w:cstheme="minorBidi"/>
                <w:noProof/>
                <w:sz w:val="24"/>
                <w:szCs w:val="24"/>
                <w:lang w:val="en-US"/>
              </w:rPr>
              <w:tab/>
            </w:r>
            <w:r w:rsidRPr="00574465" w:rsidDel="00574465">
              <w:rPr>
                <w:rFonts w:cs="Arial"/>
                <w:noProof/>
                <w:rPrChange w:id="499" w:author="Microsoft Office User" w:date="2019-12-18T10:01:00Z">
                  <w:rPr>
                    <w:rStyle w:val="Hyperlink"/>
                    <w:rFonts w:cs="Arial"/>
                    <w:noProof/>
                  </w:rPr>
                </w:rPrChange>
              </w:rPr>
              <w:delText>Activity Bands Options</w:delText>
            </w:r>
            <w:r w:rsidDel="00574465">
              <w:rPr>
                <w:noProof/>
                <w:webHidden/>
              </w:rPr>
              <w:tab/>
            </w:r>
            <w:r w:rsidR="003A025C" w:rsidDel="00574465">
              <w:rPr>
                <w:noProof/>
                <w:webHidden/>
              </w:rPr>
              <w:delText>16</w:delText>
            </w:r>
          </w:del>
        </w:p>
        <w:p w14:paraId="6B85287F" w14:textId="4406AFAA" w:rsidR="00A674E6" w:rsidDel="00574465" w:rsidRDefault="00A674E6">
          <w:pPr>
            <w:pStyle w:val="TOC6"/>
            <w:tabs>
              <w:tab w:val="left" w:pos="2101"/>
              <w:tab w:val="right" w:leader="dot" w:pos="9350"/>
            </w:tabs>
            <w:rPr>
              <w:del w:id="500" w:author="Microsoft Office User" w:date="2019-12-18T10:01:00Z"/>
              <w:rFonts w:eastAsiaTheme="minorEastAsia" w:cstheme="minorBidi"/>
              <w:noProof/>
              <w:sz w:val="24"/>
              <w:szCs w:val="24"/>
              <w:lang w:val="en-US"/>
            </w:rPr>
          </w:pPr>
          <w:del w:id="501" w:author="Microsoft Office User" w:date="2019-12-18T10:01:00Z">
            <w:r w:rsidRPr="00574465" w:rsidDel="00574465">
              <w:rPr>
                <w:rFonts w:cs="Arial"/>
                <w:noProof/>
                <w:rPrChange w:id="502" w:author="Microsoft Office User" w:date="2019-12-18T10:01:00Z">
                  <w:rPr>
                    <w:rStyle w:val="Hyperlink"/>
                    <w:rFonts w:cs="Arial"/>
                    <w:noProof/>
                  </w:rPr>
                </w:rPrChange>
              </w:rPr>
              <w:delText>2.2.1.2.3.4</w:delText>
            </w:r>
            <w:r w:rsidDel="00574465">
              <w:rPr>
                <w:rFonts w:eastAsiaTheme="minorEastAsia" w:cstheme="minorBidi"/>
                <w:noProof/>
                <w:sz w:val="24"/>
                <w:szCs w:val="24"/>
                <w:lang w:val="en-US"/>
              </w:rPr>
              <w:tab/>
            </w:r>
            <w:r w:rsidRPr="00574465" w:rsidDel="00574465">
              <w:rPr>
                <w:rFonts w:cs="Arial"/>
                <w:noProof/>
                <w:rPrChange w:id="503" w:author="Microsoft Office User" w:date="2019-12-18T10:01:00Z">
                  <w:rPr>
                    <w:rStyle w:val="Hyperlink"/>
                    <w:rFonts w:cs="Arial"/>
                    <w:noProof/>
                  </w:rPr>
                </w:rPrChange>
              </w:rPr>
              <w:delText>Manage Graphs Menu: Time Management Buttons</w:delText>
            </w:r>
            <w:r w:rsidDel="00574465">
              <w:rPr>
                <w:noProof/>
                <w:webHidden/>
              </w:rPr>
              <w:tab/>
            </w:r>
            <w:r w:rsidR="003A025C" w:rsidDel="00574465">
              <w:rPr>
                <w:noProof/>
                <w:webHidden/>
              </w:rPr>
              <w:delText>17</w:delText>
            </w:r>
          </w:del>
        </w:p>
        <w:p w14:paraId="6E6F8193" w14:textId="2C17CDCA" w:rsidR="00A674E6" w:rsidDel="00574465" w:rsidRDefault="00A674E6">
          <w:pPr>
            <w:pStyle w:val="TOC7"/>
            <w:tabs>
              <w:tab w:val="left" w:pos="2453"/>
              <w:tab w:val="right" w:leader="dot" w:pos="9350"/>
            </w:tabs>
            <w:rPr>
              <w:del w:id="504" w:author="Microsoft Office User" w:date="2019-12-18T10:01:00Z"/>
              <w:rFonts w:eastAsiaTheme="minorEastAsia" w:cstheme="minorBidi"/>
              <w:noProof/>
              <w:sz w:val="24"/>
              <w:szCs w:val="24"/>
              <w:lang w:val="en-US"/>
            </w:rPr>
          </w:pPr>
          <w:del w:id="505" w:author="Microsoft Office User" w:date="2019-12-18T10:01:00Z">
            <w:r w:rsidRPr="00574465" w:rsidDel="00574465">
              <w:rPr>
                <w:rFonts w:cs="Arial"/>
                <w:noProof/>
                <w:lang w:val="en-US"/>
                <w:rPrChange w:id="506" w:author="Microsoft Office User" w:date="2019-12-18T10:01:00Z">
                  <w:rPr>
                    <w:rStyle w:val="Hyperlink"/>
                    <w:rFonts w:cs="Arial"/>
                    <w:noProof/>
                    <w:lang w:val="en-US"/>
                  </w:rPr>
                </w:rPrChange>
              </w:rPr>
              <w:delText>2.2.1.2.3.4.1</w:delText>
            </w:r>
            <w:r w:rsidDel="00574465">
              <w:rPr>
                <w:rFonts w:eastAsiaTheme="minorEastAsia" w:cstheme="minorBidi"/>
                <w:noProof/>
                <w:sz w:val="24"/>
                <w:szCs w:val="24"/>
                <w:lang w:val="en-US"/>
              </w:rPr>
              <w:tab/>
            </w:r>
            <w:r w:rsidRPr="00574465" w:rsidDel="00574465">
              <w:rPr>
                <w:rFonts w:cs="Arial"/>
                <w:noProof/>
                <w:rPrChange w:id="507" w:author="Microsoft Office User" w:date="2019-12-18T10:01:00Z">
                  <w:rPr>
                    <w:rStyle w:val="Hyperlink"/>
                    <w:rFonts w:cs="Arial"/>
                    <w:noProof/>
                  </w:rPr>
                </w:rPrChange>
              </w:rPr>
              <w:delText>How to: Pan To</w:delText>
            </w:r>
            <w:r w:rsidDel="00574465">
              <w:rPr>
                <w:noProof/>
                <w:webHidden/>
              </w:rPr>
              <w:tab/>
            </w:r>
            <w:r w:rsidR="003A025C" w:rsidDel="00574465">
              <w:rPr>
                <w:noProof/>
                <w:webHidden/>
              </w:rPr>
              <w:delText>17</w:delText>
            </w:r>
          </w:del>
        </w:p>
        <w:p w14:paraId="46CAE4E7" w14:textId="0A03D6FC" w:rsidR="00A674E6" w:rsidDel="00574465" w:rsidRDefault="00A674E6">
          <w:pPr>
            <w:pStyle w:val="TOC7"/>
            <w:tabs>
              <w:tab w:val="left" w:pos="2453"/>
              <w:tab w:val="right" w:leader="dot" w:pos="9350"/>
            </w:tabs>
            <w:rPr>
              <w:del w:id="508" w:author="Microsoft Office User" w:date="2019-12-18T10:01:00Z"/>
              <w:rFonts w:eastAsiaTheme="minorEastAsia" w:cstheme="minorBidi"/>
              <w:noProof/>
              <w:sz w:val="24"/>
              <w:szCs w:val="24"/>
              <w:lang w:val="en-US"/>
            </w:rPr>
          </w:pPr>
          <w:del w:id="509" w:author="Microsoft Office User" w:date="2019-12-18T10:01:00Z">
            <w:r w:rsidRPr="00574465" w:rsidDel="00574465">
              <w:rPr>
                <w:rFonts w:cs="Arial"/>
                <w:noProof/>
                <w:rPrChange w:id="510" w:author="Microsoft Office User" w:date="2019-12-18T10:01:00Z">
                  <w:rPr>
                    <w:rStyle w:val="Hyperlink"/>
                    <w:rFonts w:cs="Arial"/>
                    <w:noProof/>
                  </w:rPr>
                </w:rPrChange>
              </w:rPr>
              <w:delText>2.2.1.2.3.4.2</w:delText>
            </w:r>
            <w:r w:rsidDel="00574465">
              <w:rPr>
                <w:rFonts w:eastAsiaTheme="minorEastAsia" w:cstheme="minorBidi"/>
                <w:noProof/>
                <w:sz w:val="24"/>
                <w:szCs w:val="24"/>
                <w:lang w:val="en-US"/>
              </w:rPr>
              <w:tab/>
            </w:r>
            <w:r w:rsidRPr="00574465" w:rsidDel="00574465">
              <w:rPr>
                <w:rFonts w:cs="Arial"/>
                <w:noProof/>
                <w:rPrChange w:id="511" w:author="Microsoft Office User" w:date="2019-12-18T10:01:00Z">
                  <w:rPr>
                    <w:rStyle w:val="Hyperlink"/>
                    <w:rFonts w:cs="Arial"/>
                    <w:noProof/>
                  </w:rPr>
                </w:rPrChange>
              </w:rPr>
              <w:delText>How to: Zoom In/Out</w:delText>
            </w:r>
            <w:r w:rsidDel="00574465">
              <w:rPr>
                <w:noProof/>
                <w:webHidden/>
              </w:rPr>
              <w:tab/>
            </w:r>
            <w:r w:rsidR="003A025C" w:rsidDel="00574465">
              <w:rPr>
                <w:noProof/>
                <w:webHidden/>
              </w:rPr>
              <w:delText>18</w:delText>
            </w:r>
          </w:del>
        </w:p>
        <w:p w14:paraId="70BC5F89" w14:textId="2E0C522C" w:rsidR="00A674E6" w:rsidDel="00574465" w:rsidRDefault="00A674E6">
          <w:pPr>
            <w:pStyle w:val="TOC7"/>
            <w:tabs>
              <w:tab w:val="left" w:pos="2453"/>
              <w:tab w:val="right" w:leader="dot" w:pos="9350"/>
            </w:tabs>
            <w:rPr>
              <w:del w:id="512" w:author="Microsoft Office User" w:date="2019-12-18T10:01:00Z"/>
              <w:rFonts w:eastAsiaTheme="minorEastAsia" w:cstheme="minorBidi"/>
              <w:noProof/>
              <w:sz w:val="24"/>
              <w:szCs w:val="24"/>
              <w:lang w:val="en-US"/>
            </w:rPr>
          </w:pPr>
          <w:del w:id="513" w:author="Microsoft Office User" w:date="2019-12-18T10:01:00Z">
            <w:r w:rsidRPr="00574465" w:rsidDel="00574465">
              <w:rPr>
                <w:rFonts w:cs="Arial"/>
                <w:noProof/>
                <w:rPrChange w:id="514" w:author="Microsoft Office User" w:date="2019-12-18T10:01:00Z">
                  <w:rPr>
                    <w:rStyle w:val="Hyperlink"/>
                    <w:rFonts w:cs="Arial"/>
                    <w:noProof/>
                  </w:rPr>
                </w:rPrChange>
              </w:rPr>
              <w:delText>2.2.1.2.3.4.3</w:delText>
            </w:r>
            <w:r w:rsidDel="00574465">
              <w:rPr>
                <w:rFonts w:eastAsiaTheme="minorEastAsia" w:cstheme="minorBidi"/>
                <w:noProof/>
                <w:sz w:val="24"/>
                <w:szCs w:val="24"/>
                <w:lang w:val="en-US"/>
              </w:rPr>
              <w:tab/>
            </w:r>
            <w:r w:rsidRPr="00574465" w:rsidDel="00574465">
              <w:rPr>
                <w:rFonts w:cs="Arial"/>
                <w:noProof/>
                <w:rPrChange w:id="515" w:author="Microsoft Office User" w:date="2019-12-18T10:01:00Z">
                  <w:rPr>
                    <w:rStyle w:val="Hyperlink"/>
                    <w:rFonts w:cs="Arial"/>
                    <w:noProof/>
                  </w:rPr>
                </w:rPrChange>
              </w:rPr>
              <w:delText>How to: Reset Time</w:delText>
            </w:r>
            <w:r w:rsidDel="00574465">
              <w:rPr>
                <w:noProof/>
                <w:webHidden/>
              </w:rPr>
              <w:tab/>
            </w:r>
            <w:r w:rsidR="003A025C" w:rsidDel="00574465">
              <w:rPr>
                <w:noProof/>
                <w:webHidden/>
              </w:rPr>
              <w:delText>18</w:delText>
            </w:r>
          </w:del>
        </w:p>
        <w:p w14:paraId="05AA0103" w14:textId="003084D1" w:rsidR="00A674E6" w:rsidDel="00574465" w:rsidRDefault="00A674E6">
          <w:pPr>
            <w:pStyle w:val="TOC7"/>
            <w:tabs>
              <w:tab w:val="left" w:pos="2453"/>
              <w:tab w:val="right" w:leader="dot" w:pos="9350"/>
            </w:tabs>
            <w:rPr>
              <w:del w:id="516" w:author="Microsoft Office User" w:date="2019-12-18T10:01:00Z"/>
              <w:rFonts w:eastAsiaTheme="minorEastAsia" w:cstheme="minorBidi"/>
              <w:noProof/>
              <w:sz w:val="24"/>
              <w:szCs w:val="24"/>
              <w:lang w:val="en-US"/>
            </w:rPr>
          </w:pPr>
          <w:del w:id="517" w:author="Microsoft Office User" w:date="2019-12-18T10:01:00Z">
            <w:r w:rsidRPr="00574465" w:rsidDel="00574465">
              <w:rPr>
                <w:rFonts w:cs="Arial"/>
                <w:noProof/>
                <w:rPrChange w:id="518" w:author="Microsoft Office User" w:date="2019-12-18T10:01:00Z">
                  <w:rPr>
                    <w:rStyle w:val="Hyperlink"/>
                    <w:rFonts w:cs="Arial"/>
                    <w:noProof/>
                  </w:rPr>
                </w:rPrChange>
              </w:rPr>
              <w:delText>2.2.1.2.3.4.4</w:delText>
            </w:r>
            <w:r w:rsidDel="00574465">
              <w:rPr>
                <w:rFonts w:eastAsiaTheme="minorEastAsia" w:cstheme="minorBidi"/>
                <w:noProof/>
                <w:sz w:val="24"/>
                <w:szCs w:val="24"/>
                <w:lang w:val="en-US"/>
              </w:rPr>
              <w:tab/>
            </w:r>
            <w:r w:rsidRPr="00574465" w:rsidDel="00574465">
              <w:rPr>
                <w:rFonts w:cs="Arial"/>
                <w:noProof/>
                <w:rPrChange w:id="519" w:author="Microsoft Office User" w:date="2019-12-18T10:01:00Z">
                  <w:rPr>
                    <w:rStyle w:val="Hyperlink"/>
                    <w:rFonts w:cs="Arial"/>
                    <w:noProof/>
                  </w:rPr>
                </w:rPrChange>
              </w:rPr>
              <w:delText>How to: Pan Left/Right</w:delText>
            </w:r>
            <w:r w:rsidDel="00574465">
              <w:rPr>
                <w:noProof/>
                <w:webHidden/>
              </w:rPr>
              <w:tab/>
            </w:r>
            <w:r w:rsidR="003A025C" w:rsidDel="00574465">
              <w:rPr>
                <w:noProof/>
                <w:webHidden/>
              </w:rPr>
              <w:delText>18</w:delText>
            </w:r>
          </w:del>
        </w:p>
        <w:p w14:paraId="65F5757A" w14:textId="7D450257" w:rsidR="00A674E6" w:rsidDel="00574465" w:rsidRDefault="00A674E6">
          <w:pPr>
            <w:pStyle w:val="TOC7"/>
            <w:tabs>
              <w:tab w:val="left" w:pos="2453"/>
              <w:tab w:val="right" w:leader="dot" w:pos="9350"/>
            </w:tabs>
            <w:rPr>
              <w:del w:id="520" w:author="Microsoft Office User" w:date="2019-12-18T10:01:00Z"/>
              <w:rFonts w:eastAsiaTheme="minorEastAsia" w:cstheme="minorBidi"/>
              <w:noProof/>
              <w:sz w:val="24"/>
              <w:szCs w:val="24"/>
              <w:lang w:val="en-US"/>
            </w:rPr>
          </w:pPr>
          <w:del w:id="521" w:author="Microsoft Office User" w:date="2019-12-18T10:01:00Z">
            <w:r w:rsidRPr="00574465" w:rsidDel="00574465">
              <w:rPr>
                <w:rFonts w:cs="Arial"/>
                <w:noProof/>
                <w:rPrChange w:id="522" w:author="Microsoft Office User" w:date="2019-12-18T10:01:00Z">
                  <w:rPr>
                    <w:rStyle w:val="Hyperlink"/>
                    <w:rFonts w:cs="Arial"/>
                    <w:noProof/>
                  </w:rPr>
                </w:rPrChange>
              </w:rPr>
              <w:delText>2.2.1.2.3.4.5</w:delText>
            </w:r>
            <w:r w:rsidDel="00574465">
              <w:rPr>
                <w:rFonts w:eastAsiaTheme="minorEastAsia" w:cstheme="minorBidi"/>
                <w:noProof/>
                <w:sz w:val="24"/>
                <w:szCs w:val="24"/>
                <w:lang w:val="en-US"/>
              </w:rPr>
              <w:tab/>
            </w:r>
            <w:r w:rsidRPr="00574465" w:rsidDel="00574465">
              <w:rPr>
                <w:rFonts w:cs="Arial"/>
                <w:noProof/>
                <w:rPrChange w:id="523" w:author="Microsoft Office User" w:date="2019-12-18T10:01:00Z">
                  <w:rPr>
                    <w:rStyle w:val="Hyperlink"/>
                    <w:rFonts w:cs="Arial"/>
                    <w:noProof/>
                  </w:rPr>
                </w:rPrChange>
              </w:rPr>
              <w:delText>How to: Execute brush from the timeline</w:delText>
            </w:r>
            <w:r w:rsidDel="00574465">
              <w:rPr>
                <w:noProof/>
                <w:webHidden/>
              </w:rPr>
              <w:tab/>
            </w:r>
            <w:r w:rsidR="003A025C" w:rsidDel="00574465">
              <w:rPr>
                <w:noProof/>
                <w:webHidden/>
              </w:rPr>
              <w:delText>18</w:delText>
            </w:r>
          </w:del>
        </w:p>
        <w:p w14:paraId="14A8BBAA" w14:textId="72623BE9" w:rsidR="00A674E6" w:rsidDel="00574465" w:rsidRDefault="00A674E6">
          <w:pPr>
            <w:pStyle w:val="TOC6"/>
            <w:tabs>
              <w:tab w:val="left" w:pos="2101"/>
              <w:tab w:val="right" w:leader="dot" w:pos="9350"/>
            </w:tabs>
            <w:rPr>
              <w:del w:id="524" w:author="Microsoft Office User" w:date="2019-12-18T10:01:00Z"/>
              <w:rFonts w:eastAsiaTheme="minorEastAsia" w:cstheme="minorBidi"/>
              <w:noProof/>
              <w:sz w:val="24"/>
              <w:szCs w:val="24"/>
              <w:lang w:val="en-US"/>
            </w:rPr>
          </w:pPr>
          <w:del w:id="525" w:author="Microsoft Office User" w:date="2019-12-18T10:01:00Z">
            <w:r w:rsidRPr="00574465" w:rsidDel="00574465">
              <w:rPr>
                <w:rFonts w:cs="Arial"/>
                <w:noProof/>
                <w:rPrChange w:id="526" w:author="Microsoft Office User" w:date="2019-12-18T10:01:00Z">
                  <w:rPr>
                    <w:rStyle w:val="Hyperlink"/>
                    <w:rFonts w:cs="Arial"/>
                    <w:noProof/>
                  </w:rPr>
                </w:rPrChange>
              </w:rPr>
              <w:delText>2.2.1.2.3.5</w:delText>
            </w:r>
            <w:r w:rsidDel="00574465">
              <w:rPr>
                <w:rFonts w:eastAsiaTheme="minorEastAsia" w:cstheme="minorBidi"/>
                <w:noProof/>
                <w:sz w:val="24"/>
                <w:szCs w:val="24"/>
                <w:lang w:val="en-US"/>
              </w:rPr>
              <w:tab/>
            </w:r>
            <w:r w:rsidRPr="00574465" w:rsidDel="00574465">
              <w:rPr>
                <w:rFonts w:cs="Arial"/>
                <w:noProof/>
                <w:rPrChange w:id="527" w:author="Microsoft Office User" w:date="2019-12-18T10:01:00Z">
                  <w:rPr>
                    <w:rStyle w:val="Hyperlink"/>
                    <w:rFonts w:cs="Arial"/>
                    <w:noProof/>
                  </w:rPr>
                </w:rPrChange>
              </w:rPr>
              <w:delText>Other features available in the Bands Panel</w:delText>
            </w:r>
            <w:r w:rsidDel="00574465">
              <w:rPr>
                <w:noProof/>
                <w:webHidden/>
              </w:rPr>
              <w:tab/>
            </w:r>
            <w:r w:rsidR="003A025C" w:rsidDel="00574465">
              <w:rPr>
                <w:noProof/>
                <w:webHidden/>
              </w:rPr>
              <w:delText>18</w:delText>
            </w:r>
          </w:del>
        </w:p>
        <w:p w14:paraId="28342347" w14:textId="346C2096" w:rsidR="00A674E6" w:rsidDel="00574465" w:rsidRDefault="00A674E6">
          <w:pPr>
            <w:pStyle w:val="TOC7"/>
            <w:tabs>
              <w:tab w:val="left" w:pos="2453"/>
              <w:tab w:val="right" w:leader="dot" w:pos="9350"/>
            </w:tabs>
            <w:rPr>
              <w:del w:id="528" w:author="Microsoft Office User" w:date="2019-12-18T10:01:00Z"/>
              <w:rFonts w:eastAsiaTheme="minorEastAsia" w:cstheme="minorBidi"/>
              <w:noProof/>
              <w:sz w:val="24"/>
              <w:szCs w:val="24"/>
              <w:lang w:val="en-US"/>
            </w:rPr>
          </w:pPr>
          <w:del w:id="529" w:author="Microsoft Office User" w:date="2019-12-18T10:01:00Z">
            <w:r w:rsidRPr="00574465" w:rsidDel="00574465">
              <w:rPr>
                <w:rFonts w:cs="Arial"/>
                <w:noProof/>
                <w:rPrChange w:id="530" w:author="Microsoft Office User" w:date="2019-12-18T10:01:00Z">
                  <w:rPr>
                    <w:rStyle w:val="Hyperlink"/>
                    <w:rFonts w:cs="Arial"/>
                    <w:noProof/>
                  </w:rPr>
                </w:rPrChange>
              </w:rPr>
              <w:delText>2.2.1.2.3.5.1</w:delText>
            </w:r>
            <w:r w:rsidDel="00574465">
              <w:rPr>
                <w:rFonts w:eastAsiaTheme="minorEastAsia" w:cstheme="minorBidi"/>
                <w:noProof/>
                <w:sz w:val="24"/>
                <w:szCs w:val="24"/>
                <w:lang w:val="en-US"/>
              </w:rPr>
              <w:tab/>
            </w:r>
            <w:r w:rsidRPr="00574465" w:rsidDel="00574465">
              <w:rPr>
                <w:rFonts w:cs="Arial"/>
                <w:noProof/>
                <w:rPrChange w:id="531" w:author="Microsoft Office User" w:date="2019-12-18T10:01:00Z">
                  <w:rPr>
                    <w:rStyle w:val="Hyperlink"/>
                    <w:rFonts w:cs="Arial"/>
                    <w:noProof/>
                  </w:rPr>
                </w:rPrChange>
              </w:rPr>
              <w:delText>How to: Select a Data Point</w:delText>
            </w:r>
            <w:r w:rsidDel="00574465">
              <w:rPr>
                <w:noProof/>
                <w:webHidden/>
              </w:rPr>
              <w:tab/>
            </w:r>
            <w:r w:rsidR="003A025C" w:rsidDel="00574465">
              <w:rPr>
                <w:noProof/>
                <w:webHidden/>
              </w:rPr>
              <w:delText>18</w:delText>
            </w:r>
          </w:del>
        </w:p>
        <w:p w14:paraId="733A2F4F" w14:textId="48AC478F" w:rsidR="00A674E6" w:rsidDel="00574465" w:rsidRDefault="00A674E6">
          <w:pPr>
            <w:pStyle w:val="TOC7"/>
            <w:tabs>
              <w:tab w:val="left" w:pos="2453"/>
              <w:tab w:val="right" w:leader="dot" w:pos="9350"/>
            </w:tabs>
            <w:rPr>
              <w:del w:id="532" w:author="Microsoft Office User" w:date="2019-12-18T10:01:00Z"/>
              <w:rFonts w:eastAsiaTheme="minorEastAsia" w:cstheme="minorBidi"/>
              <w:noProof/>
              <w:sz w:val="24"/>
              <w:szCs w:val="24"/>
              <w:lang w:val="en-US"/>
            </w:rPr>
          </w:pPr>
          <w:del w:id="533" w:author="Microsoft Office User" w:date="2019-12-18T10:01:00Z">
            <w:r w:rsidRPr="00574465" w:rsidDel="00574465">
              <w:rPr>
                <w:rFonts w:cs="Arial"/>
                <w:noProof/>
                <w:rPrChange w:id="534" w:author="Microsoft Office User" w:date="2019-12-18T10:01:00Z">
                  <w:rPr>
                    <w:rStyle w:val="Hyperlink"/>
                    <w:rFonts w:cs="Arial"/>
                    <w:noProof/>
                  </w:rPr>
                </w:rPrChange>
              </w:rPr>
              <w:delText>2.2.1.2.3.5.2</w:delText>
            </w:r>
            <w:r w:rsidDel="00574465">
              <w:rPr>
                <w:rFonts w:eastAsiaTheme="minorEastAsia" w:cstheme="minorBidi"/>
                <w:noProof/>
                <w:sz w:val="24"/>
                <w:szCs w:val="24"/>
                <w:lang w:val="en-US"/>
              </w:rPr>
              <w:tab/>
            </w:r>
            <w:r w:rsidRPr="00574465" w:rsidDel="00574465">
              <w:rPr>
                <w:rFonts w:cs="Arial"/>
                <w:noProof/>
                <w:rPrChange w:id="535" w:author="Microsoft Office User" w:date="2019-12-18T10:01:00Z">
                  <w:rPr>
                    <w:rStyle w:val="Hyperlink"/>
                    <w:rFonts w:cs="Arial"/>
                    <w:noProof/>
                  </w:rPr>
                </w:rPrChange>
              </w:rPr>
              <w:delText>How to: Remove all Bands</w:delText>
            </w:r>
            <w:r w:rsidDel="00574465">
              <w:rPr>
                <w:noProof/>
                <w:webHidden/>
              </w:rPr>
              <w:tab/>
            </w:r>
            <w:r w:rsidR="003A025C" w:rsidDel="00574465">
              <w:rPr>
                <w:noProof/>
                <w:webHidden/>
              </w:rPr>
              <w:delText>19</w:delText>
            </w:r>
          </w:del>
        </w:p>
        <w:p w14:paraId="1A35E5B5" w14:textId="209FA1EA" w:rsidR="00A674E6" w:rsidDel="00574465" w:rsidRDefault="00A674E6">
          <w:pPr>
            <w:pStyle w:val="TOC7"/>
            <w:tabs>
              <w:tab w:val="left" w:pos="2453"/>
              <w:tab w:val="right" w:leader="dot" w:pos="9350"/>
            </w:tabs>
            <w:rPr>
              <w:del w:id="536" w:author="Microsoft Office User" w:date="2019-12-18T10:01:00Z"/>
              <w:rFonts w:eastAsiaTheme="minorEastAsia" w:cstheme="minorBidi"/>
              <w:noProof/>
              <w:sz w:val="24"/>
              <w:szCs w:val="24"/>
              <w:lang w:val="en-US"/>
            </w:rPr>
          </w:pPr>
          <w:del w:id="537" w:author="Microsoft Office User" w:date="2019-12-18T10:01:00Z">
            <w:r w:rsidRPr="00574465" w:rsidDel="00574465">
              <w:rPr>
                <w:rFonts w:cs="Arial"/>
                <w:noProof/>
                <w:rPrChange w:id="538" w:author="Microsoft Office User" w:date="2019-12-18T10:01:00Z">
                  <w:rPr>
                    <w:rStyle w:val="Hyperlink"/>
                    <w:rFonts w:cs="Arial"/>
                    <w:noProof/>
                  </w:rPr>
                </w:rPrChange>
              </w:rPr>
              <w:delText>2.2.1.2.3.5.3</w:delText>
            </w:r>
            <w:r w:rsidDel="00574465">
              <w:rPr>
                <w:rFonts w:eastAsiaTheme="minorEastAsia" w:cstheme="minorBidi"/>
                <w:noProof/>
                <w:sz w:val="24"/>
                <w:szCs w:val="24"/>
                <w:lang w:val="en-US"/>
              </w:rPr>
              <w:tab/>
            </w:r>
            <w:r w:rsidRPr="00574465" w:rsidDel="00574465">
              <w:rPr>
                <w:rFonts w:cs="Arial"/>
                <w:noProof/>
                <w:rPrChange w:id="539" w:author="Microsoft Office User" w:date="2019-12-18T10:01:00Z">
                  <w:rPr>
                    <w:rStyle w:val="Hyperlink"/>
                    <w:rFonts w:cs="Arial"/>
                    <w:noProof/>
                  </w:rPr>
                </w:rPrChange>
              </w:rPr>
              <w:delText>How to: Expand Activity Data Points</w:delText>
            </w:r>
            <w:r w:rsidDel="00574465">
              <w:rPr>
                <w:noProof/>
                <w:webHidden/>
              </w:rPr>
              <w:tab/>
            </w:r>
            <w:r w:rsidR="003A025C" w:rsidDel="00574465">
              <w:rPr>
                <w:noProof/>
                <w:webHidden/>
              </w:rPr>
              <w:delText>19</w:delText>
            </w:r>
          </w:del>
        </w:p>
        <w:p w14:paraId="20BA1BE9" w14:textId="537B443A" w:rsidR="00A674E6" w:rsidDel="00574465" w:rsidRDefault="00A674E6">
          <w:pPr>
            <w:pStyle w:val="TOC5"/>
            <w:tabs>
              <w:tab w:val="left" w:pos="1749"/>
              <w:tab w:val="right" w:leader="dot" w:pos="9350"/>
            </w:tabs>
            <w:rPr>
              <w:del w:id="540" w:author="Microsoft Office User" w:date="2019-12-18T10:01:00Z"/>
              <w:rFonts w:eastAsiaTheme="minorEastAsia" w:cstheme="minorBidi"/>
              <w:noProof/>
              <w:sz w:val="24"/>
              <w:szCs w:val="24"/>
              <w:lang w:val="en-US"/>
            </w:rPr>
          </w:pPr>
          <w:del w:id="541" w:author="Microsoft Office User" w:date="2019-12-18T10:01:00Z">
            <w:r w:rsidRPr="00574465" w:rsidDel="00574465">
              <w:rPr>
                <w:rFonts w:cs="Arial"/>
                <w:noProof/>
                <w:rPrChange w:id="542" w:author="Microsoft Office User" w:date="2019-12-18T10:01:00Z">
                  <w:rPr>
                    <w:rStyle w:val="Hyperlink"/>
                    <w:rFonts w:cs="Arial"/>
                    <w:noProof/>
                  </w:rPr>
                </w:rPrChange>
              </w:rPr>
              <w:delText>2.2.1.2.4</w:delText>
            </w:r>
            <w:r w:rsidDel="00574465">
              <w:rPr>
                <w:rFonts w:eastAsiaTheme="minorEastAsia" w:cstheme="minorBidi"/>
                <w:noProof/>
                <w:sz w:val="24"/>
                <w:szCs w:val="24"/>
                <w:lang w:val="en-US"/>
              </w:rPr>
              <w:tab/>
            </w:r>
            <w:r w:rsidRPr="00574465" w:rsidDel="00574465">
              <w:rPr>
                <w:rFonts w:cs="Arial"/>
                <w:noProof/>
                <w:rPrChange w:id="543" w:author="Microsoft Office User" w:date="2019-12-18T10:01:00Z">
                  <w:rPr>
                    <w:rStyle w:val="Hyperlink"/>
                    <w:rFonts w:cs="Arial"/>
                    <w:noProof/>
                  </w:rPr>
                </w:rPrChange>
              </w:rPr>
              <w:delText>Guides</w:delText>
            </w:r>
            <w:r w:rsidDel="00574465">
              <w:rPr>
                <w:noProof/>
                <w:webHidden/>
              </w:rPr>
              <w:tab/>
            </w:r>
            <w:r w:rsidR="003A025C" w:rsidDel="00574465">
              <w:rPr>
                <w:noProof/>
                <w:webHidden/>
              </w:rPr>
              <w:delText>20</w:delText>
            </w:r>
          </w:del>
        </w:p>
        <w:p w14:paraId="1ECD743E" w14:textId="1A700AEE" w:rsidR="00A674E6" w:rsidDel="00574465" w:rsidRDefault="00A674E6">
          <w:pPr>
            <w:pStyle w:val="TOC6"/>
            <w:tabs>
              <w:tab w:val="left" w:pos="2101"/>
              <w:tab w:val="right" w:leader="dot" w:pos="9350"/>
            </w:tabs>
            <w:rPr>
              <w:del w:id="544" w:author="Microsoft Office User" w:date="2019-12-18T10:01:00Z"/>
              <w:rFonts w:eastAsiaTheme="minorEastAsia" w:cstheme="minorBidi"/>
              <w:noProof/>
              <w:sz w:val="24"/>
              <w:szCs w:val="24"/>
              <w:lang w:val="en-US"/>
            </w:rPr>
          </w:pPr>
          <w:del w:id="545" w:author="Microsoft Office User" w:date="2019-12-18T10:01:00Z">
            <w:r w:rsidRPr="00574465" w:rsidDel="00574465">
              <w:rPr>
                <w:rFonts w:cs="Arial"/>
                <w:noProof/>
                <w:rPrChange w:id="546" w:author="Microsoft Office User" w:date="2019-12-18T10:01:00Z">
                  <w:rPr>
                    <w:rStyle w:val="Hyperlink"/>
                    <w:rFonts w:cs="Arial"/>
                    <w:noProof/>
                  </w:rPr>
                </w:rPrChange>
              </w:rPr>
              <w:delText>2.2.1.2.4.1</w:delText>
            </w:r>
            <w:r w:rsidDel="00574465">
              <w:rPr>
                <w:rFonts w:eastAsiaTheme="minorEastAsia" w:cstheme="minorBidi"/>
                <w:noProof/>
                <w:sz w:val="24"/>
                <w:szCs w:val="24"/>
                <w:lang w:val="en-US"/>
              </w:rPr>
              <w:tab/>
            </w:r>
            <w:r w:rsidRPr="00574465" w:rsidDel="00574465">
              <w:rPr>
                <w:rFonts w:cs="Arial"/>
                <w:noProof/>
                <w:rPrChange w:id="547" w:author="Microsoft Office User" w:date="2019-12-18T10:01:00Z">
                  <w:rPr>
                    <w:rStyle w:val="Hyperlink"/>
                    <w:rFonts w:cs="Arial"/>
                    <w:noProof/>
                  </w:rPr>
                </w:rPrChange>
              </w:rPr>
              <w:delText>How to: Add a Guide</w:delText>
            </w:r>
            <w:r w:rsidDel="00574465">
              <w:rPr>
                <w:noProof/>
                <w:webHidden/>
              </w:rPr>
              <w:tab/>
            </w:r>
            <w:r w:rsidR="003A025C" w:rsidDel="00574465">
              <w:rPr>
                <w:noProof/>
                <w:webHidden/>
              </w:rPr>
              <w:delText>21</w:delText>
            </w:r>
          </w:del>
        </w:p>
        <w:p w14:paraId="4AF123A6" w14:textId="1F275FF2" w:rsidR="00A674E6" w:rsidDel="00574465" w:rsidRDefault="00A674E6">
          <w:pPr>
            <w:pStyle w:val="TOC6"/>
            <w:tabs>
              <w:tab w:val="left" w:pos="2101"/>
              <w:tab w:val="right" w:leader="dot" w:pos="9350"/>
            </w:tabs>
            <w:rPr>
              <w:del w:id="548" w:author="Microsoft Office User" w:date="2019-12-18T10:01:00Z"/>
              <w:rFonts w:eastAsiaTheme="minorEastAsia" w:cstheme="minorBidi"/>
              <w:noProof/>
              <w:sz w:val="24"/>
              <w:szCs w:val="24"/>
              <w:lang w:val="en-US"/>
            </w:rPr>
          </w:pPr>
          <w:del w:id="549" w:author="Microsoft Office User" w:date="2019-12-18T10:01:00Z">
            <w:r w:rsidRPr="00574465" w:rsidDel="00574465">
              <w:rPr>
                <w:rFonts w:cs="Arial"/>
                <w:noProof/>
                <w:rPrChange w:id="550" w:author="Microsoft Office User" w:date="2019-12-18T10:01:00Z">
                  <w:rPr>
                    <w:rStyle w:val="Hyperlink"/>
                    <w:rFonts w:cs="Arial"/>
                    <w:noProof/>
                  </w:rPr>
                </w:rPrChange>
              </w:rPr>
              <w:delText>2.2.1.2.4.2</w:delText>
            </w:r>
            <w:r w:rsidDel="00574465">
              <w:rPr>
                <w:rFonts w:eastAsiaTheme="minorEastAsia" w:cstheme="minorBidi"/>
                <w:noProof/>
                <w:sz w:val="24"/>
                <w:szCs w:val="24"/>
                <w:lang w:val="en-US"/>
              </w:rPr>
              <w:tab/>
            </w:r>
            <w:r w:rsidRPr="00574465" w:rsidDel="00574465">
              <w:rPr>
                <w:rFonts w:cs="Arial"/>
                <w:noProof/>
                <w:rPrChange w:id="551" w:author="Microsoft Office User" w:date="2019-12-18T10:01:00Z">
                  <w:rPr>
                    <w:rStyle w:val="Hyperlink"/>
                    <w:rFonts w:cs="Arial"/>
                    <w:noProof/>
                  </w:rPr>
                </w:rPrChange>
              </w:rPr>
              <w:delText>How to: Delete a Guide</w:delText>
            </w:r>
            <w:r w:rsidDel="00574465">
              <w:rPr>
                <w:noProof/>
                <w:webHidden/>
              </w:rPr>
              <w:tab/>
            </w:r>
            <w:r w:rsidR="003A025C" w:rsidDel="00574465">
              <w:rPr>
                <w:noProof/>
                <w:webHidden/>
              </w:rPr>
              <w:delText>21</w:delText>
            </w:r>
          </w:del>
        </w:p>
        <w:p w14:paraId="1FF168D4" w14:textId="2136FD9D" w:rsidR="00A674E6" w:rsidDel="00574465" w:rsidRDefault="00A674E6">
          <w:pPr>
            <w:pStyle w:val="TOC6"/>
            <w:tabs>
              <w:tab w:val="left" w:pos="2101"/>
              <w:tab w:val="right" w:leader="dot" w:pos="9350"/>
            </w:tabs>
            <w:rPr>
              <w:del w:id="552" w:author="Microsoft Office User" w:date="2019-12-18T10:01:00Z"/>
              <w:rFonts w:eastAsiaTheme="minorEastAsia" w:cstheme="minorBidi"/>
              <w:noProof/>
              <w:sz w:val="24"/>
              <w:szCs w:val="24"/>
              <w:lang w:val="en-US"/>
            </w:rPr>
          </w:pPr>
          <w:del w:id="553" w:author="Microsoft Office User" w:date="2019-12-18T10:01:00Z">
            <w:r w:rsidRPr="00574465" w:rsidDel="00574465">
              <w:rPr>
                <w:rFonts w:cs="Arial"/>
                <w:noProof/>
                <w:rPrChange w:id="554" w:author="Microsoft Office User" w:date="2019-12-18T10:01:00Z">
                  <w:rPr>
                    <w:rStyle w:val="Hyperlink"/>
                    <w:rFonts w:cs="Arial"/>
                    <w:noProof/>
                  </w:rPr>
                </w:rPrChange>
              </w:rPr>
              <w:delText>2.2.1.2.4.3</w:delText>
            </w:r>
            <w:r w:rsidDel="00574465">
              <w:rPr>
                <w:rFonts w:eastAsiaTheme="minorEastAsia" w:cstheme="minorBidi"/>
                <w:noProof/>
                <w:sz w:val="24"/>
                <w:szCs w:val="24"/>
                <w:lang w:val="en-US"/>
              </w:rPr>
              <w:tab/>
            </w:r>
            <w:r w:rsidRPr="00574465" w:rsidDel="00574465">
              <w:rPr>
                <w:rFonts w:cs="Arial"/>
                <w:noProof/>
                <w:rPrChange w:id="555" w:author="Microsoft Office User" w:date="2019-12-18T10:01:00Z">
                  <w:rPr>
                    <w:rStyle w:val="Hyperlink"/>
                    <w:rFonts w:cs="Arial"/>
                    <w:noProof/>
                  </w:rPr>
                </w:rPrChange>
              </w:rPr>
              <w:delText>How to: Delete All Guides</w:delText>
            </w:r>
            <w:r w:rsidDel="00574465">
              <w:rPr>
                <w:noProof/>
                <w:webHidden/>
              </w:rPr>
              <w:tab/>
            </w:r>
            <w:r w:rsidR="003A025C" w:rsidDel="00574465">
              <w:rPr>
                <w:noProof/>
                <w:webHidden/>
              </w:rPr>
              <w:delText>21</w:delText>
            </w:r>
          </w:del>
        </w:p>
        <w:p w14:paraId="0B4F5879" w14:textId="313EC465" w:rsidR="00A674E6" w:rsidDel="00574465" w:rsidRDefault="00A674E6">
          <w:pPr>
            <w:pStyle w:val="TOC5"/>
            <w:tabs>
              <w:tab w:val="left" w:pos="1749"/>
              <w:tab w:val="right" w:leader="dot" w:pos="9350"/>
            </w:tabs>
            <w:rPr>
              <w:del w:id="556" w:author="Microsoft Office User" w:date="2019-12-18T10:01:00Z"/>
              <w:rFonts w:eastAsiaTheme="minorEastAsia" w:cstheme="minorBidi"/>
              <w:noProof/>
              <w:sz w:val="24"/>
              <w:szCs w:val="24"/>
              <w:lang w:val="en-US"/>
            </w:rPr>
          </w:pPr>
          <w:del w:id="557" w:author="Microsoft Office User" w:date="2019-12-18T10:01:00Z">
            <w:r w:rsidRPr="00574465" w:rsidDel="00574465">
              <w:rPr>
                <w:rFonts w:cs="Arial"/>
                <w:noProof/>
                <w:rPrChange w:id="558" w:author="Microsoft Office User" w:date="2019-12-18T10:01:00Z">
                  <w:rPr>
                    <w:rStyle w:val="Hyperlink"/>
                    <w:rFonts w:cs="Arial"/>
                    <w:noProof/>
                  </w:rPr>
                </w:rPrChange>
              </w:rPr>
              <w:delText>2.2.1.2.5</w:delText>
            </w:r>
            <w:r w:rsidDel="00574465">
              <w:rPr>
                <w:rFonts w:eastAsiaTheme="minorEastAsia" w:cstheme="minorBidi"/>
                <w:noProof/>
                <w:sz w:val="24"/>
                <w:szCs w:val="24"/>
                <w:lang w:val="en-US"/>
              </w:rPr>
              <w:tab/>
            </w:r>
            <w:r w:rsidRPr="00574465" w:rsidDel="00574465">
              <w:rPr>
                <w:rFonts w:cs="Arial"/>
                <w:noProof/>
                <w:rPrChange w:id="559" w:author="Microsoft Office User" w:date="2019-12-18T10:01:00Z">
                  <w:rPr>
                    <w:rStyle w:val="Hyperlink"/>
                    <w:rFonts w:cs="Arial"/>
                    <w:noProof/>
                  </w:rPr>
                </w:rPrChange>
              </w:rPr>
              <w:delText>Time cursor</w:delText>
            </w:r>
            <w:r w:rsidDel="00574465">
              <w:rPr>
                <w:noProof/>
                <w:webHidden/>
              </w:rPr>
              <w:tab/>
            </w:r>
            <w:r w:rsidR="003A025C" w:rsidDel="00574465">
              <w:rPr>
                <w:noProof/>
                <w:webHidden/>
              </w:rPr>
              <w:delText>22</w:delText>
            </w:r>
          </w:del>
        </w:p>
        <w:p w14:paraId="7E01CA0F" w14:textId="2B4000E0" w:rsidR="00A674E6" w:rsidDel="00574465" w:rsidRDefault="00A674E6">
          <w:pPr>
            <w:pStyle w:val="TOC6"/>
            <w:tabs>
              <w:tab w:val="left" w:pos="2101"/>
              <w:tab w:val="right" w:leader="dot" w:pos="9350"/>
            </w:tabs>
            <w:rPr>
              <w:del w:id="560" w:author="Microsoft Office User" w:date="2019-12-18T10:01:00Z"/>
              <w:rFonts w:eastAsiaTheme="minorEastAsia" w:cstheme="minorBidi"/>
              <w:noProof/>
              <w:sz w:val="24"/>
              <w:szCs w:val="24"/>
              <w:lang w:val="en-US"/>
            </w:rPr>
          </w:pPr>
          <w:del w:id="561" w:author="Microsoft Office User" w:date="2019-12-18T10:01:00Z">
            <w:r w:rsidRPr="00574465" w:rsidDel="00574465">
              <w:rPr>
                <w:rFonts w:cs="Arial"/>
                <w:noProof/>
                <w:rPrChange w:id="562" w:author="Microsoft Office User" w:date="2019-12-18T10:01:00Z">
                  <w:rPr>
                    <w:rStyle w:val="Hyperlink"/>
                    <w:rFonts w:cs="Arial"/>
                    <w:noProof/>
                  </w:rPr>
                </w:rPrChange>
              </w:rPr>
              <w:delText>2.2.1.2.5.1</w:delText>
            </w:r>
            <w:r w:rsidDel="00574465">
              <w:rPr>
                <w:rFonts w:eastAsiaTheme="minorEastAsia" w:cstheme="minorBidi"/>
                <w:noProof/>
                <w:sz w:val="24"/>
                <w:szCs w:val="24"/>
                <w:lang w:val="en-US"/>
              </w:rPr>
              <w:tab/>
            </w:r>
            <w:r w:rsidRPr="00574465" w:rsidDel="00574465">
              <w:rPr>
                <w:rFonts w:cs="Arial"/>
                <w:noProof/>
                <w:rPrChange w:id="563" w:author="Microsoft Office User" w:date="2019-12-18T10:01:00Z">
                  <w:rPr>
                    <w:rStyle w:val="Hyperlink"/>
                    <w:rFonts w:cs="Arial"/>
                    <w:noProof/>
                  </w:rPr>
                </w:rPrChange>
              </w:rPr>
              <w:delText>How to: Add a Time Cursor</w:delText>
            </w:r>
            <w:r w:rsidDel="00574465">
              <w:rPr>
                <w:noProof/>
                <w:webHidden/>
              </w:rPr>
              <w:tab/>
            </w:r>
            <w:r w:rsidR="003A025C" w:rsidDel="00574465">
              <w:rPr>
                <w:noProof/>
                <w:webHidden/>
              </w:rPr>
              <w:delText>22</w:delText>
            </w:r>
          </w:del>
        </w:p>
        <w:p w14:paraId="25B192D1" w14:textId="1289B0E3" w:rsidR="00A674E6" w:rsidDel="00574465" w:rsidRDefault="00A674E6">
          <w:pPr>
            <w:pStyle w:val="TOC6"/>
            <w:tabs>
              <w:tab w:val="left" w:pos="2101"/>
              <w:tab w:val="right" w:leader="dot" w:pos="9350"/>
            </w:tabs>
            <w:rPr>
              <w:del w:id="564" w:author="Microsoft Office User" w:date="2019-12-18T10:01:00Z"/>
              <w:rFonts w:eastAsiaTheme="minorEastAsia" w:cstheme="minorBidi"/>
              <w:noProof/>
              <w:sz w:val="24"/>
              <w:szCs w:val="24"/>
              <w:lang w:val="en-US"/>
            </w:rPr>
          </w:pPr>
          <w:del w:id="565" w:author="Microsoft Office User" w:date="2019-12-18T10:01:00Z">
            <w:r w:rsidRPr="00574465" w:rsidDel="00574465">
              <w:rPr>
                <w:rFonts w:cs="Arial"/>
                <w:noProof/>
                <w:rPrChange w:id="566" w:author="Microsoft Office User" w:date="2019-12-18T10:01:00Z">
                  <w:rPr>
                    <w:rStyle w:val="Hyperlink"/>
                    <w:rFonts w:cs="Arial"/>
                    <w:noProof/>
                  </w:rPr>
                </w:rPrChange>
              </w:rPr>
              <w:delText>2.2.1.2.5.2</w:delText>
            </w:r>
            <w:r w:rsidDel="00574465">
              <w:rPr>
                <w:rFonts w:eastAsiaTheme="minorEastAsia" w:cstheme="minorBidi"/>
                <w:noProof/>
                <w:sz w:val="24"/>
                <w:szCs w:val="24"/>
                <w:lang w:val="en-US"/>
              </w:rPr>
              <w:tab/>
            </w:r>
            <w:r w:rsidRPr="00574465" w:rsidDel="00574465">
              <w:rPr>
                <w:rFonts w:cs="Arial"/>
                <w:noProof/>
                <w:rPrChange w:id="567" w:author="Microsoft Office User" w:date="2019-12-18T10:01:00Z">
                  <w:rPr>
                    <w:rStyle w:val="Hyperlink"/>
                    <w:rFonts w:cs="Arial"/>
                    <w:noProof/>
                  </w:rPr>
                </w:rPrChange>
              </w:rPr>
              <w:delText>Other options</w:delText>
            </w:r>
            <w:r w:rsidDel="00574465">
              <w:rPr>
                <w:noProof/>
                <w:webHidden/>
              </w:rPr>
              <w:tab/>
            </w:r>
            <w:r w:rsidR="003A025C" w:rsidDel="00574465">
              <w:rPr>
                <w:noProof/>
                <w:webHidden/>
              </w:rPr>
              <w:delText>23</w:delText>
            </w:r>
          </w:del>
        </w:p>
        <w:p w14:paraId="285A2F06" w14:textId="4DCD8F75" w:rsidR="00A674E6" w:rsidDel="00574465" w:rsidRDefault="00A674E6">
          <w:pPr>
            <w:pStyle w:val="TOC5"/>
            <w:tabs>
              <w:tab w:val="left" w:pos="1749"/>
              <w:tab w:val="right" w:leader="dot" w:pos="9350"/>
            </w:tabs>
            <w:rPr>
              <w:del w:id="568" w:author="Microsoft Office User" w:date="2019-12-18T10:01:00Z"/>
              <w:rFonts w:eastAsiaTheme="minorEastAsia" w:cstheme="minorBidi"/>
              <w:noProof/>
              <w:sz w:val="24"/>
              <w:szCs w:val="24"/>
              <w:lang w:val="en-US"/>
            </w:rPr>
          </w:pPr>
          <w:del w:id="569" w:author="Microsoft Office User" w:date="2019-12-18T10:01:00Z">
            <w:r w:rsidRPr="00574465" w:rsidDel="00574465">
              <w:rPr>
                <w:rFonts w:cs="Arial"/>
                <w:noProof/>
                <w:rPrChange w:id="570" w:author="Microsoft Office User" w:date="2019-12-18T10:01:00Z">
                  <w:rPr>
                    <w:rStyle w:val="Hyperlink"/>
                    <w:rFonts w:cs="Arial"/>
                    <w:noProof/>
                  </w:rPr>
                </w:rPrChange>
              </w:rPr>
              <w:delText>2.2.1.2.6</w:delText>
            </w:r>
            <w:r w:rsidDel="00574465">
              <w:rPr>
                <w:rFonts w:eastAsiaTheme="minorEastAsia" w:cstheme="minorBidi"/>
                <w:noProof/>
                <w:sz w:val="24"/>
                <w:szCs w:val="24"/>
                <w:lang w:val="en-US"/>
              </w:rPr>
              <w:tab/>
            </w:r>
            <w:r w:rsidRPr="00574465" w:rsidDel="00574465">
              <w:rPr>
                <w:rFonts w:cs="Arial"/>
                <w:noProof/>
                <w:rPrChange w:id="571" w:author="Microsoft Office User" w:date="2019-12-18T10:01:00Z">
                  <w:rPr>
                    <w:rStyle w:val="Hyperlink"/>
                    <w:rFonts w:cs="Arial"/>
                    <w:noProof/>
                  </w:rPr>
                </w:rPrChange>
              </w:rPr>
              <w:delText>States, Layouts and Shareable Links</w:delText>
            </w:r>
            <w:r w:rsidDel="00574465">
              <w:rPr>
                <w:noProof/>
                <w:webHidden/>
              </w:rPr>
              <w:tab/>
            </w:r>
            <w:r w:rsidR="003A025C" w:rsidDel="00574465">
              <w:rPr>
                <w:noProof/>
                <w:webHidden/>
              </w:rPr>
              <w:delText>24</w:delText>
            </w:r>
          </w:del>
        </w:p>
        <w:p w14:paraId="26CABD84" w14:textId="06AAB25D" w:rsidR="00A674E6" w:rsidDel="00574465" w:rsidRDefault="00A674E6">
          <w:pPr>
            <w:pStyle w:val="TOC6"/>
            <w:tabs>
              <w:tab w:val="left" w:pos="2101"/>
              <w:tab w:val="right" w:leader="dot" w:pos="9350"/>
            </w:tabs>
            <w:rPr>
              <w:del w:id="572" w:author="Microsoft Office User" w:date="2019-12-18T10:01:00Z"/>
              <w:rFonts w:eastAsiaTheme="minorEastAsia" w:cstheme="minorBidi"/>
              <w:noProof/>
              <w:sz w:val="24"/>
              <w:szCs w:val="24"/>
              <w:lang w:val="en-US"/>
            </w:rPr>
          </w:pPr>
          <w:del w:id="573" w:author="Microsoft Office User" w:date="2019-12-18T10:01:00Z">
            <w:r w:rsidRPr="00574465" w:rsidDel="00574465">
              <w:rPr>
                <w:rFonts w:cs="Arial"/>
                <w:noProof/>
                <w:rPrChange w:id="574" w:author="Microsoft Office User" w:date="2019-12-18T10:01:00Z">
                  <w:rPr>
                    <w:rStyle w:val="Hyperlink"/>
                    <w:rFonts w:cs="Arial"/>
                    <w:noProof/>
                  </w:rPr>
                </w:rPrChange>
              </w:rPr>
              <w:delText>2.2.1.2.6.1</w:delText>
            </w:r>
            <w:r w:rsidDel="00574465">
              <w:rPr>
                <w:rFonts w:eastAsiaTheme="minorEastAsia" w:cstheme="minorBidi"/>
                <w:noProof/>
                <w:sz w:val="24"/>
                <w:szCs w:val="24"/>
                <w:lang w:val="en-US"/>
              </w:rPr>
              <w:tab/>
            </w:r>
            <w:r w:rsidRPr="00574465" w:rsidDel="00574465">
              <w:rPr>
                <w:rFonts w:cs="Arial"/>
                <w:noProof/>
                <w:rPrChange w:id="575" w:author="Microsoft Office User" w:date="2019-12-18T10:01:00Z">
                  <w:rPr>
                    <w:rStyle w:val="Hyperlink"/>
                    <w:rFonts w:cs="Arial"/>
                    <w:noProof/>
                  </w:rPr>
                </w:rPrChange>
              </w:rPr>
              <w:delText>States</w:delText>
            </w:r>
            <w:r w:rsidDel="00574465">
              <w:rPr>
                <w:noProof/>
                <w:webHidden/>
              </w:rPr>
              <w:tab/>
            </w:r>
            <w:r w:rsidR="003A025C" w:rsidDel="00574465">
              <w:rPr>
                <w:noProof/>
                <w:webHidden/>
              </w:rPr>
              <w:delText>24</w:delText>
            </w:r>
          </w:del>
        </w:p>
        <w:p w14:paraId="4AD53D9B" w14:textId="218A040E" w:rsidR="00A674E6" w:rsidDel="00574465" w:rsidRDefault="00A674E6">
          <w:pPr>
            <w:pStyle w:val="TOC7"/>
            <w:tabs>
              <w:tab w:val="left" w:pos="2453"/>
              <w:tab w:val="right" w:leader="dot" w:pos="9350"/>
            </w:tabs>
            <w:rPr>
              <w:del w:id="576" w:author="Microsoft Office User" w:date="2019-12-18T10:01:00Z"/>
              <w:rFonts w:eastAsiaTheme="minorEastAsia" w:cstheme="minorBidi"/>
              <w:noProof/>
              <w:sz w:val="24"/>
              <w:szCs w:val="24"/>
              <w:lang w:val="en-US"/>
            </w:rPr>
          </w:pPr>
          <w:del w:id="577" w:author="Microsoft Office User" w:date="2019-12-18T10:01:00Z">
            <w:r w:rsidRPr="00574465" w:rsidDel="00574465">
              <w:rPr>
                <w:rFonts w:cs="Arial"/>
                <w:noProof/>
                <w:rPrChange w:id="578" w:author="Microsoft Office User" w:date="2019-12-18T10:01:00Z">
                  <w:rPr>
                    <w:rStyle w:val="Hyperlink"/>
                    <w:rFonts w:cs="Arial"/>
                    <w:noProof/>
                  </w:rPr>
                </w:rPrChange>
              </w:rPr>
              <w:delText>2.2.1.2.6.1.1</w:delText>
            </w:r>
            <w:r w:rsidDel="00574465">
              <w:rPr>
                <w:rFonts w:eastAsiaTheme="minorEastAsia" w:cstheme="minorBidi"/>
                <w:noProof/>
                <w:sz w:val="24"/>
                <w:szCs w:val="24"/>
                <w:lang w:val="en-US"/>
              </w:rPr>
              <w:tab/>
            </w:r>
            <w:r w:rsidRPr="00574465" w:rsidDel="00574465">
              <w:rPr>
                <w:rFonts w:cs="Arial"/>
                <w:noProof/>
                <w:rPrChange w:id="579" w:author="Microsoft Office User" w:date="2019-12-18T10:01:00Z">
                  <w:rPr>
                    <w:rStyle w:val="Hyperlink"/>
                    <w:rFonts w:cs="Arial"/>
                    <w:noProof/>
                  </w:rPr>
                </w:rPrChange>
              </w:rPr>
              <w:delText>How to: Save a State</w:delText>
            </w:r>
            <w:r w:rsidDel="00574465">
              <w:rPr>
                <w:noProof/>
                <w:webHidden/>
              </w:rPr>
              <w:tab/>
            </w:r>
            <w:r w:rsidR="003A025C" w:rsidDel="00574465">
              <w:rPr>
                <w:noProof/>
                <w:webHidden/>
              </w:rPr>
              <w:delText>24</w:delText>
            </w:r>
          </w:del>
        </w:p>
        <w:p w14:paraId="71A9362D" w14:textId="639F76CA" w:rsidR="00A674E6" w:rsidDel="00574465" w:rsidRDefault="00A674E6">
          <w:pPr>
            <w:pStyle w:val="TOC7"/>
            <w:tabs>
              <w:tab w:val="left" w:pos="2453"/>
              <w:tab w:val="right" w:leader="dot" w:pos="9350"/>
            </w:tabs>
            <w:rPr>
              <w:del w:id="580" w:author="Microsoft Office User" w:date="2019-12-18T10:01:00Z"/>
              <w:rFonts w:eastAsiaTheme="minorEastAsia" w:cstheme="minorBidi"/>
              <w:noProof/>
              <w:sz w:val="24"/>
              <w:szCs w:val="24"/>
              <w:lang w:val="en-US"/>
            </w:rPr>
          </w:pPr>
          <w:del w:id="581" w:author="Microsoft Office User" w:date="2019-12-18T10:01:00Z">
            <w:r w:rsidRPr="00574465" w:rsidDel="00574465">
              <w:rPr>
                <w:rFonts w:cs="Arial"/>
                <w:noProof/>
                <w:rPrChange w:id="582" w:author="Microsoft Office User" w:date="2019-12-18T10:01:00Z">
                  <w:rPr>
                    <w:rStyle w:val="Hyperlink"/>
                    <w:rFonts w:cs="Arial"/>
                    <w:noProof/>
                  </w:rPr>
                </w:rPrChange>
              </w:rPr>
              <w:delText>2.2.1.2.6.1.2</w:delText>
            </w:r>
            <w:r w:rsidDel="00574465">
              <w:rPr>
                <w:rFonts w:eastAsiaTheme="minorEastAsia" w:cstheme="minorBidi"/>
                <w:noProof/>
                <w:sz w:val="24"/>
                <w:szCs w:val="24"/>
                <w:lang w:val="en-US"/>
              </w:rPr>
              <w:tab/>
            </w:r>
            <w:r w:rsidRPr="00574465" w:rsidDel="00574465">
              <w:rPr>
                <w:rFonts w:cs="Arial"/>
                <w:noProof/>
                <w:rPrChange w:id="583" w:author="Microsoft Office User" w:date="2019-12-18T10:01:00Z">
                  <w:rPr>
                    <w:rStyle w:val="Hyperlink"/>
                    <w:rFonts w:cs="Arial"/>
                    <w:noProof/>
                  </w:rPr>
                </w:rPrChange>
              </w:rPr>
              <w:delText>How to: Apply as a State</w:delText>
            </w:r>
            <w:r w:rsidDel="00574465">
              <w:rPr>
                <w:noProof/>
                <w:webHidden/>
              </w:rPr>
              <w:tab/>
            </w:r>
            <w:r w:rsidR="003A025C" w:rsidDel="00574465">
              <w:rPr>
                <w:noProof/>
                <w:webHidden/>
              </w:rPr>
              <w:delText>24</w:delText>
            </w:r>
          </w:del>
        </w:p>
        <w:p w14:paraId="03905882" w14:textId="76A8785C" w:rsidR="00A674E6" w:rsidDel="00574465" w:rsidRDefault="00A674E6">
          <w:pPr>
            <w:pStyle w:val="TOC7"/>
            <w:tabs>
              <w:tab w:val="left" w:pos="2453"/>
              <w:tab w:val="right" w:leader="dot" w:pos="9350"/>
            </w:tabs>
            <w:rPr>
              <w:del w:id="584" w:author="Microsoft Office User" w:date="2019-12-18T10:01:00Z"/>
              <w:rFonts w:eastAsiaTheme="minorEastAsia" w:cstheme="minorBidi"/>
              <w:noProof/>
              <w:sz w:val="24"/>
              <w:szCs w:val="24"/>
              <w:lang w:val="en-US"/>
            </w:rPr>
          </w:pPr>
          <w:del w:id="585" w:author="Microsoft Office User" w:date="2019-12-18T10:01:00Z">
            <w:r w:rsidRPr="00574465" w:rsidDel="00574465">
              <w:rPr>
                <w:rFonts w:cs="Arial"/>
                <w:noProof/>
                <w:rPrChange w:id="586" w:author="Microsoft Office User" w:date="2019-12-18T10:01:00Z">
                  <w:rPr>
                    <w:rStyle w:val="Hyperlink"/>
                    <w:rFonts w:cs="Arial"/>
                    <w:noProof/>
                  </w:rPr>
                </w:rPrChange>
              </w:rPr>
              <w:delText>2.2.1.2.6.1.3</w:delText>
            </w:r>
            <w:r w:rsidDel="00574465">
              <w:rPr>
                <w:rFonts w:eastAsiaTheme="minorEastAsia" w:cstheme="minorBidi"/>
                <w:noProof/>
                <w:sz w:val="24"/>
                <w:szCs w:val="24"/>
                <w:lang w:val="en-US"/>
              </w:rPr>
              <w:tab/>
            </w:r>
            <w:r w:rsidRPr="00574465" w:rsidDel="00574465">
              <w:rPr>
                <w:rFonts w:cs="Arial"/>
                <w:noProof/>
                <w:rPrChange w:id="587" w:author="Microsoft Office User" w:date="2019-12-18T10:01:00Z">
                  <w:rPr>
                    <w:rStyle w:val="Hyperlink"/>
                    <w:rFonts w:cs="Arial"/>
                    <w:noProof/>
                  </w:rPr>
                </w:rPrChange>
              </w:rPr>
              <w:delText>How to: Update a State from the Source Explorer</w:delText>
            </w:r>
            <w:r w:rsidDel="00574465">
              <w:rPr>
                <w:noProof/>
                <w:webHidden/>
              </w:rPr>
              <w:tab/>
            </w:r>
            <w:r w:rsidR="003A025C" w:rsidDel="00574465">
              <w:rPr>
                <w:noProof/>
                <w:webHidden/>
              </w:rPr>
              <w:delText>25</w:delText>
            </w:r>
          </w:del>
        </w:p>
        <w:p w14:paraId="53A025F4" w14:textId="122C66A9" w:rsidR="00A674E6" w:rsidDel="00574465" w:rsidRDefault="00A674E6">
          <w:pPr>
            <w:pStyle w:val="TOC7"/>
            <w:tabs>
              <w:tab w:val="left" w:pos="2453"/>
              <w:tab w:val="right" w:leader="dot" w:pos="9350"/>
            </w:tabs>
            <w:rPr>
              <w:del w:id="588" w:author="Microsoft Office User" w:date="2019-12-18T10:01:00Z"/>
              <w:rFonts w:eastAsiaTheme="minorEastAsia" w:cstheme="minorBidi"/>
              <w:noProof/>
              <w:sz w:val="24"/>
              <w:szCs w:val="24"/>
              <w:lang w:val="en-US"/>
            </w:rPr>
          </w:pPr>
          <w:del w:id="589" w:author="Microsoft Office User" w:date="2019-12-18T10:01:00Z">
            <w:r w:rsidRPr="00574465" w:rsidDel="00574465">
              <w:rPr>
                <w:rFonts w:cs="Arial"/>
                <w:noProof/>
                <w:rPrChange w:id="590" w:author="Microsoft Office User" w:date="2019-12-18T10:01:00Z">
                  <w:rPr>
                    <w:rStyle w:val="Hyperlink"/>
                    <w:rFonts w:cs="Arial"/>
                    <w:noProof/>
                  </w:rPr>
                </w:rPrChange>
              </w:rPr>
              <w:delText>2.2.1.2.6.1.4</w:delText>
            </w:r>
            <w:r w:rsidDel="00574465">
              <w:rPr>
                <w:rFonts w:eastAsiaTheme="minorEastAsia" w:cstheme="minorBidi"/>
                <w:noProof/>
                <w:sz w:val="24"/>
                <w:szCs w:val="24"/>
                <w:lang w:val="en-US"/>
              </w:rPr>
              <w:tab/>
            </w:r>
            <w:r w:rsidRPr="00574465" w:rsidDel="00574465">
              <w:rPr>
                <w:rFonts w:cs="Arial"/>
                <w:noProof/>
                <w:rPrChange w:id="591" w:author="Microsoft Office User" w:date="2019-12-18T10:01:00Z">
                  <w:rPr>
                    <w:rStyle w:val="Hyperlink"/>
                    <w:rFonts w:cs="Arial"/>
                    <w:noProof/>
                  </w:rPr>
                </w:rPrChange>
              </w:rPr>
              <w:delText>How to Update the State from the State Management Buttons</w:delText>
            </w:r>
            <w:r w:rsidDel="00574465">
              <w:rPr>
                <w:noProof/>
                <w:webHidden/>
              </w:rPr>
              <w:tab/>
            </w:r>
            <w:r w:rsidR="003A025C" w:rsidDel="00574465">
              <w:rPr>
                <w:noProof/>
                <w:webHidden/>
              </w:rPr>
              <w:delText>25</w:delText>
            </w:r>
          </w:del>
        </w:p>
        <w:p w14:paraId="41DCDA5B" w14:textId="25C07731" w:rsidR="00A674E6" w:rsidDel="00574465" w:rsidRDefault="00A674E6">
          <w:pPr>
            <w:pStyle w:val="TOC7"/>
            <w:tabs>
              <w:tab w:val="left" w:pos="2453"/>
              <w:tab w:val="right" w:leader="dot" w:pos="9350"/>
            </w:tabs>
            <w:rPr>
              <w:del w:id="592" w:author="Microsoft Office User" w:date="2019-12-18T10:01:00Z"/>
              <w:rFonts w:eastAsiaTheme="minorEastAsia" w:cstheme="minorBidi"/>
              <w:noProof/>
              <w:sz w:val="24"/>
              <w:szCs w:val="24"/>
              <w:lang w:val="en-US"/>
            </w:rPr>
          </w:pPr>
          <w:del w:id="593" w:author="Microsoft Office User" w:date="2019-12-18T10:01:00Z">
            <w:r w:rsidRPr="00574465" w:rsidDel="00574465">
              <w:rPr>
                <w:rFonts w:cs="Arial"/>
                <w:noProof/>
                <w:rPrChange w:id="594" w:author="Microsoft Office User" w:date="2019-12-18T10:01:00Z">
                  <w:rPr>
                    <w:rStyle w:val="Hyperlink"/>
                    <w:rFonts w:cs="Arial"/>
                    <w:noProof/>
                  </w:rPr>
                </w:rPrChange>
              </w:rPr>
              <w:delText>2.2.1.2.6.1.5</w:delText>
            </w:r>
            <w:r w:rsidDel="00574465">
              <w:rPr>
                <w:rFonts w:eastAsiaTheme="minorEastAsia" w:cstheme="minorBidi"/>
                <w:noProof/>
                <w:sz w:val="24"/>
                <w:szCs w:val="24"/>
                <w:lang w:val="en-US"/>
              </w:rPr>
              <w:tab/>
            </w:r>
            <w:r w:rsidRPr="00574465" w:rsidDel="00574465">
              <w:rPr>
                <w:rFonts w:cs="Arial"/>
                <w:noProof/>
                <w:rPrChange w:id="595" w:author="Microsoft Office User" w:date="2019-12-18T10:01:00Z">
                  <w:rPr>
                    <w:rStyle w:val="Hyperlink"/>
                    <w:rFonts w:cs="Arial"/>
                    <w:noProof/>
                  </w:rPr>
                </w:rPrChange>
              </w:rPr>
              <w:delText>How to Revert a State from the State Management Buttons</w:delText>
            </w:r>
            <w:r w:rsidDel="00574465">
              <w:rPr>
                <w:noProof/>
                <w:webHidden/>
              </w:rPr>
              <w:tab/>
            </w:r>
            <w:r w:rsidR="003A025C" w:rsidDel="00574465">
              <w:rPr>
                <w:noProof/>
                <w:webHidden/>
              </w:rPr>
              <w:delText>25</w:delText>
            </w:r>
          </w:del>
        </w:p>
        <w:p w14:paraId="50B1B14B" w14:textId="7EACC633" w:rsidR="00A674E6" w:rsidDel="00574465" w:rsidRDefault="00A674E6">
          <w:pPr>
            <w:pStyle w:val="TOC7"/>
            <w:tabs>
              <w:tab w:val="left" w:pos="2453"/>
              <w:tab w:val="right" w:leader="dot" w:pos="9350"/>
            </w:tabs>
            <w:rPr>
              <w:del w:id="596" w:author="Microsoft Office User" w:date="2019-12-18T10:01:00Z"/>
              <w:rFonts w:eastAsiaTheme="minorEastAsia" w:cstheme="minorBidi"/>
              <w:noProof/>
              <w:sz w:val="24"/>
              <w:szCs w:val="24"/>
              <w:lang w:val="en-US"/>
            </w:rPr>
          </w:pPr>
          <w:del w:id="597" w:author="Microsoft Office User" w:date="2019-12-18T10:01:00Z">
            <w:r w:rsidRPr="00574465" w:rsidDel="00574465">
              <w:rPr>
                <w:rFonts w:cs="Arial"/>
                <w:noProof/>
                <w:rPrChange w:id="598" w:author="Microsoft Office User" w:date="2019-12-18T10:01:00Z">
                  <w:rPr>
                    <w:rStyle w:val="Hyperlink"/>
                    <w:rFonts w:cs="Arial"/>
                    <w:noProof/>
                  </w:rPr>
                </w:rPrChange>
              </w:rPr>
              <w:delText>2.2.1.2.6.1.6</w:delText>
            </w:r>
            <w:r w:rsidDel="00574465">
              <w:rPr>
                <w:rFonts w:eastAsiaTheme="minorEastAsia" w:cstheme="minorBidi"/>
                <w:noProof/>
                <w:sz w:val="24"/>
                <w:szCs w:val="24"/>
                <w:lang w:val="en-US"/>
              </w:rPr>
              <w:tab/>
            </w:r>
            <w:r w:rsidRPr="00574465" w:rsidDel="00574465">
              <w:rPr>
                <w:rFonts w:cs="Arial"/>
                <w:noProof/>
                <w:rPrChange w:id="599" w:author="Microsoft Office User" w:date="2019-12-18T10:01:00Z">
                  <w:rPr>
                    <w:rStyle w:val="Hyperlink"/>
                    <w:rFonts w:cs="Arial"/>
                    <w:noProof/>
                  </w:rPr>
                </w:rPrChange>
              </w:rPr>
              <w:delText>How to: Remove a State from the Source Explorer</w:delText>
            </w:r>
            <w:r w:rsidDel="00574465">
              <w:rPr>
                <w:noProof/>
                <w:webHidden/>
              </w:rPr>
              <w:tab/>
            </w:r>
            <w:r w:rsidR="003A025C" w:rsidDel="00574465">
              <w:rPr>
                <w:noProof/>
                <w:webHidden/>
              </w:rPr>
              <w:delText>25</w:delText>
            </w:r>
          </w:del>
        </w:p>
        <w:p w14:paraId="4BEB7B16" w14:textId="74DAF8BA" w:rsidR="00A674E6" w:rsidDel="00574465" w:rsidRDefault="00A674E6">
          <w:pPr>
            <w:pStyle w:val="TOC6"/>
            <w:tabs>
              <w:tab w:val="left" w:pos="2101"/>
              <w:tab w:val="right" w:leader="dot" w:pos="9350"/>
            </w:tabs>
            <w:rPr>
              <w:del w:id="600" w:author="Microsoft Office User" w:date="2019-12-18T10:01:00Z"/>
              <w:rFonts w:eastAsiaTheme="minorEastAsia" w:cstheme="minorBidi"/>
              <w:noProof/>
              <w:sz w:val="24"/>
              <w:szCs w:val="24"/>
              <w:lang w:val="en-US"/>
            </w:rPr>
          </w:pPr>
          <w:del w:id="601" w:author="Microsoft Office User" w:date="2019-12-18T10:01:00Z">
            <w:r w:rsidRPr="00574465" w:rsidDel="00574465">
              <w:rPr>
                <w:rFonts w:cs="Arial"/>
                <w:noProof/>
                <w:rPrChange w:id="602" w:author="Microsoft Office User" w:date="2019-12-18T10:01:00Z">
                  <w:rPr>
                    <w:rStyle w:val="Hyperlink"/>
                    <w:rFonts w:cs="Arial"/>
                    <w:noProof/>
                  </w:rPr>
                </w:rPrChange>
              </w:rPr>
              <w:delText>2.2.1.2.6.2</w:delText>
            </w:r>
            <w:r w:rsidDel="00574465">
              <w:rPr>
                <w:rFonts w:eastAsiaTheme="minorEastAsia" w:cstheme="minorBidi"/>
                <w:noProof/>
                <w:sz w:val="24"/>
                <w:szCs w:val="24"/>
                <w:lang w:val="en-US"/>
              </w:rPr>
              <w:tab/>
            </w:r>
            <w:r w:rsidRPr="00574465" w:rsidDel="00574465">
              <w:rPr>
                <w:rFonts w:cs="Arial"/>
                <w:noProof/>
                <w:rPrChange w:id="603" w:author="Microsoft Office User" w:date="2019-12-18T10:01:00Z">
                  <w:rPr>
                    <w:rStyle w:val="Hyperlink"/>
                    <w:rFonts w:cs="Arial"/>
                    <w:noProof/>
                  </w:rPr>
                </w:rPrChange>
              </w:rPr>
              <w:delText>Layouts</w:delText>
            </w:r>
            <w:r w:rsidDel="00574465">
              <w:rPr>
                <w:noProof/>
                <w:webHidden/>
              </w:rPr>
              <w:tab/>
            </w:r>
            <w:r w:rsidR="003A025C" w:rsidDel="00574465">
              <w:rPr>
                <w:noProof/>
                <w:webHidden/>
              </w:rPr>
              <w:delText>26</w:delText>
            </w:r>
          </w:del>
        </w:p>
        <w:p w14:paraId="23DDE9F7" w14:textId="12D98881" w:rsidR="00A674E6" w:rsidDel="00574465" w:rsidRDefault="00A674E6">
          <w:pPr>
            <w:pStyle w:val="TOC7"/>
            <w:tabs>
              <w:tab w:val="left" w:pos="2453"/>
              <w:tab w:val="right" w:leader="dot" w:pos="9350"/>
            </w:tabs>
            <w:rPr>
              <w:del w:id="604" w:author="Microsoft Office User" w:date="2019-12-18T10:01:00Z"/>
              <w:rFonts w:eastAsiaTheme="minorEastAsia" w:cstheme="minorBidi"/>
              <w:noProof/>
              <w:sz w:val="24"/>
              <w:szCs w:val="24"/>
              <w:lang w:val="en-US"/>
            </w:rPr>
          </w:pPr>
          <w:del w:id="605" w:author="Microsoft Office User" w:date="2019-12-18T10:01:00Z">
            <w:r w:rsidRPr="00574465" w:rsidDel="00574465">
              <w:rPr>
                <w:rFonts w:cs="Arial"/>
                <w:noProof/>
                <w:rPrChange w:id="606" w:author="Microsoft Office User" w:date="2019-12-18T10:01:00Z">
                  <w:rPr>
                    <w:rStyle w:val="Hyperlink"/>
                    <w:rFonts w:cs="Arial"/>
                    <w:noProof/>
                  </w:rPr>
                </w:rPrChange>
              </w:rPr>
              <w:delText>2.2.1.2.6.2.1</w:delText>
            </w:r>
            <w:r w:rsidDel="00574465">
              <w:rPr>
                <w:rFonts w:eastAsiaTheme="minorEastAsia" w:cstheme="minorBidi"/>
                <w:noProof/>
                <w:sz w:val="24"/>
                <w:szCs w:val="24"/>
                <w:lang w:val="en-US"/>
              </w:rPr>
              <w:tab/>
            </w:r>
            <w:r w:rsidRPr="00574465" w:rsidDel="00574465">
              <w:rPr>
                <w:rFonts w:cs="Arial"/>
                <w:noProof/>
                <w:rPrChange w:id="607" w:author="Microsoft Office User" w:date="2019-12-18T10:01:00Z">
                  <w:rPr>
                    <w:rStyle w:val="Hyperlink"/>
                    <w:rFonts w:cs="Arial"/>
                    <w:noProof/>
                  </w:rPr>
                </w:rPrChange>
              </w:rPr>
              <w:delText>How to: Apply a state as a layout via Source Explorer</w:delText>
            </w:r>
            <w:r w:rsidDel="00574465">
              <w:rPr>
                <w:noProof/>
                <w:webHidden/>
              </w:rPr>
              <w:tab/>
            </w:r>
            <w:r w:rsidR="003A025C" w:rsidDel="00574465">
              <w:rPr>
                <w:noProof/>
                <w:webHidden/>
              </w:rPr>
              <w:delText>26</w:delText>
            </w:r>
          </w:del>
        </w:p>
        <w:p w14:paraId="13655C95" w14:textId="2EEF393E" w:rsidR="00A674E6" w:rsidDel="00574465" w:rsidRDefault="00A674E6">
          <w:pPr>
            <w:pStyle w:val="TOC7"/>
            <w:tabs>
              <w:tab w:val="left" w:pos="2453"/>
              <w:tab w:val="right" w:leader="dot" w:pos="9350"/>
            </w:tabs>
            <w:rPr>
              <w:del w:id="608" w:author="Microsoft Office User" w:date="2019-12-18T10:01:00Z"/>
              <w:rFonts w:eastAsiaTheme="minorEastAsia" w:cstheme="minorBidi"/>
              <w:noProof/>
              <w:sz w:val="24"/>
              <w:szCs w:val="24"/>
              <w:lang w:val="en-US"/>
            </w:rPr>
          </w:pPr>
          <w:del w:id="609" w:author="Microsoft Office User" w:date="2019-12-18T10:01:00Z">
            <w:r w:rsidRPr="00574465" w:rsidDel="00574465">
              <w:rPr>
                <w:rFonts w:cs="Arial"/>
                <w:noProof/>
                <w:rPrChange w:id="610" w:author="Microsoft Office User" w:date="2019-12-18T10:01:00Z">
                  <w:rPr>
                    <w:rStyle w:val="Hyperlink"/>
                    <w:rFonts w:cs="Arial"/>
                    <w:noProof/>
                  </w:rPr>
                </w:rPrChange>
              </w:rPr>
              <w:delText>2.2.1.2.6.2.2</w:delText>
            </w:r>
            <w:r w:rsidDel="00574465">
              <w:rPr>
                <w:rFonts w:eastAsiaTheme="minorEastAsia" w:cstheme="minorBidi"/>
                <w:noProof/>
                <w:sz w:val="24"/>
                <w:szCs w:val="24"/>
                <w:lang w:val="en-US"/>
              </w:rPr>
              <w:tab/>
            </w:r>
            <w:r w:rsidRPr="00574465" w:rsidDel="00574465">
              <w:rPr>
                <w:rFonts w:cs="Arial"/>
                <w:noProof/>
                <w:rPrChange w:id="611" w:author="Microsoft Office User" w:date="2019-12-18T10:01:00Z">
                  <w:rPr>
                    <w:rStyle w:val="Hyperlink"/>
                    <w:rFonts w:cs="Arial"/>
                    <w:noProof/>
                  </w:rPr>
                </w:rPrChange>
              </w:rPr>
              <w:delText>How to: Apply a state as a layout from the State Management Buttons</w:delText>
            </w:r>
            <w:r w:rsidDel="00574465">
              <w:rPr>
                <w:noProof/>
                <w:webHidden/>
              </w:rPr>
              <w:tab/>
            </w:r>
            <w:r w:rsidR="003A025C" w:rsidDel="00574465">
              <w:rPr>
                <w:noProof/>
                <w:webHidden/>
              </w:rPr>
              <w:delText>27</w:delText>
            </w:r>
          </w:del>
        </w:p>
        <w:p w14:paraId="329D8E48" w14:textId="0F1ED59D" w:rsidR="00A674E6" w:rsidDel="00574465" w:rsidRDefault="00A674E6">
          <w:pPr>
            <w:pStyle w:val="TOC7"/>
            <w:tabs>
              <w:tab w:val="left" w:pos="2453"/>
              <w:tab w:val="right" w:leader="dot" w:pos="9350"/>
            </w:tabs>
            <w:rPr>
              <w:del w:id="612" w:author="Microsoft Office User" w:date="2019-12-18T10:01:00Z"/>
              <w:rFonts w:eastAsiaTheme="minorEastAsia" w:cstheme="minorBidi"/>
              <w:noProof/>
              <w:sz w:val="24"/>
              <w:szCs w:val="24"/>
              <w:lang w:val="en-US"/>
            </w:rPr>
          </w:pPr>
          <w:del w:id="613" w:author="Microsoft Office User" w:date="2019-12-18T10:01:00Z">
            <w:r w:rsidRPr="00574465" w:rsidDel="00574465">
              <w:rPr>
                <w:rFonts w:cs="Arial"/>
                <w:noProof/>
                <w:rPrChange w:id="614" w:author="Microsoft Office User" w:date="2019-12-18T10:01:00Z">
                  <w:rPr>
                    <w:rStyle w:val="Hyperlink"/>
                    <w:rFonts w:cs="Arial"/>
                    <w:noProof/>
                  </w:rPr>
                </w:rPrChange>
              </w:rPr>
              <w:delText>2.2.1.2.6.2.3</w:delText>
            </w:r>
            <w:r w:rsidDel="00574465">
              <w:rPr>
                <w:rFonts w:eastAsiaTheme="minorEastAsia" w:cstheme="minorBidi"/>
                <w:noProof/>
                <w:sz w:val="24"/>
                <w:szCs w:val="24"/>
                <w:lang w:val="en-US"/>
              </w:rPr>
              <w:tab/>
            </w:r>
            <w:r w:rsidRPr="00574465" w:rsidDel="00574465">
              <w:rPr>
                <w:rFonts w:cs="Arial"/>
                <w:noProof/>
                <w:rPrChange w:id="615" w:author="Microsoft Office User" w:date="2019-12-18T10:01:00Z">
                  <w:rPr>
                    <w:rStyle w:val="Hyperlink"/>
                    <w:rFonts w:cs="Arial"/>
                    <w:noProof/>
                  </w:rPr>
                </w:rPrChange>
              </w:rPr>
              <w:delText>How to: Apply a state as a layout using URL</w:delText>
            </w:r>
            <w:r w:rsidDel="00574465">
              <w:rPr>
                <w:noProof/>
                <w:webHidden/>
              </w:rPr>
              <w:tab/>
            </w:r>
            <w:r w:rsidR="003A025C" w:rsidDel="00574465">
              <w:rPr>
                <w:noProof/>
                <w:webHidden/>
              </w:rPr>
              <w:delText>27</w:delText>
            </w:r>
          </w:del>
        </w:p>
        <w:p w14:paraId="616824F0" w14:textId="4E27026E" w:rsidR="00A674E6" w:rsidDel="00574465" w:rsidRDefault="00A674E6">
          <w:pPr>
            <w:pStyle w:val="TOC6"/>
            <w:tabs>
              <w:tab w:val="left" w:pos="2101"/>
              <w:tab w:val="right" w:leader="dot" w:pos="9350"/>
            </w:tabs>
            <w:rPr>
              <w:del w:id="616" w:author="Microsoft Office User" w:date="2019-12-18T10:01:00Z"/>
              <w:rFonts w:eastAsiaTheme="minorEastAsia" w:cstheme="minorBidi"/>
              <w:noProof/>
              <w:sz w:val="24"/>
              <w:szCs w:val="24"/>
              <w:lang w:val="en-US"/>
            </w:rPr>
          </w:pPr>
          <w:del w:id="617" w:author="Microsoft Office User" w:date="2019-12-18T10:01:00Z">
            <w:r w:rsidRPr="00574465" w:rsidDel="00574465">
              <w:rPr>
                <w:rFonts w:cs="Arial"/>
                <w:noProof/>
                <w:rPrChange w:id="618" w:author="Microsoft Office User" w:date="2019-12-18T10:01:00Z">
                  <w:rPr>
                    <w:rStyle w:val="Hyperlink"/>
                    <w:rFonts w:cs="Arial"/>
                    <w:noProof/>
                  </w:rPr>
                </w:rPrChange>
              </w:rPr>
              <w:delText>2.2.1.2.6.3</w:delText>
            </w:r>
            <w:r w:rsidDel="00574465">
              <w:rPr>
                <w:rFonts w:eastAsiaTheme="minorEastAsia" w:cstheme="minorBidi"/>
                <w:noProof/>
                <w:sz w:val="24"/>
                <w:szCs w:val="24"/>
                <w:lang w:val="en-US"/>
              </w:rPr>
              <w:tab/>
            </w:r>
            <w:r w:rsidRPr="00574465" w:rsidDel="00574465">
              <w:rPr>
                <w:rFonts w:cs="Arial"/>
                <w:noProof/>
                <w:rPrChange w:id="619" w:author="Microsoft Office User" w:date="2019-12-18T10:01:00Z">
                  <w:rPr>
                    <w:rStyle w:val="Hyperlink"/>
                    <w:rFonts w:cs="Arial"/>
                    <w:noProof/>
                  </w:rPr>
                </w:rPrChange>
              </w:rPr>
              <w:delText>Shareable Links</w:delText>
            </w:r>
            <w:r w:rsidDel="00574465">
              <w:rPr>
                <w:noProof/>
                <w:webHidden/>
              </w:rPr>
              <w:tab/>
            </w:r>
            <w:r w:rsidR="003A025C" w:rsidDel="00574465">
              <w:rPr>
                <w:noProof/>
                <w:webHidden/>
              </w:rPr>
              <w:delText>27</w:delText>
            </w:r>
          </w:del>
        </w:p>
        <w:p w14:paraId="735E01A5" w14:textId="19F05EE1" w:rsidR="00A674E6" w:rsidDel="00574465" w:rsidRDefault="00A674E6">
          <w:pPr>
            <w:pStyle w:val="TOC7"/>
            <w:tabs>
              <w:tab w:val="left" w:pos="2453"/>
              <w:tab w:val="right" w:leader="dot" w:pos="9350"/>
            </w:tabs>
            <w:rPr>
              <w:del w:id="620" w:author="Microsoft Office User" w:date="2019-12-18T10:01:00Z"/>
              <w:rFonts w:eastAsiaTheme="minorEastAsia" w:cstheme="minorBidi"/>
              <w:noProof/>
              <w:sz w:val="24"/>
              <w:szCs w:val="24"/>
              <w:lang w:val="en-US"/>
            </w:rPr>
          </w:pPr>
          <w:del w:id="621" w:author="Microsoft Office User" w:date="2019-12-18T10:01:00Z">
            <w:r w:rsidRPr="00574465" w:rsidDel="00574465">
              <w:rPr>
                <w:rFonts w:cs="Arial"/>
                <w:noProof/>
                <w:rPrChange w:id="622" w:author="Microsoft Office User" w:date="2019-12-18T10:01:00Z">
                  <w:rPr>
                    <w:rStyle w:val="Hyperlink"/>
                    <w:rFonts w:cs="Arial"/>
                    <w:noProof/>
                  </w:rPr>
                </w:rPrChange>
              </w:rPr>
              <w:delText>2.2.1.2.6.3.1</w:delText>
            </w:r>
            <w:r w:rsidDel="00574465">
              <w:rPr>
                <w:rFonts w:eastAsiaTheme="minorEastAsia" w:cstheme="minorBidi"/>
                <w:noProof/>
                <w:sz w:val="24"/>
                <w:szCs w:val="24"/>
                <w:lang w:val="en-US"/>
              </w:rPr>
              <w:tab/>
            </w:r>
            <w:r w:rsidRPr="00574465" w:rsidDel="00574465">
              <w:rPr>
                <w:rFonts w:cs="Arial"/>
                <w:noProof/>
                <w:rPrChange w:id="623" w:author="Microsoft Office User" w:date="2019-12-18T10:01:00Z">
                  <w:rPr>
                    <w:rStyle w:val="Hyperlink"/>
                    <w:rFonts w:cs="Arial"/>
                    <w:noProof/>
                  </w:rPr>
                </w:rPrChange>
              </w:rPr>
              <w:delText>How to get a Shareable Link</w:delText>
            </w:r>
            <w:r w:rsidDel="00574465">
              <w:rPr>
                <w:noProof/>
                <w:webHidden/>
              </w:rPr>
              <w:tab/>
            </w:r>
            <w:r w:rsidR="003A025C" w:rsidDel="00574465">
              <w:rPr>
                <w:noProof/>
                <w:webHidden/>
              </w:rPr>
              <w:delText>27</w:delText>
            </w:r>
          </w:del>
        </w:p>
        <w:p w14:paraId="78721DCF" w14:textId="2159B4F1" w:rsidR="00A674E6" w:rsidDel="00574465" w:rsidRDefault="00A674E6">
          <w:pPr>
            <w:pStyle w:val="TOC5"/>
            <w:tabs>
              <w:tab w:val="left" w:pos="1749"/>
              <w:tab w:val="right" w:leader="dot" w:pos="9350"/>
            </w:tabs>
            <w:rPr>
              <w:del w:id="624" w:author="Microsoft Office User" w:date="2019-12-18T10:01:00Z"/>
              <w:rFonts w:eastAsiaTheme="minorEastAsia" w:cstheme="minorBidi"/>
              <w:noProof/>
              <w:sz w:val="24"/>
              <w:szCs w:val="24"/>
              <w:lang w:val="en-US"/>
            </w:rPr>
          </w:pPr>
          <w:del w:id="625" w:author="Microsoft Office User" w:date="2019-12-18T10:01:00Z">
            <w:r w:rsidRPr="00574465" w:rsidDel="00574465">
              <w:rPr>
                <w:rFonts w:cs="Arial"/>
                <w:noProof/>
                <w:rPrChange w:id="626" w:author="Microsoft Office User" w:date="2019-12-18T10:01:00Z">
                  <w:rPr>
                    <w:rStyle w:val="Hyperlink"/>
                    <w:rFonts w:cs="Arial"/>
                    <w:noProof/>
                  </w:rPr>
                </w:rPrChange>
              </w:rPr>
              <w:delText>2.2.1.2.7</w:delText>
            </w:r>
            <w:r w:rsidDel="00574465">
              <w:rPr>
                <w:rFonts w:eastAsiaTheme="minorEastAsia" w:cstheme="minorBidi"/>
                <w:noProof/>
                <w:sz w:val="24"/>
                <w:szCs w:val="24"/>
                <w:lang w:val="en-US"/>
              </w:rPr>
              <w:tab/>
            </w:r>
            <w:r w:rsidRPr="00574465" w:rsidDel="00574465">
              <w:rPr>
                <w:rFonts w:cs="Arial"/>
                <w:noProof/>
                <w:rPrChange w:id="627" w:author="Microsoft Office User" w:date="2019-12-18T10:01:00Z">
                  <w:rPr>
                    <w:rStyle w:val="Hyperlink"/>
                    <w:rFonts w:cs="Arial"/>
                    <w:noProof/>
                  </w:rPr>
                </w:rPrChange>
              </w:rPr>
              <w:delText>Export Data</w:delText>
            </w:r>
            <w:r w:rsidDel="00574465">
              <w:rPr>
                <w:noProof/>
                <w:webHidden/>
              </w:rPr>
              <w:tab/>
            </w:r>
            <w:r w:rsidR="003A025C" w:rsidDel="00574465">
              <w:rPr>
                <w:noProof/>
                <w:webHidden/>
              </w:rPr>
              <w:delText>28</w:delText>
            </w:r>
          </w:del>
        </w:p>
        <w:p w14:paraId="4CEE8C9A" w14:textId="09DD059D" w:rsidR="00A674E6" w:rsidDel="00574465" w:rsidRDefault="00A674E6">
          <w:pPr>
            <w:pStyle w:val="TOC6"/>
            <w:tabs>
              <w:tab w:val="left" w:pos="2101"/>
              <w:tab w:val="right" w:leader="dot" w:pos="9350"/>
            </w:tabs>
            <w:rPr>
              <w:del w:id="628" w:author="Microsoft Office User" w:date="2019-12-18T10:01:00Z"/>
              <w:rFonts w:eastAsiaTheme="minorEastAsia" w:cstheme="minorBidi"/>
              <w:noProof/>
              <w:sz w:val="24"/>
              <w:szCs w:val="24"/>
              <w:lang w:val="en-US"/>
            </w:rPr>
          </w:pPr>
          <w:del w:id="629" w:author="Microsoft Office User" w:date="2019-12-18T10:01:00Z">
            <w:r w:rsidRPr="00574465" w:rsidDel="00574465">
              <w:rPr>
                <w:rFonts w:cs="Arial"/>
                <w:noProof/>
                <w:rPrChange w:id="630" w:author="Microsoft Office User" w:date="2019-12-18T10:01:00Z">
                  <w:rPr>
                    <w:rStyle w:val="Hyperlink"/>
                    <w:rFonts w:cs="Arial"/>
                    <w:noProof/>
                  </w:rPr>
                </w:rPrChange>
              </w:rPr>
              <w:delText>2.2.1.2.7.1</w:delText>
            </w:r>
            <w:r w:rsidDel="00574465">
              <w:rPr>
                <w:rFonts w:eastAsiaTheme="minorEastAsia" w:cstheme="minorBidi"/>
                <w:noProof/>
                <w:sz w:val="24"/>
                <w:szCs w:val="24"/>
                <w:lang w:val="en-US"/>
              </w:rPr>
              <w:tab/>
            </w:r>
            <w:r w:rsidRPr="00574465" w:rsidDel="00574465">
              <w:rPr>
                <w:rFonts w:cs="Arial"/>
                <w:noProof/>
                <w:rPrChange w:id="631" w:author="Microsoft Office User" w:date="2019-12-18T10:01:00Z">
                  <w:rPr>
                    <w:rStyle w:val="Hyperlink"/>
                    <w:rFonts w:cs="Arial"/>
                    <w:noProof/>
                  </w:rPr>
                </w:rPrChange>
              </w:rPr>
              <w:delText>How to: Export your data</w:delText>
            </w:r>
            <w:r w:rsidDel="00574465">
              <w:rPr>
                <w:noProof/>
                <w:webHidden/>
              </w:rPr>
              <w:tab/>
            </w:r>
            <w:r w:rsidR="003A025C" w:rsidDel="00574465">
              <w:rPr>
                <w:noProof/>
                <w:webHidden/>
              </w:rPr>
              <w:delText>28</w:delText>
            </w:r>
          </w:del>
        </w:p>
        <w:p w14:paraId="7694DA44" w14:textId="06B6AD77" w:rsidR="00A674E6" w:rsidDel="00574465" w:rsidRDefault="00A674E6">
          <w:pPr>
            <w:pStyle w:val="TOC6"/>
            <w:tabs>
              <w:tab w:val="left" w:pos="2101"/>
              <w:tab w:val="right" w:leader="dot" w:pos="9350"/>
            </w:tabs>
            <w:rPr>
              <w:del w:id="632" w:author="Microsoft Office User" w:date="2019-12-18T10:01:00Z"/>
              <w:rFonts w:eastAsiaTheme="minorEastAsia" w:cstheme="minorBidi"/>
              <w:noProof/>
              <w:sz w:val="24"/>
              <w:szCs w:val="24"/>
              <w:lang w:val="en-US"/>
            </w:rPr>
          </w:pPr>
          <w:del w:id="633" w:author="Microsoft Office User" w:date="2019-12-18T10:01:00Z">
            <w:r w:rsidRPr="00574465" w:rsidDel="00574465">
              <w:rPr>
                <w:rFonts w:cs="Arial"/>
                <w:noProof/>
                <w:rPrChange w:id="634" w:author="Microsoft Office User" w:date="2019-12-18T10:01:00Z">
                  <w:rPr>
                    <w:rStyle w:val="Hyperlink"/>
                    <w:rFonts w:cs="Arial"/>
                    <w:noProof/>
                  </w:rPr>
                </w:rPrChange>
              </w:rPr>
              <w:delText>2.2.1.2.7.2</w:delText>
            </w:r>
            <w:r w:rsidDel="00574465">
              <w:rPr>
                <w:rFonts w:eastAsiaTheme="minorEastAsia" w:cstheme="minorBidi"/>
                <w:noProof/>
                <w:sz w:val="24"/>
                <w:szCs w:val="24"/>
                <w:lang w:val="en-US"/>
              </w:rPr>
              <w:tab/>
            </w:r>
            <w:r w:rsidRPr="00574465" w:rsidDel="00574465">
              <w:rPr>
                <w:rFonts w:cs="Arial"/>
                <w:noProof/>
                <w:rPrChange w:id="635" w:author="Microsoft Office User" w:date="2019-12-18T10:01:00Z">
                  <w:rPr>
                    <w:rStyle w:val="Hyperlink"/>
                    <w:rFonts w:cs="Arial"/>
                    <w:noProof/>
                  </w:rPr>
                </w:rPrChange>
              </w:rPr>
              <w:delText>How to: Export your data in ‘All-in-one’ file</w:delText>
            </w:r>
            <w:r w:rsidDel="00574465">
              <w:rPr>
                <w:noProof/>
                <w:webHidden/>
              </w:rPr>
              <w:tab/>
            </w:r>
            <w:r w:rsidR="003A025C" w:rsidDel="00574465">
              <w:rPr>
                <w:noProof/>
                <w:webHidden/>
              </w:rPr>
              <w:delText>28</w:delText>
            </w:r>
          </w:del>
        </w:p>
        <w:p w14:paraId="4786593D" w14:textId="0D15CC60" w:rsidR="00A674E6" w:rsidDel="00574465" w:rsidRDefault="00A674E6">
          <w:pPr>
            <w:pStyle w:val="TOC5"/>
            <w:tabs>
              <w:tab w:val="left" w:pos="1749"/>
              <w:tab w:val="right" w:leader="dot" w:pos="9350"/>
            </w:tabs>
            <w:rPr>
              <w:del w:id="636" w:author="Microsoft Office User" w:date="2019-12-18T10:01:00Z"/>
              <w:rFonts w:eastAsiaTheme="minorEastAsia" w:cstheme="minorBidi"/>
              <w:noProof/>
              <w:sz w:val="24"/>
              <w:szCs w:val="24"/>
              <w:lang w:val="en-US"/>
            </w:rPr>
          </w:pPr>
          <w:del w:id="637" w:author="Microsoft Office User" w:date="2019-12-18T10:01:00Z">
            <w:r w:rsidRPr="00574465" w:rsidDel="00574465">
              <w:rPr>
                <w:rFonts w:cs="Arial"/>
                <w:noProof/>
                <w:rPrChange w:id="638" w:author="Microsoft Office User" w:date="2019-12-18T10:01:00Z">
                  <w:rPr>
                    <w:rStyle w:val="Hyperlink"/>
                    <w:rFonts w:cs="Arial"/>
                    <w:noProof/>
                  </w:rPr>
                </w:rPrChange>
              </w:rPr>
              <w:delText>2.2.1.2.8</w:delText>
            </w:r>
            <w:r w:rsidDel="00574465">
              <w:rPr>
                <w:rFonts w:eastAsiaTheme="minorEastAsia" w:cstheme="minorBidi"/>
                <w:noProof/>
                <w:sz w:val="24"/>
                <w:szCs w:val="24"/>
                <w:lang w:val="en-US"/>
              </w:rPr>
              <w:tab/>
            </w:r>
            <w:r w:rsidRPr="00574465" w:rsidDel="00574465">
              <w:rPr>
                <w:rFonts w:cs="Arial"/>
                <w:noProof/>
                <w:rPrChange w:id="639" w:author="Microsoft Office User" w:date="2019-12-18T10:01:00Z">
                  <w:rPr>
                    <w:rStyle w:val="Hyperlink"/>
                    <w:rFonts w:cs="Arial"/>
                    <w:noProof/>
                  </w:rPr>
                </w:rPrChange>
              </w:rPr>
              <w:delText>Situational Awareness</w:delText>
            </w:r>
            <w:r w:rsidDel="00574465">
              <w:rPr>
                <w:noProof/>
                <w:webHidden/>
              </w:rPr>
              <w:tab/>
            </w:r>
            <w:r w:rsidR="003A025C" w:rsidDel="00574465">
              <w:rPr>
                <w:noProof/>
                <w:webHidden/>
              </w:rPr>
              <w:delText>30</w:delText>
            </w:r>
          </w:del>
        </w:p>
        <w:p w14:paraId="081A60CA" w14:textId="4C7740A8" w:rsidR="00A674E6" w:rsidDel="00574465" w:rsidRDefault="00A674E6">
          <w:pPr>
            <w:pStyle w:val="TOC6"/>
            <w:tabs>
              <w:tab w:val="left" w:pos="2101"/>
              <w:tab w:val="right" w:leader="dot" w:pos="9350"/>
            </w:tabs>
            <w:rPr>
              <w:del w:id="640" w:author="Microsoft Office User" w:date="2019-12-18T10:01:00Z"/>
              <w:rFonts w:eastAsiaTheme="minorEastAsia" w:cstheme="minorBidi"/>
              <w:noProof/>
              <w:sz w:val="24"/>
              <w:szCs w:val="24"/>
              <w:lang w:val="en-US"/>
            </w:rPr>
          </w:pPr>
          <w:del w:id="641" w:author="Microsoft Office User" w:date="2019-12-18T10:01:00Z">
            <w:r w:rsidRPr="00574465" w:rsidDel="00574465">
              <w:rPr>
                <w:rFonts w:cs="Arial"/>
                <w:noProof/>
                <w:rPrChange w:id="642" w:author="Microsoft Office User" w:date="2019-12-18T10:01:00Z">
                  <w:rPr>
                    <w:rStyle w:val="Hyperlink"/>
                    <w:rFonts w:cs="Arial"/>
                    <w:noProof/>
                  </w:rPr>
                </w:rPrChange>
              </w:rPr>
              <w:delText>2.2.1.2.8.1</w:delText>
            </w:r>
            <w:r w:rsidDel="00574465">
              <w:rPr>
                <w:rFonts w:eastAsiaTheme="minorEastAsia" w:cstheme="minorBidi"/>
                <w:noProof/>
                <w:sz w:val="24"/>
                <w:szCs w:val="24"/>
                <w:lang w:val="en-US"/>
              </w:rPr>
              <w:tab/>
            </w:r>
            <w:r w:rsidRPr="00574465" w:rsidDel="00574465">
              <w:rPr>
                <w:rFonts w:cs="Arial"/>
                <w:noProof/>
                <w:rPrChange w:id="643" w:author="Microsoft Office User" w:date="2019-12-18T10:01:00Z">
                  <w:rPr>
                    <w:rStyle w:val="Hyperlink"/>
                    <w:rFonts w:cs="Arial"/>
                    <w:noProof/>
                  </w:rPr>
                </w:rPrChange>
              </w:rPr>
              <w:delText>How To: Enable situational awareness</w:delText>
            </w:r>
            <w:r w:rsidDel="00574465">
              <w:rPr>
                <w:noProof/>
                <w:webHidden/>
              </w:rPr>
              <w:tab/>
            </w:r>
            <w:r w:rsidR="003A025C" w:rsidDel="00574465">
              <w:rPr>
                <w:noProof/>
                <w:webHidden/>
              </w:rPr>
              <w:delText>30</w:delText>
            </w:r>
          </w:del>
        </w:p>
        <w:p w14:paraId="76FFE0DF" w14:textId="5F02C292" w:rsidR="00A674E6" w:rsidDel="00574465" w:rsidRDefault="00A674E6">
          <w:pPr>
            <w:pStyle w:val="TOC5"/>
            <w:tabs>
              <w:tab w:val="left" w:pos="1749"/>
              <w:tab w:val="right" w:leader="dot" w:pos="9350"/>
            </w:tabs>
            <w:rPr>
              <w:del w:id="644" w:author="Microsoft Office User" w:date="2019-12-18T10:01:00Z"/>
              <w:rFonts w:eastAsiaTheme="minorEastAsia" w:cstheme="minorBidi"/>
              <w:noProof/>
              <w:sz w:val="24"/>
              <w:szCs w:val="24"/>
              <w:lang w:val="en-US"/>
            </w:rPr>
          </w:pPr>
          <w:del w:id="645" w:author="Microsoft Office User" w:date="2019-12-18T10:01:00Z">
            <w:r w:rsidRPr="00574465" w:rsidDel="00574465">
              <w:rPr>
                <w:rFonts w:cs="Arial"/>
                <w:noProof/>
                <w:rPrChange w:id="646" w:author="Microsoft Office User" w:date="2019-12-18T10:01:00Z">
                  <w:rPr>
                    <w:rStyle w:val="Hyperlink"/>
                    <w:rFonts w:cs="Arial"/>
                    <w:noProof/>
                  </w:rPr>
                </w:rPrChange>
              </w:rPr>
              <w:delText>2.2.1.2.9</w:delText>
            </w:r>
            <w:r w:rsidDel="00574465">
              <w:rPr>
                <w:rFonts w:eastAsiaTheme="minorEastAsia" w:cstheme="minorBidi"/>
                <w:noProof/>
                <w:sz w:val="24"/>
                <w:szCs w:val="24"/>
                <w:lang w:val="en-US"/>
              </w:rPr>
              <w:tab/>
            </w:r>
            <w:r w:rsidRPr="00574465" w:rsidDel="00574465">
              <w:rPr>
                <w:rFonts w:cs="Arial"/>
                <w:noProof/>
                <w:rPrChange w:id="647" w:author="Microsoft Office User" w:date="2019-12-18T10:01:00Z">
                  <w:rPr>
                    <w:rStyle w:val="Hyperlink"/>
                    <w:rFonts w:cs="Arial"/>
                    <w:noProof/>
                  </w:rPr>
                </w:rPrChange>
              </w:rPr>
              <w:delText>Epochs</w:delText>
            </w:r>
            <w:r w:rsidDel="00574465">
              <w:rPr>
                <w:noProof/>
                <w:webHidden/>
              </w:rPr>
              <w:tab/>
            </w:r>
            <w:r w:rsidR="003A025C" w:rsidDel="00574465">
              <w:rPr>
                <w:noProof/>
                <w:webHidden/>
              </w:rPr>
              <w:delText>31</w:delText>
            </w:r>
          </w:del>
        </w:p>
        <w:p w14:paraId="5162D3C1" w14:textId="760DE2F6" w:rsidR="00A674E6" w:rsidDel="00574465" w:rsidRDefault="00A674E6">
          <w:pPr>
            <w:pStyle w:val="TOC6"/>
            <w:tabs>
              <w:tab w:val="left" w:pos="2101"/>
              <w:tab w:val="right" w:leader="dot" w:pos="9350"/>
            </w:tabs>
            <w:rPr>
              <w:del w:id="648" w:author="Microsoft Office User" w:date="2019-12-18T10:01:00Z"/>
              <w:rFonts w:eastAsiaTheme="minorEastAsia" w:cstheme="minorBidi"/>
              <w:noProof/>
              <w:sz w:val="24"/>
              <w:szCs w:val="24"/>
              <w:lang w:val="en-US"/>
            </w:rPr>
          </w:pPr>
          <w:del w:id="649" w:author="Microsoft Office User" w:date="2019-12-18T10:01:00Z">
            <w:r w:rsidRPr="00574465" w:rsidDel="00574465">
              <w:rPr>
                <w:rFonts w:cs="Arial"/>
                <w:noProof/>
                <w:rPrChange w:id="650" w:author="Microsoft Office User" w:date="2019-12-18T10:01:00Z">
                  <w:rPr>
                    <w:rStyle w:val="Hyperlink"/>
                    <w:rFonts w:cs="Arial"/>
                    <w:noProof/>
                  </w:rPr>
                </w:rPrChange>
              </w:rPr>
              <w:delText>2.2.1.2.9.1</w:delText>
            </w:r>
            <w:r w:rsidDel="00574465">
              <w:rPr>
                <w:rFonts w:eastAsiaTheme="minorEastAsia" w:cstheme="minorBidi"/>
                <w:noProof/>
                <w:sz w:val="24"/>
                <w:szCs w:val="24"/>
                <w:lang w:val="en-US"/>
              </w:rPr>
              <w:tab/>
            </w:r>
            <w:r w:rsidRPr="00574465" w:rsidDel="00574465">
              <w:rPr>
                <w:rFonts w:cs="Arial"/>
                <w:noProof/>
                <w:rPrChange w:id="651" w:author="Microsoft Office User" w:date="2019-12-18T10:01:00Z">
                  <w:rPr>
                    <w:rStyle w:val="Hyperlink"/>
                    <w:rFonts w:cs="Arial"/>
                    <w:noProof/>
                  </w:rPr>
                </w:rPrChange>
              </w:rPr>
              <w:delText>How To: Load an Epoch</w:delText>
            </w:r>
            <w:r w:rsidDel="00574465">
              <w:rPr>
                <w:noProof/>
                <w:webHidden/>
              </w:rPr>
              <w:tab/>
            </w:r>
            <w:r w:rsidR="003A025C" w:rsidDel="00574465">
              <w:rPr>
                <w:noProof/>
                <w:webHidden/>
              </w:rPr>
              <w:delText>31</w:delText>
            </w:r>
          </w:del>
        </w:p>
        <w:p w14:paraId="57627FFC" w14:textId="64024EDF" w:rsidR="00A674E6" w:rsidDel="00574465" w:rsidRDefault="00A674E6">
          <w:pPr>
            <w:pStyle w:val="TOC6"/>
            <w:tabs>
              <w:tab w:val="left" w:pos="2101"/>
              <w:tab w:val="right" w:leader="dot" w:pos="9350"/>
            </w:tabs>
            <w:rPr>
              <w:del w:id="652" w:author="Microsoft Office User" w:date="2019-12-18T10:01:00Z"/>
              <w:rFonts w:eastAsiaTheme="minorEastAsia" w:cstheme="minorBidi"/>
              <w:noProof/>
              <w:sz w:val="24"/>
              <w:szCs w:val="24"/>
              <w:lang w:val="en-US"/>
            </w:rPr>
          </w:pPr>
          <w:del w:id="653" w:author="Microsoft Office User" w:date="2019-12-18T10:01:00Z">
            <w:r w:rsidRPr="00574465" w:rsidDel="00574465">
              <w:rPr>
                <w:rFonts w:cs="Arial"/>
                <w:noProof/>
                <w:rPrChange w:id="654" w:author="Microsoft Office User" w:date="2019-12-18T10:01:00Z">
                  <w:rPr>
                    <w:rStyle w:val="Hyperlink"/>
                    <w:rFonts w:cs="Arial"/>
                    <w:noProof/>
                  </w:rPr>
                </w:rPrChange>
              </w:rPr>
              <w:delText>2.2.1.2.9.2</w:delText>
            </w:r>
            <w:r w:rsidDel="00574465">
              <w:rPr>
                <w:rFonts w:eastAsiaTheme="minorEastAsia" w:cstheme="minorBidi"/>
                <w:noProof/>
                <w:sz w:val="24"/>
                <w:szCs w:val="24"/>
                <w:lang w:val="en-US"/>
              </w:rPr>
              <w:tab/>
            </w:r>
            <w:r w:rsidRPr="00574465" w:rsidDel="00574465">
              <w:rPr>
                <w:rFonts w:cs="Arial"/>
                <w:noProof/>
                <w:rPrChange w:id="655" w:author="Microsoft Office User" w:date="2019-12-18T10:01:00Z">
                  <w:rPr>
                    <w:rStyle w:val="Hyperlink"/>
                    <w:rFonts w:cs="Arial"/>
                    <w:noProof/>
                  </w:rPr>
                </w:rPrChange>
              </w:rPr>
              <w:delText>How To: Use an Epoch</w:delText>
            </w:r>
            <w:r w:rsidDel="00574465">
              <w:rPr>
                <w:noProof/>
                <w:webHidden/>
              </w:rPr>
              <w:tab/>
            </w:r>
            <w:r w:rsidR="003A025C" w:rsidDel="00574465">
              <w:rPr>
                <w:noProof/>
                <w:webHidden/>
              </w:rPr>
              <w:delText>32</w:delText>
            </w:r>
          </w:del>
        </w:p>
        <w:p w14:paraId="78D4BD76" w14:textId="20883EB1" w:rsidR="00A674E6" w:rsidDel="00574465" w:rsidRDefault="00A674E6">
          <w:pPr>
            <w:pStyle w:val="TOC6"/>
            <w:tabs>
              <w:tab w:val="left" w:pos="2101"/>
              <w:tab w:val="right" w:leader="dot" w:pos="9350"/>
            </w:tabs>
            <w:rPr>
              <w:del w:id="656" w:author="Microsoft Office User" w:date="2019-12-18T10:01:00Z"/>
              <w:rFonts w:eastAsiaTheme="minorEastAsia" w:cstheme="minorBidi"/>
              <w:noProof/>
              <w:sz w:val="24"/>
              <w:szCs w:val="24"/>
              <w:lang w:val="en-US"/>
            </w:rPr>
          </w:pPr>
          <w:del w:id="657" w:author="Microsoft Office User" w:date="2019-12-18T10:01:00Z">
            <w:r w:rsidRPr="00574465" w:rsidDel="00574465">
              <w:rPr>
                <w:rFonts w:cs="Arial"/>
                <w:noProof/>
                <w:rPrChange w:id="658" w:author="Microsoft Office User" w:date="2019-12-18T10:01:00Z">
                  <w:rPr>
                    <w:rStyle w:val="Hyperlink"/>
                    <w:rFonts w:cs="Arial"/>
                    <w:noProof/>
                  </w:rPr>
                </w:rPrChange>
              </w:rPr>
              <w:delText>2.2.1.2.9.3</w:delText>
            </w:r>
            <w:r w:rsidDel="00574465">
              <w:rPr>
                <w:rFonts w:eastAsiaTheme="minorEastAsia" w:cstheme="minorBidi"/>
                <w:noProof/>
                <w:sz w:val="24"/>
                <w:szCs w:val="24"/>
                <w:lang w:val="en-US"/>
              </w:rPr>
              <w:tab/>
            </w:r>
            <w:r w:rsidRPr="00574465" w:rsidDel="00574465">
              <w:rPr>
                <w:rFonts w:cs="Arial"/>
                <w:noProof/>
                <w:rPrChange w:id="659" w:author="Microsoft Office User" w:date="2019-12-18T10:01:00Z">
                  <w:rPr>
                    <w:rStyle w:val="Hyperlink"/>
                    <w:rFonts w:cs="Arial"/>
                    <w:noProof/>
                  </w:rPr>
                </w:rPrChange>
              </w:rPr>
              <w:delText>How To: Add an Epoch entry</w:delText>
            </w:r>
            <w:r w:rsidDel="00574465">
              <w:rPr>
                <w:noProof/>
                <w:webHidden/>
              </w:rPr>
              <w:tab/>
            </w:r>
            <w:r w:rsidR="003A025C" w:rsidDel="00574465">
              <w:rPr>
                <w:noProof/>
                <w:webHidden/>
              </w:rPr>
              <w:delText>32</w:delText>
            </w:r>
          </w:del>
        </w:p>
        <w:p w14:paraId="14754CAF" w14:textId="04FB9777" w:rsidR="00A674E6" w:rsidDel="00574465" w:rsidRDefault="00A674E6">
          <w:pPr>
            <w:pStyle w:val="TOC6"/>
            <w:tabs>
              <w:tab w:val="left" w:pos="2101"/>
              <w:tab w:val="right" w:leader="dot" w:pos="9350"/>
            </w:tabs>
            <w:rPr>
              <w:del w:id="660" w:author="Microsoft Office User" w:date="2019-12-18T10:01:00Z"/>
              <w:rFonts w:eastAsiaTheme="minorEastAsia" w:cstheme="minorBidi"/>
              <w:noProof/>
              <w:sz w:val="24"/>
              <w:szCs w:val="24"/>
              <w:lang w:val="en-US"/>
            </w:rPr>
          </w:pPr>
          <w:del w:id="661" w:author="Microsoft Office User" w:date="2019-12-18T10:01:00Z">
            <w:r w:rsidRPr="00574465" w:rsidDel="00574465">
              <w:rPr>
                <w:rFonts w:cs="Arial"/>
                <w:noProof/>
                <w:rPrChange w:id="662" w:author="Microsoft Office User" w:date="2019-12-18T10:01:00Z">
                  <w:rPr>
                    <w:rStyle w:val="Hyperlink"/>
                    <w:rFonts w:cs="Arial"/>
                    <w:noProof/>
                  </w:rPr>
                </w:rPrChange>
              </w:rPr>
              <w:delText>2.2.1.2.9.4</w:delText>
            </w:r>
            <w:r w:rsidDel="00574465">
              <w:rPr>
                <w:rFonts w:eastAsiaTheme="minorEastAsia" w:cstheme="minorBidi"/>
                <w:noProof/>
                <w:sz w:val="24"/>
                <w:szCs w:val="24"/>
                <w:lang w:val="en-US"/>
              </w:rPr>
              <w:tab/>
            </w:r>
            <w:r w:rsidRPr="00574465" w:rsidDel="00574465">
              <w:rPr>
                <w:rFonts w:cs="Arial"/>
                <w:noProof/>
                <w:rPrChange w:id="663" w:author="Microsoft Office User" w:date="2019-12-18T10:01:00Z">
                  <w:rPr>
                    <w:rStyle w:val="Hyperlink"/>
                    <w:rFonts w:cs="Arial"/>
                    <w:noProof/>
                  </w:rPr>
                </w:rPrChange>
              </w:rPr>
              <w:delText>How To: Remove an Epoch entry</w:delText>
            </w:r>
            <w:r w:rsidDel="00574465">
              <w:rPr>
                <w:noProof/>
                <w:webHidden/>
              </w:rPr>
              <w:tab/>
            </w:r>
            <w:r w:rsidR="003A025C" w:rsidDel="00574465">
              <w:rPr>
                <w:noProof/>
                <w:webHidden/>
              </w:rPr>
              <w:delText>32</w:delText>
            </w:r>
          </w:del>
        </w:p>
        <w:p w14:paraId="730B8FF1" w14:textId="10161D38" w:rsidR="00A674E6" w:rsidDel="00574465" w:rsidRDefault="00A674E6">
          <w:pPr>
            <w:pStyle w:val="TOC6"/>
            <w:tabs>
              <w:tab w:val="left" w:pos="2101"/>
              <w:tab w:val="right" w:leader="dot" w:pos="9350"/>
            </w:tabs>
            <w:rPr>
              <w:del w:id="664" w:author="Microsoft Office User" w:date="2019-12-18T10:01:00Z"/>
              <w:rFonts w:eastAsiaTheme="minorEastAsia" w:cstheme="minorBidi"/>
              <w:noProof/>
              <w:sz w:val="24"/>
              <w:szCs w:val="24"/>
              <w:lang w:val="en-US"/>
            </w:rPr>
          </w:pPr>
          <w:del w:id="665" w:author="Microsoft Office User" w:date="2019-12-18T10:01:00Z">
            <w:r w:rsidRPr="00574465" w:rsidDel="00574465">
              <w:rPr>
                <w:rFonts w:cs="Arial"/>
                <w:noProof/>
                <w:rPrChange w:id="666" w:author="Microsoft Office User" w:date="2019-12-18T10:01:00Z">
                  <w:rPr>
                    <w:rStyle w:val="Hyperlink"/>
                    <w:rFonts w:cs="Arial"/>
                    <w:noProof/>
                  </w:rPr>
                </w:rPrChange>
              </w:rPr>
              <w:delText>2.2.1.2.9.5</w:delText>
            </w:r>
            <w:r w:rsidDel="00574465">
              <w:rPr>
                <w:rFonts w:eastAsiaTheme="minorEastAsia" w:cstheme="minorBidi"/>
                <w:noProof/>
                <w:sz w:val="24"/>
                <w:szCs w:val="24"/>
                <w:lang w:val="en-US"/>
              </w:rPr>
              <w:tab/>
            </w:r>
            <w:r w:rsidRPr="00574465" w:rsidDel="00574465">
              <w:rPr>
                <w:rFonts w:cs="Arial"/>
                <w:noProof/>
                <w:rPrChange w:id="667" w:author="Microsoft Office User" w:date="2019-12-18T10:01:00Z">
                  <w:rPr>
                    <w:rStyle w:val="Hyperlink"/>
                    <w:rFonts w:cs="Arial"/>
                    <w:noProof/>
                  </w:rPr>
                </w:rPrChange>
              </w:rPr>
              <w:delText>How To: Save an Epoch File</w:delText>
            </w:r>
            <w:r w:rsidDel="00574465">
              <w:rPr>
                <w:noProof/>
                <w:webHidden/>
              </w:rPr>
              <w:tab/>
            </w:r>
            <w:r w:rsidR="003A025C" w:rsidDel="00574465">
              <w:rPr>
                <w:noProof/>
                <w:webHidden/>
              </w:rPr>
              <w:delText>32</w:delText>
            </w:r>
          </w:del>
        </w:p>
        <w:p w14:paraId="30E3E983" w14:textId="3813FAEA" w:rsidR="00EF46F4" w:rsidRPr="00E72880" w:rsidRDefault="00EF46F4" w:rsidP="00672D76">
          <w:pPr>
            <w:spacing w:line="276" w:lineRule="auto"/>
            <w:rPr>
              <w:rFonts w:cs="Arial"/>
            </w:rPr>
          </w:pPr>
          <w:r w:rsidRPr="00E72880">
            <w:rPr>
              <w:rFonts w:cs="Arial"/>
              <w:i/>
              <w:iCs/>
              <w:sz w:val="24"/>
              <w:szCs w:val="24"/>
            </w:rPr>
            <w:fldChar w:fldCharType="end"/>
          </w:r>
        </w:p>
      </w:sdtContent>
    </w:sdt>
    <w:p w14:paraId="4848CE9C" w14:textId="77777777" w:rsidR="0011503E" w:rsidRPr="00E72880" w:rsidRDefault="0011503E" w:rsidP="00672D76">
      <w:pPr>
        <w:pStyle w:val="TOCHeading"/>
        <w:spacing w:line="276" w:lineRule="auto"/>
        <w:rPr>
          <w:rFonts w:cs="Arial"/>
        </w:rPr>
      </w:pPr>
    </w:p>
    <w:p w14:paraId="0AF46577" w14:textId="77777777" w:rsidR="0011503E" w:rsidRPr="00E72880" w:rsidRDefault="0011503E" w:rsidP="00672D76">
      <w:pPr>
        <w:pStyle w:val="TOCHeading"/>
        <w:spacing w:line="276" w:lineRule="auto"/>
        <w:rPr>
          <w:rFonts w:cs="Arial"/>
        </w:rPr>
      </w:pPr>
    </w:p>
    <w:p w14:paraId="04067977" w14:textId="30E67AEF" w:rsidR="0011503E" w:rsidRPr="00E72880" w:rsidRDefault="0011503E">
      <w:pPr>
        <w:spacing w:before="0" w:after="0" w:line="240" w:lineRule="auto"/>
        <w:jc w:val="left"/>
        <w:rPr>
          <w:rFonts w:eastAsia="MS Gothic" w:cs="Arial"/>
          <w:b/>
          <w:bCs/>
          <w:smallCaps/>
          <w:sz w:val="28"/>
          <w:szCs w:val="28"/>
        </w:rPr>
      </w:pPr>
      <w:r w:rsidRPr="00E72880">
        <w:rPr>
          <w:rFonts w:cs="Arial"/>
        </w:rPr>
        <w:br w:type="page"/>
      </w:r>
    </w:p>
    <w:p w14:paraId="0B71E550" w14:textId="641A83AC" w:rsidR="001008D9" w:rsidRPr="00E72880" w:rsidDel="008A5254" w:rsidRDefault="00C97D34" w:rsidP="007A2CAA">
      <w:pPr>
        <w:pStyle w:val="TOCHeading"/>
        <w:spacing w:line="276" w:lineRule="auto"/>
        <w:rPr>
          <w:del w:id="668" w:author="Microsoft Office User" w:date="2019-12-18T13:46:00Z"/>
          <w:rFonts w:cs="Arial"/>
        </w:rPr>
      </w:pPr>
      <w:r w:rsidRPr="00E72880">
        <w:rPr>
          <w:rFonts w:cs="Arial"/>
        </w:rPr>
        <w:lastRenderedPageBreak/>
        <w:t>Table of Tables</w:t>
      </w:r>
    </w:p>
    <w:p w14:paraId="24353EF9" w14:textId="197AC47E" w:rsidR="00203291" w:rsidRPr="00E72880" w:rsidDel="007A2CAA" w:rsidRDefault="00C97D34" w:rsidP="007A2CAA">
      <w:pPr>
        <w:pStyle w:val="TableofFigures"/>
        <w:rPr>
          <w:del w:id="669" w:author="Microsoft Office User" w:date="2019-12-18T13:35:00Z"/>
          <w:rFonts w:eastAsiaTheme="minorEastAsia" w:cs="Arial"/>
          <w:noProof/>
          <w:sz w:val="24"/>
          <w:lang w:val="en-US"/>
        </w:rPr>
      </w:pPr>
      <w:del w:id="670" w:author="Microsoft Office User" w:date="2019-12-18T13:39:00Z">
        <w:r w:rsidRPr="00E72880" w:rsidDel="007A2CAA">
          <w:rPr>
            <w:rFonts w:cs="Arial"/>
          </w:rPr>
          <w:fldChar w:fldCharType="begin"/>
        </w:r>
        <w:r w:rsidRPr="00E72880" w:rsidDel="007A2CAA">
          <w:rPr>
            <w:rFonts w:cs="Arial"/>
          </w:rPr>
          <w:delInstrText xml:space="preserve"> TOC \h \z \c "Table" </w:delInstrText>
        </w:r>
        <w:r w:rsidRPr="00E72880" w:rsidDel="007A2CAA">
          <w:rPr>
            <w:rFonts w:cs="Arial"/>
          </w:rPr>
          <w:fldChar w:fldCharType="separate"/>
        </w:r>
      </w:del>
      <w:del w:id="671" w:author="Microsoft Office User" w:date="2019-12-18T13:35:00Z">
        <w:r w:rsidR="00203291" w:rsidRPr="007A2CAA" w:rsidDel="007A2CAA">
          <w:rPr>
            <w:rStyle w:val="Hyperlink"/>
            <w:noProof/>
          </w:rPr>
          <w:delText>Table 1: Applicable JPL Rules Documents</w:delText>
        </w:r>
        <w:r w:rsidR="00203291" w:rsidRPr="00E72880" w:rsidDel="007A2CAA">
          <w:rPr>
            <w:rFonts w:cs="Arial"/>
            <w:noProof/>
            <w:webHidden/>
          </w:rPr>
          <w:tab/>
        </w:r>
        <w:r w:rsidR="003A025C" w:rsidDel="007A2CAA">
          <w:rPr>
            <w:rFonts w:cs="Arial"/>
            <w:noProof/>
            <w:webHidden/>
          </w:rPr>
          <w:delText>2</w:delText>
        </w:r>
      </w:del>
    </w:p>
    <w:p w14:paraId="29BD8AFC" w14:textId="348C385B" w:rsidR="00203291" w:rsidRPr="00E72880" w:rsidDel="007A2CAA" w:rsidRDefault="00203291" w:rsidP="007A2CAA">
      <w:pPr>
        <w:pStyle w:val="TableofFigures"/>
        <w:rPr>
          <w:del w:id="672" w:author="Microsoft Office User" w:date="2019-12-18T13:35:00Z"/>
          <w:rFonts w:eastAsiaTheme="minorEastAsia" w:cs="Arial"/>
          <w:noProof/>
          <w:sz w:val="24"/>
          <w:lang w:val="en-US"/>
        </w:rPr>
      </w:pPr>
      <w:del w:id="673" w:author="Microsoft Office User" w:date="2019-12-18T13:35:00Z">
        <w:r w:rsidRPr="007A2CAA" w:rsidDel="007A2CAA">
          <w:rPr>
            <w:rStyle w:val="Hyperlink"/>
            <w:noProof/>
          </w:rPr>
          <w:delText>Table 2: Applicable MGSS Documents</w:delText>
        </w:r>
        <w:r w:rsidRPr="00E72880" w:rsidDel="007A2CAA">
          <w:rPr>
            <w:rFonts w:cs="Arial"/>
            <w:noProof/>
            <w:webHidden/>
          </w:rPr>
          <w:tab/>
        </w:r>
        <w:r w:rsidR="003A025C" w:rsidDel="007A2CAA">
          <w:rPr>
            <w:rFonts w:cs="Arial"/>
            <w:noProof/>
            <w:webHidden/>
          </w:rPr>
          <w:delText>2</w:delText>
        </w:r>
      </w:del>
    </w:p>
    <w:p w14:paraId="6789A5AF" w14:textId="1B31D2BB" w:rsidR="00203291" w:rsidRPr="00E72880" w:rsidDel="007A2CAA" w:rsidRDefault="00203291" w:rsidP="007A2CAA">
      <w:pPr>
        <w:pStyle w:val="TableofFigures"/>
        <w:rPr>
          <w:del w:id="674" w:author="Microsoft Office User" w:date="2019-12-18T13:35:00Z"/>
          <w:rFonts w:eastAsiaTheme="minorEastAsia" w:cs="Arial"/>
          <w:noProof/>
          <w:sz w:val="24"/>
          <w:lang w:val="en-US"/>
        </w:rPr>
      </w:pPr>
      <w:del w:id="675" w:author="Microsoft Office User" w:date="2019-12-18T13:35:00Z">
        <w:r w:rsidRPr="007A2CAA" w:rsidDel="007A2CAA">
          <w:rPr>
            <w:rStyle w:val="Hyperlink"/>
            <w:noProof/>
          </w:rPr>
          <w:delText>Table 3: NEST Modules</w:delText>
        </w:r>
        <w:r w:rsidRPr="00E72880" w:rsidDel="007A2CAA">
          <w:rPr>
            <w:rFonts w:cs="Arial"/>
            <w:noProof/>
            <w:webHidden/>
          </w:rPr>
          <w:tab/>
        </w:r>
        <w:r w:rsidR="003A025C" w:rsidDel="007A2CAA">
          <w:rPr>
            <w:rFonts w:cs="Arial"/>
            <w:noProof/>
            <w:webHidden/>
          </w:rPr>
          <w:delText>6</w:delText>
        </w:r>
      </w:del>
    </w:p>
    <w:p w14:paraId="26A616FF" w14:textId="2B20561D" w:rsidR="00203291" w:rsidRPr="00E72880" w:rsidDel="007A2CAA" w:rsidRDefault="00203291" w:rsidP="007A2CAA">
      <w:pPr>
        <w:pStyle w:val="TableofFigures"/>
        <w:rPr>
          <w:del w:id="676" w:author="Microsoft Office User" w:date="2019-12-18T13:35:00Z"/>
          <w:rFonts w:eastAsiaTheme="minorEastAsia" w:cs="Arial"/>
          <w:noProof/>
          <w:sz w:val="24"/>
          <w:lang w:val="en-US"/>
        </w:rPr>
      </w:pPr>
      <w:del w:id="677" w:author="Microsoft Office User" w:date="2019-12-18T13:35:00Z">
        <w:r w:rsidRPr="007A2CAA" w:rsidDel="007A2CAA">
          <w:rPr>
            <w:rStyle w:val="Hyperlink"/>
            <w:noProof/>
          </w:rPr>
          <w:delText>Table 4. Source Explorer Iconography.</w:delText>
        </w:r>
        <w:r w:rsidRPr="00E72880" w:rsidDel="007A2CAA">
          <w:rPr>
            <w:rFonts w:cs="Arial"/>
            <w:noProof/>
            <w:webHidden/>
          </w:rPr>
          <w:tab/>
        </w:r>
        <w:r w:rsidR="003A025C" w:rsidDel="007A2CAA">
          <w:rPr>
            <w:rFonts w:cs="Arial"/>
            <w:noProof/>
            <w:webHidden/>
          </w:rPr>
          <w:delText>7</w:delText>
        </w:r>
      </w:del>
    </w:p>
    <w:p w14:paraId="4CCD081B" w14:textId="11E6D039" w:rsidR="00203291" w:rsidRPr="00E72880" w:rsidDel="007A2CAA" w:rsidRDefault="00203291" w:rsidP="007A2CAA">
      <w:pPr>
        <w:pStyle w:val="TableofFigures"/>
        <w:rPr>
          <w:del w:id="678" w:author="Microsoft Office User" w:date="2019-12-18T13:35:00Z"/>
          <w:rFonts w:eastAsiaTheme="minorEastAsia" w:cs="Arial"/>
          <w:noProof/>
          <w:sz w:val="24"/>
          <w:lang w:val="en-US"/>
        </w:rPr>
      </w:pPr>
      <w:del w:id="679" w:author="Microsoft Office User" w:date="2019-12-18T13:35:00Z">
        <w:r w:rsidRPr="00325E77" w:rsidDel="007A2CAA">
          <w:rPr>
            <w:rFonts w:cs="Arial"/>
            <w:b/>
            <w:noProof/>
            <w:rPrChange w:id="680" w:author="Microsoft Office User" w:date="2019-12-18T12:52:00Z">
              <w:rPr>
                <w:rStyle w:val="Hyperlink"/>
                <w:rFonts w:cs="Arial"/>
                <w:b/>
                <w:noProof/>
              </w:rPr>
            </w:rPrChange>
          </w:rPr>
          <w:delText>Table 5</w:delText>
        </w:r>
        <w:r w:rsidRPr="00325E77" w:rsidDel="007A2CAA">
          <w:rPr>
            <w:rFonts w:cs="Arial"/>
            <w:noProof/>
            <w:rPrChange w:id="681" w:author="Microsoft Office User" w:date="2019-12-18T12:52:00Z">
              <w:rPr>
                <w:rStyle w:val="Hyperlink"/>
                <w:rFonts w:cs="Arial"/>
                <w:noProof/>
              </w:rPr>
            </w:rPrChange>
          </w:rPr>
          <w:delText>. Global Settings Options.</w:delText>
        </w:r>
        <w:r w:rsidRPr="00E72880" w:rsidDel="007A2CAA">
          <w:rPr>
            <w:rFonts w:cs="Arial"/>
            <w:noProof/>
            <w:webHidden/>
          </w:rPr>
          <w:tab/>
        </w:r>
        <w:r w:rsidR="003A025C" w:rsidDel="007A2CAA">
          <w:rPr>
            <w:rFonts w:cs="Arial"/>
            <w:noProof/>
            <w:webHidden/>
          </w:rPr>
          <w:delText>14</w:delText>
        </w:r>
      </w:del>
    </w:p>
    <w:p w14:paraId="70BCDAFB" w14:textId="2A5F76E3" w:rsidR="00203291" w:rsidRPr="00E72880" w:rsidDel="007A2CAA" w:rsidRDefault="00203291" w:rsidP="007A2CAA">
      <w:pPr>
        <w:pStyle w:val="TableofFigures"/>
        <w:rPr>
          <w:del w:id="682" w:author="Microsoft Office User" w:date="2019-12-18T13:35:00Z"/>
          <w:rFonts w:eastAsiaTheme="minorEastAsia" w:cs="Arial"/>
          <w:noProof/>
          <w:sz w:val="24"/>
          <w:lang w:val="en-US"/>
        </w:rPr>
      </w:pPr>
      <w:del w:id="683" w:author="Microsoft Office User" w:date="2019-12-18T13:35:00Z">
        <w:r w:rsidRPr="00325E77" w:rsidDel="007A2CAA">
          <w:rPr>
            <w:rFonts w:cs="Arial"/>
            <w:b/>
            <w:noProof/>
            <w:rPrChange w:id="684" w:author="Microsoft Office User" w:date="2019-12-18T12:52:00Z">
              <w:rPr>
                <w:rStyle w:val="Hyperlink"/>
                <w:rFonts w:cs="Arial"/>
                <w:b/>
                <w:noProof/>
              </w:rPr>
            </w:rPrChange>
          </w:rPr>
          <w:delText>Table 6.</w:delText>
        </w:r>
        <w:r w:rsidRPr="00325E77" w:rsidDel="007A2CAA">
          <w:rPr>
            <w:rFonts w:cs="Arial"/>
            <w:noProof/>
            <w:rPrChange w:id="685" w:author="Microsoft Office User" w:date="2019-12-18T12:52:00Z">
              <w:rPr>
                <w:rStyle w:val="Hyperlink"/>
                <w:rFonts w:cs="Arial"/>
                <w:noProof/>
              </w:rPr>
            </w:rPrChange>
          </w:rPr>
          <w:delText xml:space="preserve"> Common Band's Settings. Divider Band only has the Label and the Height options.</w:delText>
        </w:r>
        <w:r w:rsidRPr="00E72880" w:rsidDel="007A2CAA">
          <w:rPr>
            <w:rFonts w:cs="Arial"/>
            <w:noProof/>
            <w:webHidden/>
          </w:rPr>
          <w:tab/>
        </w:r>
        <w:r w:rsidR="003A025C" w:rsidDel="007A2CAA">
          <w:rPr>
            <w:rFonts w:cs="Arial"/>
            <w:noProof/>
            <w:webHidden/>
          </w:rPr>
          <w:delText>15</w:delText>
        </w:r>
      </w:del>
    </w:p>
    <w:p w14:paraId="1829D3F6" w14:textId="5AD94E13" w:rsidR="00203291" w:rsidRPr="00E72880" w:rsidDel="007A2CAA" w:rsidRDefault="00203291" w:rsidP="007A2CAA">
      <w:pPr>
        <w:pStyle w:val="TableofFigures"/>
        <w:rPr>
          <w:del w:id="686" w:author="Microsoft Office User" w:date="2019-12-18T13:35:00Z"/>
          <w:rFonts w:eastAsiaTheme="minorEastAsia" w:cs="Arial"/>
          <w:noProof/>
          <w:sz w:val="24"/>
          <w:lang w:val="en-US"/>
        </w:rPr>
      </w:pPr>
      <w:del w:id="687" w:author="Microsoft Office User" w:date="2019-12-18T13:35:00Z">
        <w:r w:rsidRPr="00325E77" w:rsidDel="007A2CAA">
          <w:rPr>
            <w:rFonts w:cs="Arial"/>
            <w:b/>
            <w:noProof/>
            <w:rPrChange w:id="688" w:author="Microsoft Office User" w:date="2019-12-18T12:52:00Z">
              <w:rPr>
                <w:rStyle w:val="Hyperlink"/>
                <w:rFonts w:cs="Arial"/>
                <w:b/>
                <w:noProof/>
              </w:rPr>
            </w:rPrChange>
          </w:rPr>
          <w:delText>Table 7.</w:delText>
        </w:r>
        <w:r w:rsidRPr="00325E77" w:rsidDel="007A2CAA">
          <w:rPr>
            <w:rFonts w:cs="Arial"/>
            <w:noProof/>
            <w:rPrChange w:id="689" w:author="Microsoft Office User" w:date="2019-12-18T12:52:00Z">
              <w:rPr>
                <w:rStyle w:val="Hyperlink"/>
                <w:rFonts w:cs="Arial"/>
                <w:noProof/>
              </w:rPr>
            </w:rPrChange>
          </w:rPr>
          <w:delText xml:space="preserve"> Divider Band Settings.</w:delText>
        </w:r>
        <w:r w:rsidRPr="00E72880" w:rsidDel="007A2CAA">
          <w:rPr>
            <w:rFonts w:cs="Arial"/>
            <w:noProof/>
            <w:webHidden/>
          </w:rPr>
          <w:tab/>
        </w:r>
        <w:r w:rsidR="003A025C" w:rsidDel="007A2CAA">
          <w:rPr>
            <w:rFonts w:cs="Arial"/>
            <w:noProof/>
            <w:webHidden/>
          </w:rPr>
          <w:delText>15</w:delText>
        </w:r>
      </w:del>
    </w:p>
    <w:p w14:paraId="17B532C0" w14:textId="3CA8CCFB" w:rsidR="00203291" w:rsidRPr="00E72880" w:rsidDel="007A2CAA" w:rsidRDefault="00203291" w:rsidP="007A2CAA">
      <w:pPr>
        <w:pStyle w:val="TableofFigures"/>
        <w:rPr>
          <w:del w:id="690" w:author="Microsoft Office User" w:date="2019-12-18T13:35:00Z"/>
          <w:rFonts w:eastAsiaTheme="minorEastAsia" w:cs="Arial"/>
          <w:noProof/>
          <w:sz w:val="24"/>
          <w:lang w:val="en-US"/>
        </w:rPr>
      </w:pPr>
      <w:del w:id="691" w:author="Microsoft Office User" w:date="2019-12-18T13:35:00Z">
        <w:r w:rsidRPr="00325E77" w:rsidDel="007A2CAA">
          <w:rPr>
            <w:rFonts w:cs="Arial"/>
            <w:b/>
            <w:noProof/>
            <w:rPrChange w:id="692" w:author="Microsoft Office User" w:date="2019-12-18T12:52:00Z">
              <w:rPr>
                <w:rStyle w:val="Hyperlink"/>
                <w:rFonts w:cs="Arial"/>
                <w:b/>
                <w:noProof/>
              </w:rPr>
            </w:rPrChange>
          </w:rPr>
          <w:delText>Table 8.</w:delText>
        </w:r>
        <w:r w:rsidRPr="00325E77" w:rsidDel="007A2CAA">
          <w:rPr>
            <w:rFonts w:cs="Arial"/>
            <w:noProof/>
            <w:rPrChange w:id="693" w:author="Microsoft Office User" w:date="2019-12-18T12:52:00Z">
              <w:rPr>
                <w:rStyle w:val="Hyperlink"/>
                <w:rFonts w:cs="Arial"/>
                <w:noProof/>
              </w:rPr>
            </w:rPrChange>
          </w:rPr>
          <w:delText xml:space="preserve"> Resource Band Settings.</w:delText>
        </w:r>
        <w:r w:rsidRPr="00E72880" w:rsidDel="007A2CAA">
          <w:rPr>
            <w:rFonts w:cs="Arial"/>
            <w:noProof/>
            <w:webHidden/>
          </w:rPr>
          <w:tab/>
        </w:r>
        <w:r w:rsidR="003A025C" w:rsidDel="007A2CAA">
          <w:rPr>
            <w:rFonts w:cs="Arial"/>
            <w:noProof/>
            <w:webHidden/>
          </w:rPr>
          <w:delText>16</w:delText>
        </w:r>
      </w:del>
    </w:p>
    <w:p w14:paraId="1D68B3F0" w14:textId="132EC736" w:rsidR="00203291" w:rsidRPr="00E72880" w:rsidDel="007A2CAA" w:rsidRDefault="00203291" w:rsidP="007A2CAA">
      <w:pPr>
        <w:pStyle w:val="TableofFigures"/>
        <w:rPr>
          <w:del w:id="694" w:author="Microsoft Office User" w:date="2019-12-18T13:35:00Z"/>
          <w:rFonts w:eastAsiaTheme="minorEastAsia" w:cs="Arial"/>
          <w:noProof/>
          <w:sz w:val="24"/>
          <w:lang w:val="en-US"/>
        </w:rPr>
      </w:pPr>
      <w:del w:id="695" w:author="Microsoft Office User" w:date="2019-12-18T13:35:00Z">
        <w:r w:rsidRPr="00325E77" w:rsidDel="007A2CAA">
          <w:rPr>
            <w:rFonts w:cs="Arial"/>
            <w:b/>
            <w:noProof/>
            <w:rPrChange w:id="696" w:author="Microsoft Office User" w:date="2019-12-18T12:52:00Z">
              <w:rPr>
                <w:rStyle w:val="Hyperlink"/>
                <w:rFonts w:cs="Arial"/>
                <w:b/>
                <w:noProof/>
              </w:rPr>
            </w:rPrChange>
          </w:rPr>
          <w:delText>Table 9.</w:delText>
        </w:r>
        <w:r w:rsidRPr="00325E77" w:rsidDel="007A2CAA">
          <w:rPr>
            <w:rFonts w:cs="Arial"/>
            <w:noProof/>
            <w:rPrChange w:id="697" w:author="Microsoft Office User" w:date="2019-12-18T12:52:00Z">
              <w:rPr>
                <w:rStyle w:val="Hyperlink"/>
                <w:rFonts w:cs="Arial"/>
                <w:noProof/>
              </w:rPr>
            </w:rPrChange>
          </w:rPr>
          <w:delText xml:space="preserve"> State Band Settings.</w:delText>
        </w:r>
        <w:r w:rsidRPr="00E72880" w:rsidDel="007A2CAA">
          <w:rPr>
            <w:rFonts w:cs="Arial"/>
            <w:noProof/>
            <w:webHidden/>
          </w:rPr>
          <w:tab/>
        </w:r>
        <w:r w:rsidR="003A025C" w:rsidDel="007A2CAA">
          <w:rPr>
            <w:rFonts w:cs="Arial"/>
            <w:noProof/>
            <w:webHidden/>
          </w:rPr>
          <w:delText>16</w:delText>
        </w:r>
      </w:del>
    </w:p>
    <w:p w14:paraId="54CBBCE7" w14:textId="4DFD090C" w:rsidR="00203291" w:rsidRPr="00E72880" w:rsidDel="007A2CAA" w:rsidRDefault="00203291" w:rsidP="007A2CAA">
      <w:pPr>
        <w:pStyle w:val="TableofFigures"/>
        <w:rPr>
          <w:del w:id="698" w:author="Microsoft Office User" w:date="2019-12-18T13:35:00Z"/>
          <w:rFonts w:eastAsiaTheme="minorEastAsia" w:cs="Arial"/>
          <w:noProof/>
          <w:sz w:val="24"/>
          <w:lang w:val="en-US"/>
        </w:rPr>
      </w:pPr>
      <w:del w:id="699" w:author="Microsoft Office User" w:date="2019-12-18T13:35:00Z">
        <w:r w:rsidRPr="00325E77" w:rsidDel="007A2CAA">
          <w:rPr>
            <w:rFonts w:cs="Arial"/>
            <w:b/>
            <w:noProof/>
            <w:rPrChange w:id="700" w:author="Microsoft Office User" w:date="2019-12-18T12:52:00Z">
              <w:rPr>
                <w:rStyle w:val="Hyperlink"/>
                <w:rFonts w:cs="Arial"/>
                <w:b/>
                <w:noProof/>
              </w:rPr>
            </w:rPrChange>
          </w:rPr>
          <w:delText>Table 10.</w:delText>
        </w:r>
        <w:r w:rsidRPr="00325E77" w:rsidDel="007A2CAA">
          <w:rPr>
            <w:rFonts w:cs="Arial"/>
            <w:noProof/>
            <w:rPrChange w:id="701" w:author="Microsoft Office User" w:date="2019-12-18T12:52:00Z">
              <w:rPr>
                <w:rStyle w:val="Hyperlink"/>
                <w:rFonts w:cs="Arial"/>
                <w:noProof/>
              </w:rPr>
            </w:rPrChange>
          </w:rPr>
          <w:delText xml:space="preserve"> Activity Band Settings.</w:delText>
        </w:r>
        <w:r w:rsidRPr="00E72880" w:rsidDel="007A2CAA">
          <w:rPr>
            <w:rFonts w:cs="Arial"/>
            <w:noProof/>
            <w:webHidden/>
          </w:rPr>
          <w:tab/>
        </w:r>
        <w:r w:rsidR="003A025C" w:rsidDel="007A2CAA">
          <w:rPr>
            <w:rFonts w:cs="Arial"/>
            <w:noProof/>
            <w:webHidden/>
          </w:rPr>
          <w:delText>17</w:delText>
        </w:r>
      </w:del>
    </w:p>
    <w:p w14:paraId="271AC508" w14:textId="4250CBF3" w:rsidR="00203291" w:rsidRPr="00E72880" w:rsidDel="007A2CAA" w:rsidRDefault="00203291" w:rsidP="007A2CAA">
      <w:pPr>
        <w:pStyle w:val="TableofFigures"/>
        <w:rPr>
          <w:del w:id="702" w:author="Microsoft Office User" w:date="2019-12-18T13:35:00Z"/>
          <w:rFonts w:eastAsiaTheme="minorEastAsia" w:cs="Arial"/>
          <w:noProof/>
          <w:sz w:val="24"/>
          <w:lang w:val="en-US"/>
        </w:rPr>
      </w:pPr>
      <w:del w:id="703" w:author="Microsoft Office User" w:date="2019-12-18T13:35:00Z">
        <w:r w:rsidRPr="00325E77" w:rsidDel="007A2CAA">
          <w:rPr>
            <w:rFonts w:cs="Arial"/>
            <w:b/>
            <w:noProof/>
            <w:rPrChange w:id="704" w:author="Microsoft Office User" w:date="2019-12-18T12:52:00Z">
              <w:rPr>
                <w:rStyle w:val="Hyperlink"/>
                <w:rFonts w:cs="Arial"/>
                <w:b/>
                <w:noProof/>
              </w:rPr>
            </w:rPrChange>
          </w:rPr>
          <w:delText>Table 11.</w:delText>
        </w:r>
        <w:r w:rsidRPr="00325E77" w:rsidDel="007A2CAA">
          <w:rPr>
            <w:rFonts w:cs="Arial"/>
            <w:noProof/>
            <w:rPrChange w:id="705" w:author="Microsoft Office User" w:date="2019-12-18T12:52:00Z">
              <w:rPr>
                <w:rStyle w:val="Hyperlink"/>
                <w:rFonts w:cs="Arial"/>
                <w:noProof/>
              </w:rPr>
            </w:rPrChange>
          </w:rPr>
          <w:delText xml:space="preserve"> Activity Expansion Options.</w:delText>
        </w:r>
        <w:r w:rsidRPr="00E72880" w:rsidDel="007A2CAA">
          <w:rPr>
            <w:rFonts w:cs="Arial"/>
            <w:noProof/>
            <w:webHidden/>
          </w:rPr>
          <w:tab/>
        </w:r>
        <w:r w:rsidR="003A025C" w:rsidDel="007A2CAA">
          <w:rPr>
            <w:rFonts w:cs="Arial"/>
            <w:noProof/>
            <w:webHidden/>
          </w:rPr>
          <w:delText>19</w:delText>
        </w:r>
      </w:del>
    </w:p>
    <w:p w14:paraId="490598F3" w14:textId="57B55CDE" w:rsidR="00203291" w:rsidRPr="00E72880" w:rsidDel="007A2CAA" w:rsidRDefault="00203291" w:rsidP="007A2CAA">
      <w:pPr>
        <w:pStyle w:val="TableofFigures"/>
        <w:rPr>
          <w:del w:id="706" w:author="Microsoft Office User" w:date="2019-12-18T13:35:00Z"/>
          <w:rFonts w:eastAsiaTheme="minorEastAsia" w:cs="Arial"/>
          <w:noProof/>
          <w:sz w:val="24"/>
          <w:lang w:val="en-US"/>
        </w:rPr>
      </w:pPr>
      <w:del w:id="707" w:author="Microsoft Office User" w:date="2019-12-18T13:35:00Z">
        <w:r w:rsidRPr="00325E77" w:rsidDel="007A2CAA">
          <w:rPr>
            <w:rFonts w:cs="Arial"/>
            <w:b/>
            <w:noProof/>
            <w:rPrChange w:id="708" w:author="Microsoft Office User" w:date="2019-12-18T12:52:00Z">
              <w:rPr>
                <w:rStyle w:val="Hyperlink"/>
                <w:rFonts w:cs="Arial"/>
                <w:b/>
                <w:noProof/>
              </w:rPr>
            </w:rPrChange>
          </w:rPr>
          <w:delText>Table 12.</w:delText>
        </w:r>
        <w:r w:rsidRPr="00325E77" w:rsidDel="007A2CAA">
          <w:rPr>
            <w:rFonts w:cs="Arial"/>
            <w:noProof/>
            <w:rPrChange w:id="709" w:author="Microsoft Office User" w:date="2019-12-18T12:52:00Z">
              <w:rPr>
                <w:rStyle w:val="Hyperlink"/>
                <w:rFonts w:cs="Arial"/>
                <w:noProof/>
              </w:rPr>
            </w:rPrChange>
          </w:rPr>
          <w:delText xml:space="preserve"> Time Cursor Settings.</w:delText>
        </w:r>
        <w:r w:rsidRPr="00E72880" w:rsidDel="007A2CAA">
          <w:rPr>
            <w:rFonts w:cs="Arial"/>
            <w:noProof/>
            <w:webHidden/>
          </w:rPr>
          <w:tab/>
        </w:r>
        <w:r w:rsidR="003A025C" w:rsidDel="007A2CAA">
          <w:rPr>
            <w:rFonts w:cs="Arial"/>
            <w:noProof/>
            <w:webHidden/>
          </w:rPr>
          <w:delText>23</w:delText>
        </w:r>
      </w:del>
    </w:p>
    <w:p w14:paraId="0E9C8545" w14:textId="4FF35D26" w:rsidR="00D70864" w:rsidRPr="008A5254" w:rsidRDefault="00C97D34" w:rsidP="008A5254">
      <w:pPr>
        <w:pStyle w:val="TOCHeading"/>
        <w:spacing w:line="276" w:lineRule="auto"/>
        <w:rPr>
          <w:rFonts w:cs="Arial"/>
        </w:rPr>
        <w:pPrChange w:id="710" w:author="Microsoft Office User" w:date="2019-12-18T13:46:00Z">
          <w:pPr>
            <w:spacing w:line="276" w:lineRule="auto"/>
          </w:pPr>
        </w:pPrChange>
      </w:pPr>
      <w:del w:id="711" w:author="Microsoft Office User" w:date="2019-12-18T13:39:00Z">
        <w:r w:rsidRPr="00E72880" w:rsidDel="007A2CAA">
          <w:rPr>
            <w:rFonts w:cs="Arial"/>
          </w:rPr>
          <w:fldChar w:fldCharType="end"/>
        </w:r>
      </w:del>
    </w:p>
    <w:p w14:paraId="1A06C1DC" w14:textId="34E250B4" w:rsidR="008A5254" w:rsidRDefault="008A5254">
      <w:pPr>
        <w:pStyle w:val="TableofFigures"/>
        <w:rPr>
          <w:ins w:id="712" w:author="Microsoft Office User" w:date="2019-12-18T13:46:00Z"/>
          <w:rFonts w:asciiTheme="minorHAnsi" w:eastAsiaTheme="minorEastAsia" w:hAnsiTheme="minorHAnsi" w:cstheme="minorBidi"/>
          <w:noProof/>
          <w:sz w:val="24"/>
          <w:lang w:val="en-US"/>
        </w:rPr>
      </w:pPr>
      <w:ins w:id="713" w:author="Microsoft Office User" w:date="2019-12-18T13:45:00Z">
        <w:r>
          <w:fldChar w:fldCharType="begin"/>
        </w:r>
        <w:r>
          <w:instrText xml:space="preserve"> TOC \f F \h \z \t "Table" \c </w:instrText>
        </w:r>
      </w:ins>
      <w:r>
        <w:fldChar w:fldCharType="separate"/>
      </w:r>
      <w:ins w:id="714"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"_Toc27569181"</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1: Applicable JPL Rules Documents</w:t>
        </w:r>
        <w:r>
          <w:rPr>
            <w:noProof/>
            <w:webHidden/>
          </w:rPr>
          <w:tab/>
        </w:r>
        <w:r>
          <w:rPr>
            <w:noProof/>
            <w:webHidden/>
          </w:rPr>
          <w:fldChar w:fldCharType="begin"/>
        </w:r>
        <w:r>
          <w:rPr>
            <w:noProof/>
            <w:webHidden/>
          </w:rPr>
          <w:instrText xml:space="preserve"> PAGEREF _Toc27569181 \h </w:instrText>
        </w:r>
        <w:r>
          <w:rPr>
            <w:noProof/>
            <w:webHidden/>
          </w:rPr>
        </w:r>
      </w:ins>
      <w:r>
        <w:rPr>
          <w:noProof/>
          <w:webHidden/>
        </w:rPr>
        <w:fldChar w:fldCharType="separate"/>
      </w:r>
      <w:ins w:id="715" w:author="Microsoft Office User" w:date="2019-12-18T13:46:00Z">
        <w:r>
          <w:rPr>
            <w:noProof/>
            <w:webHidden/>
          </w:rPr>
          <w:t>2</w:t>
        </w:r>
        <w:r>
          <w:rPr>
            <w:noProof/>
            <w:webHidden/>
          </w:rPr>
          <w:fldChar w:fldCharType="end"/>
        </w:r>
        <w:r w:rsidRPr="00265016">
          <w:rPr>
            <w:rStyle w:val="Hyperlink"/>
            <w:noProof/>
          </w:rPr>
          <w:fldChar w:fldCharType="end"/>
        </w:r>
      </w:ins>
    </w:p>
    <w:p w14:paraId="1047E373" w14:textId="79F97E2B" w:rsidR="008A5254" w:rsidRDefault="008A5254">
      <w:pPr>
        <w:pStyle w:val="TableofFigures"/>
        <w:rPr>
          <w:ins w:id="716" w:author="Microsoft Office User" w:date="2019-12-18T13:46:00Z"/>
          <w:rFonts w:asciiTheme="minorHAnsi" w:eastAsiaTheme="minorEastAsia" w:hAnsiTheme="minorHAnsi" w:cstheme="minorBidi"/>
          <w:noProof/>
          <w:sz w:val="24"/>
          <w:lang w:val="en-US"/>
        </w:rPr>
      </w:pPr>
      <w:ins w:id="717"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"_Toc27569182"</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2: Applicable MGSS Documents</w:t>
        </w:r>
        <w:r>
          <w:rPr>
            <w:noProof/>
            <w:webHidden/>
          </w:rPr>
          <w:tab/>
        </w:r>
        <w:r>
          <w:rPr>
            <w:noProof/>
            <w:webHidden/>
          </w:rPr>
          <w:fldChar w:fldCharType="begin"/>
        </w:r>
        <w:r>
          <w:rPr>
            <w:noProof/>
            <w:webHidden/>
          </w:rPr>
          <w:instrText xml:space="preserve"> PAGEREF _Toc27569182 \h </w:instrText>
        </w:r>
        <w:r>
          <w:rPr>
            <w:noProof/>
            <w:webHidden/>
          </w:rPr>
        </w:r>
      </w:ins>
      <w:r>
        <w:rPr>
          <w:noProof/>
          <w:webHidden/>
        </w:rPr>
        <w:fldChar w:fldCharType="separate"/>
      </w:r>
      <w:ins w:id="718" w:author="Microsoft Office User" w:date="2019-12-18T13:46:00Z">
        <w:r>
          <w:rPr>
            <w:noProof/>
            <w:webHidden/>
          </w:rPr>
          <w:t>2</w:t>
        </w:r>
        <w:r>
          <w:rPr>
            <w:noProof/>
            <w:webHidden/>
          </w:rPr>
          <w:fldChar w:fldCharType="end"/>
        </w:r>
        <w:r w:rsidRPr="00265016">
          <w:rPr>
            <w:rStyle w:val="Hyperlink"/>
            <w:noProof/>
          </w:rPr>
          <w:fldChar w:fldCharType="end"/>
        </w:r>
      </w:ins>
    </w:p>
    <w:p w14:paraId="30ED740B" w14:textId="5914C8DB" w:rsidR="008A5254" w:rsidRDefault="008A5254">
      <w:pPr>
        <w:pStyle w:val="TableofFigures"/>
        <w:rPr>
          <w:ins w:id="719" w:author="Microsoft Office User" w:date="2019-12-18T13:46:00Z"/>
          <w:rFonts w:asciiTheme="minorHAnsi" w:eastAsiaTheme="minorEastAsia" w:hAnsiTheme="minorHAnsi" w:cstheme="minorBidi"/>
          <w:noProof/>
          <w:sz w:val="24"/>
          <w:lang w:val="en-US"/>
        </w:rPr>
      </w:pPr>
      <w:ins w:id="720"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"_Toc27569183"</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3. Source Explorer Iconography.</w:t>
        </w:r>
        <w:r>
          <w:rPr>
            <w:noProof/>
            <w:webHidden/>
          </w:rPr>
          <w:tab/>
        </w:r>
        <w:r>
          <w:rPr>
            <w:noProof/>
            <w:webHidden/>
          </w:rPr>
          <w:fldChar w:fldCharType="begin"/>
        </w:r>
        <w:r>
          <w:rPr>
            <w:noProof/>
            <w:webHidden/>
          </w:rPr>
          <w:instrText xml:space="preserve"> PAGEREF _Toc27569183 \h </w:instrText>
        </w:r>
        <w:r>
          <w:rPr>
            <w:noProof/>
            <w:webHidden/>
          </w:rPr>
        </w:r>
      </w:ins>
      <w:r>
        <w:rPr>
          <w:noProof/>
          <w:webHidden/>
        </w:rPr>
        <w:fldChar w:fldCharType="separate"/>
      </w:r>
      <w:ins w:id="721" w:author="Microsoft Office User" w:date="2019-12-18T13:46:00Z">
        <w:r>
          <w:rPr>
            <w:noProof/>
            <w:webHidden/>
          </w:rPr>
          <w:t>7</w:t>
        </w:r>
        <w:r>
          <w:rPr>
            <w:noProof/>
            <w:webHidden/>
          </w:rPr>
          <w:fldChar w:fldCharType="end"/>
        </w:r>
        <w:r w:rsidRPr="00265016">
          <w:rPr>
            <w:rStyle w:val="Hyperlink"/>
            <w:noProof/>
          </w:rPr>
          <w:fldChar w:fldCharType="end"/>
        </w:r>
      </w:ins>
    </w:p>
    <w:p w14:paraId="2089857E" w14:textId="4E776DC4" w:rsidR="008A5254" w:rsidRDefault="008A5254">
      <w:pPr>
        <w:pStyle w:val="TableofFigures"/>
        <w:rPr>
          <w:ins w:id="722" w:author="Microsoft Office User" w:date="2019-12-18T13:46:00Z"/>
          <w:rFonts w:asciiTheme="minorHAnsi" w:eastAsiaTheme="minorEastAsia" w:hAnsiTheme="minorHAnsi" w:cstheme="minorBidi"/>
          <w:noProof/>
          <w:sz w:val="24"/>
          <w:lang w:val="en-US"/>
        </w:rPr>
      </w:pPr>
      <w:ins w:id="723"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"_Toc27569184"</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4. Global Settings Options.</w:t>
        </w:r>
        <w:r>
          <w:rPr>
            <w:noProof/>
            <w:webHidden/>
          </w:rPr>
          <w:tab/>
        </w:r>
        <w:r>
          <w:rPr>
            <w:noProof/>
            <w:webHidden/>
          </w:rPr>
          <w:fldChar w:fldCharType="begin"/>
        </w:r>
        <w:r>
          <w:rPr>
            <w:noProof/>
            <w:webHidden/>
          </w:rPr>
          <w:instrText xml:space="preserve"> PAGEREF _Toc27569184 \h </w:instrText>
        </w:r>
        <w:r>
          <w:rPr>
            <w:noProof/>
            <w:webHidden/>
          </w:rPr>
        </w:r>
      </w:ins>
      <w:r>
        <w:rPr>
          <w:noProof/>
          <w:webHidden/>
        </w:rPr>
        <w:fldChar w:fldCharType="separate"/>
      </w:r>
      <w:ins w:id="724" w:author="Microsoft Office User" w:date="2019-12-18T13:46:00Z">
        <w:r>
          <w:rPr>
            <w:noProof/>
            <w:webHidden/>
          </w:rPr>
          <w:t>18</w:t>
        </w:r>
        <w:r>
          <w:rPr>
            <w:noProof/>
            <w:webHidden/>
          </w:rPr>
          <w:fldChar w:fldCharType="end"/>
        </w:r>
        <w:r w:rsidRPr="00265016">
          <w:rPr>
            <w:rStyle w:val="Hyperlink"/>
            <w:noProof/>
          </w:rPr>
          <w:fldChar w:fldCharType="end"/>
        </w:r>
      </w:ins>
    </w:p>
    <w:p w14:paraId="56D2EECA" w14:textId="4426670A" w:rsidR="008A5254" w:rsidRDefault="008A5254">
      <w:pPr>
        <w:pStyle w:val="TableofFigures"/>
        <w:rPr>
          <w:ins w:id="725" w:author="Microsoft Office User" w:date="2019-12-18T13:46:00Z"/>
          <w:rFonts w:asciiTheme="minorHAnsi" w:eastAsiaTheme="minorEastAsia" w:hAnsiTheme="minorHAnsi" w:cstheme="minorBidi"/>
          <w:noProof/>
          <w:sz w:val="24"/>
          <w:lang w:val="en-US"/>
        </w:rPr>
      </w:pPr>
      <w:ins w:id="726"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"_Toc27569185"</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5. Common Band's Settings. * Divider Band only has the Label and the Height options.</w:t>
        </w:r>
        <w:r>
          <w:rPr>
            <w:noProof/>
            <w:webHidden/>
          </w:rPr>
          <w:tab/>
        </w:r>
        <w:r>
          <w:rPr>
            <w:noProof/>
            <w:webHidden/>
          </w:rPr>
          <w:fldChar w:fldCharType="begin"/>
        </w:r>
        <w:r>
          <w:rPr>
            <w:noProof/>
            <w:webHidden/>
          </w:rPr>
          <w:instrText xml:space="preserve"> PAGEREF _Toc27569185 \h </w:instrText>
        </w:r>
        <w:r>
          <w:rPr>
            <w:noProof/>
            <w:webHidden/>
          </w:rPr>
        </w:r>
      </w:ins>
      <w:r>
        <w:rPr>
          <w:noProof/>
          <w:webHidden/>
        </w:rPr>
        <w:fldChar w:fldCharType="separate"/>
      </w:r>
      <w:ins w:id="727" w:author="Microsoft Office User" w:date="2019-12-18T13:46:00Z">
        <w:r>
          <w:rPr>
            <w:noProof/>
            <w:webHidden/>
          </w:rPr>
          <w:t>19</w:t>
        </w:r>
        <w:r>
          <w:rPr>
            <w:noProof/>
            <w:webHidden/>
          </w:rPr>
          <w:fldChar w:fldCharType="end"/>
        </w:r>
        <w:r w:rsidRPr="00265016">
          <w:rPr>
            <w:rStyle w:val="Hyperlink"/>
            <w:noProof/>
          </w:rPr>
          <w:fldChar w:fldCharType="end"/>
        </w:r>
      </w:ins>
    </w:p>
    <w:p w14:paraId="751FA82D" w14:textId="2C32F3A2" w:rsidR="008A5254" w:rsidRDefault="008A5254">
      <w:pPr>
        <w:pStyle w:val="TableofFigures"/>
        <w:rPr>
          <w:ins w:id="728" w:author="Microsoft Office User" w:date="2019-12-18T13:46:00Z"/>
          <w:rFonts w:asciiTheme="minorHAnsi" w:eastAsiaTheme="minorEastAsia" w:hAnsiTheme="minorHAnsi" w:cstheme="minorBidi"/>
          <w:noProof/>
          <w:sz w:val="24"/>
          <w:lang w:val="en-US"/>
        </w:rPr>
      </w:pPr>
      <w:ins w:id="729"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"_Toc27569186"</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6. Divider Band Settings.</w:t>
        </w:r>
        <w:r>
          <w:rPr>
            <w:noProof/>
            <w:webHidden/>
          </w:rPr>
          <w:tab/>
        </w:r>
        <w:r>
          <w:rPr>
            <w:noProof/>
            <w:webHidden/>
          </w:rPr>
          <w:fldChar w:fldCharType="begin"/>
        </w:r>
        <w:r>
          <w:rPr>
            <w:noProof/>
            <w:webHidden/>
          </w:rPr>
          <w:instrText xml:space="preserve"> PAGEREF _Toc27569186 \h </w:instrText>
        </w:r>
        <w:r>
          <w:rPr>
            <w:noProof/>
            <w:webHidden/>
          </w:rPr>
        </w:r>
      </w:ins>
      <w:r>
        <w:rPr>
          <w:noProof/>
          <w:webHidden/>
        </w:rPr>
        <w:fldChar w:fldCharType="separate"/>
      </w:r>
      <w:ins w:id="730" w:author="Microsoft Office User" w:date="2019-12-18T13:46:00Z">
        <w:r>
          <w:rPr>
            <w:noProof/>
            <w:webHidden/>
          </w:rPr>
          <w:t>19</w:t>
        </w:r>
        <w:r>
          <w:rPr>
            <w:noProof/>
            <w:webHidden/>
          </w:rPr>
          <w:fldChar w:fldCharType="end"/>
        </w:r>
        <w:r w:rsidRPr="00265016">
          <w:rPr>
            <w:rStyle w:val="Hyperlink"/>
            <w:noProof/>
          </w:rPr>
          <w:fldChar w:fldCharType="end"/>
        </w:r>
      </w:ins>
    </w:p>
    <w:p w14:paraId="5A83BCA8" w14:textId="0A6EB1D5" w:rsidR="008A5254" w:rsidRDefault="008A5254">
      <w:pPr>
        <w:pStyle w:val="TableofFigures"/>
        <w:rPr>
          <w:ins w:id="731" w:author="Microsoft Office User" w:date="2019-12-18T13:46:00Z"/>
          <w:rFonts w:asciiTheme="minorHAnsi" w:eastAsiaTheme="minorEastAsia" w:hAnsiTheme="minorHAnsi" w:cstheme="minorBidi"/>
          <w:noProof/>
          <w:sz w:val="24"/>
          <w:lang w:val="en-US"/>
        </w:rPr>
      </w:pPr>
      <w:ins w:id="732"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"_Toc27569187"</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7. Resource Band Settings.</w:t>
        </w:r>
        <w:r>
          <w:rPr>
            <w:noProof/>
            <w:webHidden/>
          </w:rPr>
          <w:tab/>
        </w:r>
        <w:r>
          <w:rPr>
            <w:noProof/>
            <w:webHidden/>
          </w:rPr>
          <w:fldChar w:fldCharType="begin"/>
        </w:r>
        <w:r>
          <w:rPr>
            <w:noProof/>
            <w:webHidden/>
          </w:rPr>
          <w:instrText xml:space="preserve"> PAGEREF _Toc27569187 \h </w:instrText>
        </w:r>
        <w:r>
          <w:rPr>
            <w:noProof/>
            <w:webHidden/>
          </w:rPr>
        </w:r>
      </w:ins>
      <w:r>
        <w:rPr>
          <w:noProof/>
          <w:webHidden/>
        </w:rPr>
        <w:fldChar w:fldCharType="separate"/>
      </w:r>
      <w:ins w:id="733" w:author="Microsoft Office User" w:date="2019-12-18T13:46:00Z">
        <w:r>
          <w:rPr>
            <w:noProof/>
            <w:webHidden/>
          </w:rPr>
          <w:t>20</w:t>
        </w:r>
        <w:r>
          <w:rPr>
            <w:noProof/>
            <w:webHidden/>
          </w:rPr>
          <w:fldChar w:fldCharType="end"/>
        </w:r>
        <w:r w:rsidRPr="00265016">
          <w:rPr>
            <w:rStyle w:val="Hyperlink"/>
            <w:noProof/>
          </w:rPr>
          <w:fldChar w:fldCharType="end"/>
        </w:r>
      </w:ins>
    </w:p>
    <w:p w14:paraId="0AE9720B" w14:textId="0E9987D3" w:rsidR="008A5254" w:rsidRDefault="008A5254">
      <w:pPr>
        <w:pStyle w:val="TableofFigures"/>
        <w:rPr>
          <w:ins w:id="734" w:author="Microsoft Office User" w:date="2019-12-18T13:46:00Z"/>
          <w:rFonts w:asciiTheme="minorHAnsi" w:eastAsiaTheme="minorEastAsia" w:hAnsiTheme="minorHAnsi" w:cstheme="minorBidi"/>
          <w:noProof/>
          <w:sz w:val="24"/>
          <w:lang w:val="en-US"/>
        </w:rPr>
      </w:pPr>
      <w:ins w:id="735"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"_Toc27569188"</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8. State Band Settings.</w:t>
        </w:r>
        <w:r>
          <w:rPr>
            <w:noProof/>
            <w:webHidden/>
          </w:rPr>
          <w:tab/>
        </w:r>
        <w:r>
          <w:rPr>
            <w:noProof/>
            <w:webHidden/>
          </w:rPr>
          <w:fldChar w:fldCharType="begin"/>
        </w:r>
        <w:r>
          <w:rPr>
            <w:noProof/>
            <w:webHidden/>
          </w:rPr>
          <w:instrText xml:space="preserve"> PAGEREF _Toc27569188 \h </w:instrText>
        </w:r>
        <w:r>
          <w:rPr>
            <w:noProof/>
            <w:webHidden/>
          </w:rPr>
        </w:r>
      </w:ins>
      <w:r>
        <w:rPr>
          <w:noProof/>
          <w:webHidden/>
        </w:rPr>
        <w:fldChar w:fldCharType="separate"/>
      </w:r>
      <w:ins w:id="736" w:author="Microsoft Office User" w:date="2019-12-18T13:46:00Z">
        <w:r>
          <w:rPr>
            <w:noProof/>
            <w:webHidden/>
          </w:rPr>
          <w:t>20</w:t>
        </w:r>
        <w:r>
          <w:rPr>
            <w:noProof/>
            <w:webHidden/>
          </w:rPr>
          <w:fldChar w:fldCharType="end"/>
        </w:r>
        <w:r w:rsidRPr="00265016">
          <w:rPr>
            <w:rStyle w:val="Hyperlink"/>
            <w:noProof/>
          </w:rPr>
          <w:fldChar w:fldCharType="end"/>
        </w:r>
      </w:ins>
    </w:p>
    <w:p w14:paraId="38C8D0E2" w14:textId="0FF7BB4B" w:rsidR="008A5254" w:rsidRDefault="008A5254">
      <w:pPr>
        <w:pStyle w:val="TableofFigures"/>
        <w:rPr>
          <w:ins w:id="737" w:author="Microsoft Office User" w:date="2019-12-18T13:46:00Z"/>
          <w:rFonts w:asciiTheme="minorHAnsi" w:eastAsiaTheme="minorEastAsia" w:hAnsiTheme="minorHAnsi" w:cstheme="minorBidi"/>
          <w:noProof/>
          <w:sz w:val="24"/>
          <w:lang w:val="en-US"/>
        </w:rPr>
      </w:pPr>
      <w:ins w:id="738"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"_Toc27569189"</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9. Activity Band Settings.</w:t>
        </w:r>
        <w:r>
          <w:rPr>
            <w:noProof/>
            <w:webHidden/>
          </w:rPr>
          <w:tab/>
        </w:r>
        <w:r>
          <w:rPr>
            <w:noProof/>
            <w:webHidden/>
          </w:rPr>
          <w:fldChar w:fldCharType="begin"/>
        </w:r>
        <w:r>
          <w:rPr>
            <w:noProof/>
            <w:webHidden/>
          </w:rPr>
          <w:instrText xml:space="preserve"> PAGEREF _Toc27569189 \h </w:instrText>
        </w:r>
        <w:r>
          <w:rPr>
            <w:noProof/>
            <w:webHidden/>
          </w:rPr>
        </w:r>
      </w:ins>
      <w:r>
        <w:rPr>
          <w:noProof/>
          <w:webHidden/>
        </w:rPr>
        <w:fldChar w:fldCharType="separate"/>
      </w:r>
      <w:ins w:id="739" w:author="Microsoft Office User" w:date="2019-12-18T13:46:00Z">
        <w:r>
          <w:rPr>
            <w:noProof/>
            <w:webHidden/>
          </w:rPr>
          <w:t>21</w:t>
        </w:r>
        <w:r>
          <w:rPr>
            <w:noProof/>
            <w:webHidden/>
          </w:rPr>
          <w:fldChar w:fldCharType="end"/>
        </w:r>
        <w:r w:rsidRPr="00265016">
          <w:rPr>
            <w:rStyle w:val="Hyperlink"/>
            <w:noProof/>
          </w:rPr>
          <w:fldChar w:fldCharType="end"/>
        </w:r>
      </w:ins>
    </w:p>
    <w:p w14:paraId="0B02537C" w14:textId="41406837" w:rsidR="008A5254" w:rsidRDefault="008A5254">
      <w:pPr>
        <w:pStyle w:val="TableofFigures"/>
        <w:rPr>
          <w:ins w:id="740" w:author="Microsoft Office User" w:date="2019-12-18T13:46:00Z"/>
          <w:rFonts w:asciiTheme="minorHAnsi" w:eastAsiaTheme="minorEastAsia" w:hAnsiTheme="minorHAnsi" w:cstheme="minorBidi"/>
          <w:noProof/>
          <w:sz w:val="24"/>
          <w:lang w:val="en-US"/>
        </w:rPr>
      </w:pPr>
      <w:ins w:id="741"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"_Toc27569190"</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10. Activity Expansion Options.</w:t>
        </w:r>
        <w:r>
          <w:rPr>
            <w:noProof/>
            <w:webHidden/>
          </w:rPr>
          <w:tab/>
        </w:r>
        <w:r>
          <w:rPr>
            <w:noProof/>
            <w:webHidden/>
          </w:rPr>
          <w:fldChar w:fldCharType="begin"/>
        </w:r>
        <w:r>
          <w:rPr>
            <w:noProof/>
            <w:webHidden/>
          </w:rPr>
          <w:instrText xml:space="preserve"> PAGEREF _Toc27569190 \h </w:instrText>
        </w:r>
        <w:r>
          <w:rPr>
            <w:noProof/>
            <w:webHidden/>
          </w:rPr>
        </w:r>
      </w:ins>
      <w:r>
        <w:rPr>
          <w:noProof/>
          <w:webHidden/>
        </w:rPr>
        <w:fldChar w:fldCharType="separate"/>
      </w:r>
      <w:ins w:id="742" w:author="Microsoft Office User" w:date="2019-12-18T13:46:00Z">
        <w:r>
          <w:rPr>
            <w:noProof/>
            <w:webHidden/>
          </w:rPr>
          <w:t>23</w:t>
        </w:r>
        <w:r>
          <w:rPr>
            <w:noProof/>
            <w:webHidden/>
          </w:rPr>
          <w:fldChar w:fldCharType="end"/>
        </w:r>
        <w:r w:rsidRPr="00265016">
          <w:rPr>
            <w:rStyle w:val="Hyperlink"/>
            <w:noProof/>
          </w:rPr>
          <w:fldChar w:fldCharType="end"/>
        </w:r>
      </w:ins>
    </w:p>
    <w:p w14:paraId="7349664E" w14:textId="6B6DC0BF" w:rsidR="008A5254" w:rsidRDefault="008A5254">
      <w:pPr>
        <w:pStyle w:val="TableofFigures"/>
        <w:rPr>
          <w:ins w:id="743" w:author="Microsoft Office User" w:date="2019-12-18T13:46:00Z"/>
          <w:rFonts w:asciiTheme="minorHAnsi" w:eastAsiaTheme="minorEastAsia" w:hAnsiTheme="minorHAnsi" w:cstheme="minorBidi"/>
          <w:noProof/>
          <w:sz w:val="24"/>
          <w:lang w:val="en-US"/>
        </w:rPr>
      </w:pPr>
      <w:ins w:id="744" w:author="Microsoft Office User" w:date="2019-12-18T13:46:00Z">
        <w:r w:rsidRPr="00265016">
          <w:rPr>
            <w:rStyle w:val="Hyperlink"/>
            <w:noProof/>
          </w:rPr>
          <w:fldChar w:fldCharType="begin"/>
        </w:r>
        <w:r w:rsidRPr="00265016">
          <w:rPr>
            <w:rStyle w:val="Hyperlink"/>
            <w:noProof/>
          </w:rPr>
          <w:instrText xml:space="preserve"> </w:instrText>
        </w:r>
        <w:r>
          <w:rPr>
            <w:noProof/>
          </w:rPr>
          <w:instrText>HYPERLINK \l "_Toc27569191"</w:instrText>
        </w:r>
        <w:r w:rsidRPr="00265016">
          <w:rPr>
            <w:rStyle w:val="Hyperlink"/>
            <w:noProof/>
          </w:rPr>
          <w:instrText xml:space="preserve"> </w:instrText>
        </w:r>
        <w:r w:rsidRPr="00265016">
          <w:rPr>
            <w:rStyle w:val="Hyperlink"/>
            <w:noProof/>
          </w:rPr>
        </w:r>
        <w:r w:rsidRPr="00265016">
          <w:rPr>
            <w:rStyle w:val="Hyperlink"/>
            <w:noProof/>
          </w:rPr>
          <w:fldChar w:fldCharType="separate"/>
        </w:r>
        <w:r w:rsidRPr="00265016">
          <w:rPr>
            <w:rStyle w:val="Hyperlink"/>
            <w:noProof/>
          </w:rPr>
          <w:t>Table 11. Time Cursor Settings.</w:t>
        </w:r>
        <w:r>
          <w:rPr>
            <w:noProof/>
            <w:webHidden/>
          </w:rPr>
          <w:tab/>
        </w:r>
        <w:r>
          <w:rPr>
            <w:noProof/>
            <w:webHidden/>
          </w:rPr>
          <w:fldChar w:fldCharType="begin"/>
        </w:r>
        <w:r>
          <w:rPr>
            <w:noProof/>
            <w:webHidden/>
          </w:rPr>
          <w:instrText xml:space="preserve"> PAGEREF _Toc27569191 \h </w:instrText>
        </w:r>
        <w:r>
          <w:rPr>
            <w:noProof/>
            <w:webHidden/>
          </w:rPr>
        </w:r>
      </w:ins>
      <w:r>
        <w:rPr>
          <w:noProof/>
          <w:webHidden/>
        </w:rPr>
        <w:fldChar w:fldCharType="separate"/>
      </w:r>
      <w:ins w:id="745" w:author="Microsoft Office User" w:date="2019-12-18T13:46:00Z">
        <w:r>
          <w:rPr>
            <w:noProof/>
            <w:webHidden/>
          </w:rPr>
          <w:t>27</w:t>
        </w:r>
        <w:r>
          <w:rPr>
            <w:noProof/>
            <w:webHidden/>
          </w:rPr>
          <w:fldChar w:fldCharType="end"/>
        </w:r>
        <w:r w:rsidRPr="00265016">
          <w:rPr>
            <w:rStyle w:val="Hyperlink"/>
            <w:noProof/>
          </w:rPr>
          <w:fldChar w:fldCharType="end"/>
        </w:r>
      </w:ins>
    </w:p>
    <w:p w14:paraId="2B76F03A" w14:textId="08FAD695" w:rsidR="00D70864" w:rsidRPr="00D70864" w:rsidRDefault="008A5254" w:rsidP="00D70864">
      <w:pPr>
        <w:pStyle w:val="BodyText"/>
        <w:sectPr w:rsidR="00D70864" w:rsidRPr="00D70864" w:rsidSect="00D533BB">
          <w:footerReference w:type="even" r:id="rId8"/>
          <w:footerReference w:type="default" r:id="rId9"/>
          <w:headerReference w:type="first" r:id="rId10"/>
          <w:footerReference w:type="first" r:id="rId11"/>
          <w:pgSz w:w="12240" w:h="15840" w:code="9"/>
          <w:pgMar w:top="1440" w:right="1440" w:bottom="1440" w:left="1440" w:header="562" w:footer="562" w:gutter="0"/>
          <w:pgNumType w:fmt="lowerRoman" w:start="3" w:chapSep="emDash"/>
          <w:cols w:space="720"/>
          <w:titlePg/>
        </w:sectPr>
        <w:pPrChange w:id="746" w:author="Microsoft Office User" w:date="2019-12-18T13:32:00Z">
          <w:pPr>
            <w:pStyle w:val="Heading1"/>
            <w:spacing w:line="276" w:lineRule="auto"/>
          </w:pPr>
        </w:pPrChange>
      </w:pPr>
      <w:ins w:id="747" w:author="Microsoft Office User" w:date="2019-12-18T13:45:00Z">
        <w:r>
          <w:rPr>
            <w:szCs w:val="24"/>
          </w:rPr>
          <w:fldChar w:fldCharType="end"/>
        </w:r>
      </w:ins>
    </w:p>
    <w:p w14:paraId="0CEAA376" w14:textId="1C8C43AF" w:rsidR="001008D9" w:rsidRPr="00E72880" w:rsidRDefault="00453E1F" w:rsidP="00672D76">
      <w:pPr>
        <w:pStyle w:val="Heading1"/>
        <w:spacing w:line="276" w:lineRule="auto"/>
        <w:rPr>
          <w:rFonts w:cs="Arial"/>
        </w:rPr>
      </w:pPr>
      <w:bookmarkStart w:id="748" w:name="_Toc484436516"/>
      <w:bookmarkStart w:id="749" w:name="_Toc27639295"/>
      <w:r w:rsidRPr="00E72880">
        <w:rPr>
          <w:rFonts w:cs="Arial"/>
        </w:rPr>
        <w:lastRenderedPageBreak/>
        <w:t>D</w:t>
      </w:r>
      <w:r w:rsidR="001008D9" w:rsidRPr="00E72880">
        <w:rPr>
          <w:rFonts w:cs="Arial"/>
        </w:rPr>
        <w:t xml:space="preserve">ocument </w:t>
      </w:r>
      <w:r w:rsidRPr="00E72880">
        <w:rPr>
          <w:rFonts w:cs="Arial"/>
        </w:rPr>
        <w:t>O</w:t>
      </w:r>
      <w:r w:rsidR="001008D9" w:rsidRPr="00E72880">
        <w:rPr>
          <w:rFonts w:cs="Arial"/>
        </w:rPr>
        <w:t>verview</w:t>
      </w:r>
      <w:bookmarkEnd w:id="748"/>
      <w:bookmarkEnd w:id="749"/>
    </w:p>
    <w:p w14:paraId="0E9A5A97" w14:textId="77777777" w:rsidR="00116D99" w:rsidRPr="00E72880" w:rsidRDefault="00116D99" w:rsidP="00672D76">
      <w:pPr>
        <w:pStyle w:val="Heading2"/>
        <w:spacing w:line="276" w:lineRule="auto"/>
        <w:rPr>
          <w:rFonts w:cs="Arial"/>
        </w:rPr>
      </w:pPr>
      <w:bookmarkStart w:id="750" w:name="_Toc294257566"/>
      <w:bookmarkStart w:id="751" w:name="_Toc294257676"/>
      <w:bookmarkStart w:id="752" w:name="_Toc484436517"/>
      <w:bookmarkStart w:id="753" w:name="_Toc504839920"/>
      <w:bookmarkStart w:id="754" w:name="_Toc505448499"/>
      <w:bookmarkStart w:id="755" w:name="_Toc293150178"/>
      <w:bookmarkStart w:id="756" w:name="_Toc20018736"/>
      <w:bookmarkStart w:id="757" w:name="_Ref284243889"/>
      <w:bookmarkStart w:id="758" w:name="_Toc27639296"/>
      <w:r w:rsidRPr="00E72880">
        <w:rPr>
          <w:rFonts w:cs="Arial"/>
        </w:rPr>
        <w:t>Identification</w:t>
      </w:r>
      <w:bookmarkEnd w:id="750"/>
      <w:bookmarkEnd w:id="751"/>
      <w:bookmarkEnd w:id="752"/>
      <w:bookmarkEnd w:id="758"/>
    </w:p>
    <w:tbl>
      <w:tblPr>
        <w:tblStyle w:val="TableGridLight"/>
        <w:tblW w:w="4276" w:type="pct"/>
        <w:jc w:val="center"/>
        <w:tblLook w:val="04A0" w:firstRow="1" w:lastRow="0" w:firstColumn="1" w:lastColumn="0" w:noHBand="0" w:noVBand="1"/>
      </w:tblPr>
      <w:tblGrid>
        <w:gridCol w:w="2328"/>
        <w:gridCol w:w="5668"/>
      </w:tblGrid>
      <w:tr w:rsidR="00771766" w:rsidRPr="00E72880" w14:paraId="6207EA1A" w14:textId="77777777" w:rsidTr="00672D76">
        <w:trPr>
          <w:jc w:val="center"/>
        </w:trPr>
        <w:tc>
          <w:tcPr>
            <w:tcW w:w="1456" w:type="pct"/>
          </w:tcPr>
          <w:p w14:paraId="60E2241D" w14:textId="77777777" w:rsidR="00771766" w:rsidRPr="00E72880" w:rsidRDefault="00771766" w:rsidP="00672D76">
            <w:pPr>
              <w:spacing w:line="276" w:lineRule="auto"/>
              <w:rPr>
                <w:rStyle w:val="Strong"/>
                <w:rFonts w:cs="Arial"/>
                <w:b w:val="0"/>
              </w:rPr>
            </w:pPr>
            <w:r w:rsidRPr="00E72880">
              <w:rPr>
                <w:rStyle w:val="Strong"/>
                <w:rFonts w:cs="Arial"/>
                <w:b w:val="0"/>
              </w:rPr>
              <w:t>Property</w:t>
            </w:r>
          </w:p>
        </w:tc>
        <w:tc>
          <w:tcPr>
            <w:tcW w:w="3544" w:type="pct"/>
          </w:tcPr>
          <w:p w14:paraId="5E905489" w14:textId="77777777" w:rsidR="00771766" w:rsidRPr="00E72880" w:rsidRDefault="00771766" w:rsidP="00672D76">
            <w:pPr>
              <w:spacing w:line="276" w:lineRule="auto"/>
              <w:rPr>
                <w:rStyle w:val="Strong"/>
                <w:rFonts w:cs="Arial"/>
                <w:b w:val="0"/>
              </w:rPr>
            </w:pPr>
            <w:r w:rsidRPr="00E72880">
              <w:rPr>
                <w:rStyle w:val="Strong"/>
                <w:rFonts w:cs="Arial"/>
                <w:b w:val="0"/>
              </w:rPr>
              <w:t>Value</w:t>
            </w:r>
          </w:p>
        </w:tc>
      </w:tr>
      <w:tr w:rsidR="0034512D" w:rsidRPr="00E72880" w14:paraId="758CFF85" w14:textId="77777777" w:rsidTr="00672D76">
        <w:trPr>
          <w:jc w:val="center"/>
        </w:trPr>
        <w:tc>
          <w:tcPr>
            <w:tcW w:w="1456" w:type="pct"/>
          </w:tcPr>
          <w:p w14:paraId="7349975D" w14:textId="6C39652C" w:rsidR="0034512D" w:rsidRPr="00E72880" w:rsidRDefault="0034512D" w:rsidP="00672D76">
            <w:pPr>
              <w:spacing w:line="276" w:lineRule="auto"/>
              <w:rPr>
                <w:rFonts w:cs="Arial"/>
                <w:b/>
              </w:rPr>
            </w:pPr>
            <w:r w:rsidRPr="00E72880">
              <w:rPr>
                <w:rFonts w:cs="Arial"/>
                <w:b/>
              </w:rPr>
              <w:t>Configuration ID (CI)</w:t>
            </w:r>
          </w:p>
        </w:tc>
        <w:tc>
          <w:tcPr>
            <w:tcW w:w="3544" w:type="pct"/>
          </w:tcPr>
          <w:p w14:paraId="6940C9DD" w14:textId="48DE2461" w:rsidR="0034512D" w:rsidRPr="00E72880" w:rsidRDefault="00672D76" w:rsidP="00672D76">
            <w:pPr>
              <w:spacing w:line="276" w:lineRule="auto"/>
              <w:rPr>
                <w:rFonts w:cs="Arial"/>
              </w:rPr>
            </w:pPr>
            <w:r w:rsidRPr="00E72880">
              <w:rPr>
                <w:rFonts w:cs="Arial"/>
              </w:rPr>
              <w:t>621.712 - RAVEN - Resource and Activity Visualization Engine</w:t>
            </w:r>
          </w:p>
        </w:tc>
      </w:tr>
      <w:tr w:rsidR="00771766" w:rsidRPr="00E72880" w14:paraId="412D63D0" w14:textId="77777777" w:rsidTr="00672D76">
        <w:trPr>
          <w:jc w:val="center"/>
        </w:trPr>
        <w:tc>
          <w:tcPr>
            <w:tcW w:w="1456" w:type="pct"/>
          </w:tcPr>
          <w:p w14:paraId="64ACDB95" w14:textId="77777777" w:rsidR="00771766" w:rsidRPr="00E72880" w:rsidRDefault="00771766" w:rsidP="00672D76">
            <w:pPr>
              <w:spacing w:line="276" w:lineRule="auto"/>
              <w:rPr>
                <w:rFonts w:cs="Arial"/>
                <w:b/>
              </w:rPr>
            </w:pPr>
            <w:r w:rsidRPr="00E72880">
              <w:rPr>
                <w:rFonts w:cs="Arial"/>
                <w:b/>
              </w:rPr>
              <w:t>Element</w:t>
            </w:r>
          </w:p>
        </w:tc>
        <w:tc>
          <w:tcPr>
            <w:tcW w:w="3544" w:type="pct"/>
          </w:tcPr>
          <w:p w14:paraId="5670D1CC" w14:textId="3027C31C" w:rsidR="00771766" w:rsidRPr="00E72880" w:rsidRDefault="00672D76" w:rsidP="00672D76">
            <w:pPr>
              <w:spacing w:line="276" w:lineRule="auto"/>
              <w:rPr>
                <w:rFonts w:cs="Arial"/>
              </w:rPr>
            </w:pPr>
            <w:r w:rsidRPr="00E72880">
              <w:rPr>
                <w:rFonts w:cs="Arial"/>
              </w:rPr>
              <w:t>MPSA</w:t>
            </w:r>
          </w:p>
        </w:tc>
      </w:tr>
      <w:tr w:rsidR="00771766" w:rsidRPr="00E72880" w14:paraId="1C103DC0" w14:textId="77777777" w:rsidTr="00672D76">
        <w:trPr>
          <w:jc w:val="center"/>
        </w:trPr>
        <w:tc>
          <w:tcPr>
            <w:tcW w:w="1456" w:type="pct"/>
          </w:tcPr>
          <w:p w14:paraId="055B0133" w14:textId="77777777" w:rsidR="00771766" w:rsidRPr="00E72880" w:rsidRDefault="00771766" w:rsidP="00672D76">
            <w:pPr>
              <w:spacing w:line="276" w:lineRule="auto"/>
              <w:rPr>
                <w:rFonts w:cs="Arial"/>
                <w:b/>
              </w:rPr>
            </w:pPr>
            <w:r w:rsidRPr="00E72880">
              <w:rPr>
                <w:rFonts w:cs="Arial"/>
                <w:b/>
              </w:rPr>
              <w:t>Program Set</w:t>
            </w:r>
          </w:p>
        </w:tc>
        <w:tc>
          <w:tcPr>
            <w:tcW w:w="3544" w:type="pct"/>
          </w:tcPr>
          <w:p w14:paraId="0F49C4D1" w14:textId="00AD2D92" w:rsidR="00771766" w:rsidRPr="00E72880" w:rsidRDefault="00672D76" w:rsidP="00672D76">
            <w:pPr>
              <w:spacing w:line="276" w:lineRule="auto"/>
              <w:rPr>
                <w:rFonts w:cs="Arial"/>
              </w:rPr>
            </w:pPr>
            <w:r w:rsidRPr="00E72880">
              <w:rPr>
                <w:rFonts w:cs="Arial"/>
              </w:rPr>
              <w:t>SEQ Subsystem</w:t>
            </w:r>
          </w:p>
        </w:tc>
      </w:tr>
      <w:tr w:rsidR="00771766" w:rsidRPr="00E72880" w14:paraId="7285FE5F" w14:textId="77777777" w:rsidTr="00672D76">
        <w:trPr>
          <w:jc w:val="center"/>
        </w:trPr>
        <w:tc>
          <w:tcPr>
            <w:tcW w:w="1456" w:type="pct"/>
          </w:tcPr>
          <w:p w14:paraId="361DAE97" w14:textId="77777777" w:rsidR="00771766" w:rsidRPr="00E72880" w:rsidRDefault="00771766" w:rsidP="00672D76">
            <w:pPr>
              <w:spacing w:line="276" w:lineRule="auto"/>
              <w:rPr>
                <w:rFonts w:cs="Arial"/>
                <w:b/>
              </w:rPr>
            </w:pPr>
            <w:r w:rsidRPr="00E72880">
              <w:rPr>
                <w:rFonts w:cs="Arial"/>
                <w:b/>
              </w:rPr>
              <w:t>Version</w:t>
            </w:r>
          </w:p>
        </w:tc>
        <w:tc>
          <w:tcPr>
            <w:tcW w:w="3544" w:type="pct"/>
          </w:tcPr>
          <w:p w14:paraId="2BBFA768" w14:textId="37E56A9B" w:rsidR="00771766" w:rsidRPr="00E72880" w:rsidRDefault="00672D76" w:rsidP="00672D76">
            <w:pPr>
              <w:spacing w:line="276" w:lineRule="auto"/>
              <w:rPr>
                <w:rFonts w:cs="Arial"/>
              </w:rPr>
            </w:pPr>
            <w:r w:rsidRPr="00E72880">
              <w:rPr>
                <w:rFonts w:cs="Arial"/>
              </w:rPr>
              <w:t>A28.</w:t>
            </w:r>
            <w:r w:rsidR="00FE4C43">
              <w:rPr>
                <w:rFonts w:cs="Arial"/>
              </w:rPr>
              <w:t>2</w:t>
            </w:r>
          </w:p>
        </w:tc>
      </w:tr>
    </w:tbl>
    <w:p w14:paraId="7791FD87" w14:textId="77777777" w:rsidR="000739E9" w:rsidRPr="00E72880" w:rsidRDefault="000739E9" w:rsidP="00672D76">
      <w:pPr>
        <w:pStyle w:val="Heading2"/>
        <w:spacing w:line="276" w:lineRule="auto"/>
        <w:rPr>
          <w:rFonts w:cs="Arial"/>
        </w:rPr>
      </w:pPr>
      <w:bookmarkStart w:id="759" w:name="_Toc484436518"/>
      <w:bookmarkStart w:id="760" w:name="_Toc27639297"/>
      <w:r w:rsidRPr="00E72880">
        <w:rPr>
          <w:rFonts w:cs="Arial"/>
        </w:rPr>
        <w:t>Purpose</w:t>
      </w:r>
      <w:bookmarkEnd w:id="753"/>
      <w:bookmarkEnd w:id="754"/>
      <w:bookmarkEnd w:id="755"/>
      <w:bookmarkEnd w:id="759"/>
      <w:bookmarkEnd w:id="760"/>
    </w:p>
    <w:p w14:paraId="6921658E" w14:textId="58E9BEE1" w:rsidR="00496E99" w:rsidRPr="00E72880" w:rsidRDefault="003F1775" w:rsidP="00451B61">
      <w:pPr>
        <w:rPr>
          <w:rFonts w:cs="Arial"/>
          <w:lang w:val="en-US"/>
        </w:rPr>
      </w:pPr>
      <w:bookmarkStart w:id="761" w:name="_Toc293150179"/>
      <w:bookmarkStart w:id="762" w:name="_Toc484436519"/>
      <w:bookmarkStart w:id="763" w:name="_Toc504839929"/>
      <w:bookmarkStart w:id="764" w:name="_Toc505448513"/>
      <w:bookmarkStart w:id="765" w:name="_Ref505743497"/>
      <w:r w:rsidRPr="00E72880">
        <w:rPr>
          <w:rFonts w:cs="Arial"/>
          <w:lang w:val="en-US"/>
        </w:rPr>
        <w:t xml:space="preserve">This document’s intention is to show the available capabilities in </w:t>
      </w:r>
      <w:r w:rsidR="005B1AF3">
        <w:rPr>
          <w:rFonts w:cs="Arial"/>
          <w:lang w:val="en-US"/>
        </w:rPr>
        <w:t>RAVEN</w:t>
      </w:r>
      <w:r w:rsidRPr="00E72880">
        <w:rPr>
          <w:rFonts w:cs="Arial"/>
          <w:lang w:val="en-US"/>
        </w:rPr>
        <w:t xml:space="preserve"> and how to use them. </w:t>
      </w:r>
      <w:r w:rsidR="00496E99" w:rsidRPr="00E72880">
        <w:rPr>
          <w:rFonts w:cs="Arial"/>
          <w:lang w:val="en-US"/>
        </w:rPr>
        <w:t xml:space="preserve">It describes every menu option, text entry field, and command button available in the tool. It is not intended to describe how a specific project would utilize the available capabilities, but to show the steps to follow to accomplish a goal. </w:t>
      </w:r>
    </w:p>
    <w:p w14:paraId="5189F440" w14:textId="77777777" w:rsidR="000739E9" w:rsidRPr="00E72880" w:rsidRDefault="000739E9" w:rsidP="00672D76">
      <w:pPr>
        <w:pStyle w:val="Heading2"/>
        <w:spacing w:line="276" w:lineRule="auto"/>
        <w:rPr>
          <w:rFonts w:cs="Arial"/>
        </w:rPr>
      </w:pPr>
      <w:bookmarkStart w:id="766" w:name="_Toc27639298"/>
      <w:r w:rsidRPr="00E72880">
        <w:rPr>
          <w:rFonts w:cs="Arial"/>
        </w:rPr>
        <w:t>Terminology and Notation</w:t>
      </w:r>
      <w:bookmarkEnd w:id="761"/>
      <w:bookmarkEnd w:id="762"/>
      <w:bookmarkEnd w:id="766"/>
    </w:p>
    <w:tbl>
      <w:tblPr>
        <w:tblStyle w:val="TableGridLight"/>
        <w:tblW w:w="0" w:type="auto"/>
        <w:jc w:val="center"/>
        <w:tblLook w:val="04A0" w:firstRow="1" w:lastRow="0" w:firstColumn="1" w:lastColumn="0" w:noHBand="0" w:noVBand="1"/>
      </w:tblPr>
      <w:tblGrid>
        <w:gridCol w:w="2633"/>
        <w:gridCol w:w="5692"/>
      </w:tblGrid>
      <w:tr w:rsidR="00672D76" w:rsidRPr="00E72880" w14:paraId="4C2FDB00" w14:textId="77777777" w:rsidTr="00672D76">
        <w:trPr>
          <w:jc w:val="center"/>
        </w:trPr>
        <w:tc>
          <w:tcPr>
            <w:tcW w:w="2633" w:type="dxa"/>
          </w:tcPr>
          <w:p w14:paraId="33645979" w14:textId="6B884DBB" w:rsidR="00672D76" w:rsidRPr="00E72880" w:rsidRDefault="00672D76" w:rsidP="00672D76">
            <w:pPr>
              <w:spacing w:line="276" w:lineRule="auto"/>
              <w:jc w:val="left"/>
              <w:rPr>
                <w:rFonts w:cs="Arial"/>
              </w:rPr>
            </w:pPr>
            <w:r w:rsidRPr="00E72880">
              <w:rPr>
                <w:rFonts w:cs="Arial"/>
              </w:rPr>
              <w:t>Acronym or Abbreviation</w:t>
            </w:r>
          </w:p>
        </w:tc>
        <w:tc>
          <w:tcPr>
            <w:tcW w:w="5692" w:type="dxa"/>
          </w:tcPr>
          <w:p w14:paraId="62F7817F" w14:textId="2815E894" w:rsidR="00672D76" w:rsidRPr="00E72880" w:rsidRDefault="00672D76" w:rsidP="00672D76">
            <w:pPr>
              <w:spacing w:line="276" w:lineRule="auto"/>
              <w:rPr>
                <w:rFonts w:cs="Arial"/>
              </w:rPr>
            </w:pPr>
            <w:r w:rsidRPr="00E72880">
              <w:rPr>
                <w:rFonts w:cs="Arial"/>
              </w:rPr>
              <w:t>Definition</w:t>
            </w:r>
          </w:p>
        </w:tc>
      </w:tr>
      <w:tr w:rsidR="00672D76" w:rsidRPr="00E72880" w14:paraId="60B4C445" w14:textId="77777777" w:rsidTr="00672D76">
        <w:trPr>
          <w:jc w:val="center"/>
        </w:trPr>
        <w:tc>
          <w:tcPr>
            <w:tcW w:w="2633" w:type="dxa"/>
          </w:tcPr>
          <w:p w14:paraId="6656F665" w14:textId="19D7CC0C" w:rsidR="00672D76" w:rsidRPr="00E72880" w:rsidRDefault="00672D76" w:rsidP="00672D76">
            <w:pPr>
              <w:spacing w:line="276" w:lineRule="auto"/>
              <w:rPr>
                <w:rFonts w:cs="Arial"/>
                <w:b/>
              </w:rPr>
            </w:pPr>
            <w:r w:rsidRPr="00E72880">
              <w:rPr>
                <w:rFonts w:cs="Arial"/>
                <w:b/>
              </w:rPr>
              <w:t>MGSS</w:t>
            </w:r>
          </w:p>
        </w:tc>
        <w:tc>
          <w:tcPr>
            <w:tcW w:w="5692" w:type="dxa"/>
          </w:tcPr>
          <w:p w14:paraId="62F15E1F" w14:textId="58E9BBD5" w:rsidR="00672D76" w:rsidRPr="00E72880" w:rsidRDefault="00672D76" w:rsidP="00672D76">
            <w:pPr>
              <w:spacing w:line="276" w:lineRule="auto"/>
              <w:rPr>
                <w:rFonts w:cs="Arial"/>
              </w:rPr>
            </w:pPr>
            <w:r w:rsidRPr="00E72880">
              <w:rPr>
                <w:rFonts w:cs="Arial"/>
              </w:rPr>
              <w:t>Multi-mission Ground Systems and Services</w:t>
            </w:r>
          </w:p>
        </w:tc>
      </w:tr>
      <w:tr w:rsidR="00672D76" w:rsidRPr="00E72880" w14:paraId="046072CF" w14:textId="77777777" w:rsidTr="00672D76">
        <w:trPr>
          <w:jc w:val="center"/>
        </w:trPr>
        <w:tc>
          <w:tcPr>
            <w:tcW w:w="2633" w:type="dxa"/>
          </w:tcPr>
          <w:p w14:paraId="35B99C9C" w14:textId="21BC7FC2" w:rsidR="00672D76" w:rsidRPr="00E72880" w:rsidRDefault="00672D76" w:rsidP="00672D76">
            <w:pPr>
              <w:spacing w:line="276" w:lineRule="auto"/>
              <w:rPr>
                <w:rFonts w:cs="Arial"/>
                <w:b/>
              </w:rPr>
            </w:pPr>
            <w:r w:rsidRPr="00E72880">
              <w:rPr>
                <w:rFonts w:cs="Arial"/>
                <w:b/>
              </w:rPr>
              <w:t>RAVEN</w:t>
            </w:r>
          </w:p>
        </w:tc>
        <w:tc>
          <w:tcPr>
            <w:tcW w:w="5692" w:type="dxa"/>
          </w:tcPr>
          <w:p w14:paraId="11DA7252" w14:textId="1F23212D" w:rsidR="00672D76" w:rsidRPr="00E72880" w:rsidRDefault="00672D76" w:rsidP="00672D76">
            <w:pPr>
              <w:spacing w:line="276" w:lineRule="auto"/>
              <w:rPr>
                <w:rFonts w:cs="Arial"/>
              </w:rPr>
            </w:pPr>
            <w:r w:rsidRPr="00E72880">
              <w:rPr>
                <w:rFonts w:cs="Arial"/>
              </w:rPr>
              <w:t>Resource and Activity Visualization Engine</w:t>
            </w:r>
          </w:p>
        </w:tc>
      </w:tr>
      <w:tr w:rsidR="00672D76" w:rsidRPr="00E72880" w14:paraId="27DA886E" w14:textId="77777777" w:rsidTr="00672D76">
        <w:trPr>
          <w:jc w:val="center"/>
        </w:trPr>
        <w:tc>
          <w:tcPr>
            <w:tcW w:w="2633" w:type="dxa"/>
          </w:tcPr>
          <w:p w14:paraId="7134D3A0" w14:textId="619FCF5A" w:rsidR="00672D76" w:rsidRPr="00E72880" w:rsidRDefault="00672D76" w:rsidP="00672D76">
            <w:pPr>
              <w:spacing w:line="276" w:lineRule="auto"/>
              <w:rPr>
                <w:rFonts w:cs="Arial"/>
                <w:b/>
              </w:rPr>
            </w:pPr>
            <w:r w:rsidRPr="00E72880">
              <w:rPr>
                <w:rFonts w:cs="Arial"/>
                <w:b/>
              </w:rPr>
              <w:t>JPL</w:t>
            </w:r>
          </w:p>
        </w:tc>
        <w:tc>
          <w:tcPr>
            <w:tcW w:w="5692" w:type="dxa"/>
          </w:tcPr>
          <w:p w14:paraId="03211976" w14:textId="5AB80B8C" w:rsidR="00672D76" w:rsidRPr="00E72880" w:rsidRDefault="00672D76" w:rsidP="00672D76">
            <w:pPr>
              <w:spacing w:line="276" w:lineRule="auto"/>
              <w:rPr>
                <w:rFonts w:cs="Arial"/>
              </w:rPr>
            </w:pPr>
            <w:r w:rsidRPr="00E72880">
              <w:rPr>
                <w:rFonts w:cs="Arial"/>
              </w:rPr>
              <w:t>Jet Propulsion Laboratory</w:t>
            </w:r>
          </w:p>
        </w:tc>
      </w:tr>
      <w:tr w:rsidR="00672D76" w:rsidRPr="00E72880" w14:paraId="63D69F0A" w14:textId="77777777" w:rsidTr="00672D76">
        <w:trPr>
          <w:jc w:val="center"/>
        </w:trPr>
        <w:tc>
          <w:tcPr>
            <w:tcW w:w="2633" w:type="dxa"/>
          </w:tcPr>
          <w:p w14:paraId="3F899771" w14:textId="396C5D95" w:rsidR="00672D76" w:rsidRPr="00E72880" w:rsidRDefault="00672D76" w:rsidP="00672D76">
            <w:pPr>
              <w:spacing w:line="276" w:lineRule="auto"/>
              <w:rPr>
                <w:rFonts w:cs="Arial"/>
                <w:b/>
              </w:rPr>
            </w:pPr>
            <w:r w:rsidRPr="00E72880">
              <w:rPr>
                <w:rFonts w:cs="Arial"/>
                <w:b/>
              </w:rPr>
              <w:t>MPS</w:t>
            </w:r>
          </w:p>
        </w:tc>
        <w:tc>
          <w:tcPr>
            <w:tcW w:w="5692" w:type="dxa"/>
          </w:tcPr>
          <w:p w14:paraId="05B09F29" w14:textId="3CEF0A56" w:rsidR="00672D76" w:rsidRPr="00E72880" w:rsidRDefault="00672D76" w:rsidP="00672D76">
            <w:pPr>
              <w:spacing w:line="276" w:lineRule="auto"/>
              <w:rPr>
                <w:rFonts w:cs="Arial"/>
              </w:rPr>
            </w:pPr>
            <w:r w:rsidRPr="00E72880">
              <w:rPr>
                <w:rFonts w:cs="Arial"/>
              </w:rPr>
              <w:t>Mission Planning and Sequencing</w:t>
            </w:r>
          </w:p>
        </w:tc>
      </w:tr>
      <w:tr w:rsidR="00672D76" w:rsidRPr="00E72880" w14:paraId="0C64F21C" w14:textId="77777777" w:rsidTr="00672D76">
        <w:trPr>
          <w:jc w:val="center"/>
        </w:trPr>
        <w:tc>
          <w:tcPr>
            <w:tcW w:w="2633" w:type="dxa"/>
          </w:tcPr>
          <w:p w14:paraId="0055DD76" w14:textId="7C9E8E76" w:rsidR="00672D76" w:rsidRPr="00E72880" w:rsidRDefault="00672D76" w:rsidP="00672D76">
            <w:pPr>
              <w:spacing w:line="276" w:lineRule="auto"/>
              <w:rPr>
                <w:rFonts w:cs="Arial"/>
                <w:b/>
              </w:rPr>
            </w:pPr>
            <w:r w:rsidRPr="00E72880">
              <w:rPr>
                <w:rFonts w:cs="Arial"/>
                <w:b/>
              </w:rPr>
              <w:t>MPSA</w:t>
            </w:r>
          </w:p>
        </w:tc>
        <w:tc>
          <w:tcPr>
            <w:tcW w:w="5692" w:type="dxa"/>
          </w:tcPr>
          <w:p w14:paraId="3BA036D9" w14:textId="37EC3AF5" w:rsidR="00672D76" w:rsidRPr="00E72880" w:rsidRDefault="00672D76" w:rsidP="00672D76">
            <w:pPr>
              <w:spacing w:line="276" w:lineRule="auto"/>
              <w:rPr>
                <w:rFonts w:cs="Arial"/>
              </w:rPr>
            </w:pPr>
            <w:r w:rsidRPr="00E72880">
              <w:rPr>
                <w:rFonts w:cs="Arial"/>
              </w:rPr>
              <w:t>Mission Planning, Sequencing and Analysis</w:t>
            </w:r>
          </w:p>
        </w:tc>
      </w:tr>
      <w:tr w:rsidR="00672D76" w:rsidRPr="00E72880" w14:paraId="7EA8632B" w14:textId="77777777" w:rsidTr="00672D76">
        <w:trPr>
          <w:jc w:val="center"/>
        </w:trPr>
        <w:tc>
          <w:tcPr>
            <w:tcW w:w="2633" w:type="dxa"/>
          </w:tcPr>
          <w:p w14:paraId="344721CB" w14:textId="29716DEB" w:rsidR="00672D76" w:rsidRPr="00E72880" w:rsidRDefault="00672D76" w:rsidP="00672D76">
            <w:pPr>
              <w:spacing w:line="276" w:lineRule="auto"/>
              <w:rPr>
                <w:rFonts w:cs="Arial"/>
                <w:b/>
              </w:rPr>
            </w:pPr>
            <w:r w:rsidRPr="00E72880">
              <w:rPr>
                <w:rFonts w:cs="Arial"/>
                <w:b/>
              </w:rPr>
              <w:t>TOL</w:t>
            </w:r>
          </w:p>
        </w:tc>
        <w:tc>
          <w:tcPr>
            <w:tcW w:w="5692" w:type="dxa"/>
          </w:tcPr>
          <w:p w14:paraId="0654CF7B" w14:textId="34E3FD19" w:rsidR="00672D76" w:rsidRPr="00E72880" w:rsidRDefault="00672D76" w:rsidP="00672D76">
            <w:pPr>
              <w:spacing w:line="276" w:lineRule="auto"/>
              <w:rPr>
                <w:rFonts w:cs="Arial"/>
              </w:rPr>
            </w:pPr>
            <w:r w:rsidRPr="00E72880">
              <w:rPr>
                <w:rFonts w:cs="Arial"/>
              </w:rPr>
              <w:t>Time Ordered List</w:t>
            </w:r>
          </w:p>
        </w:tc>
      </w:tr>
      <w:tr w:rsidR="00672D76" w:rsidRPr="00E72880" w14:paraId="72E508B1" w14:textId="77777777" w:rsidTr="00672D76">
        <w:trPr>
          <w:jc w:val="center"/>
        </w:trPr>
        <w:tc>
          <w:tcPr>
            <w:tcW w:w="2633" w:type="dxa"/>
          </w:tcPr>
          <w:p w14:paraId="136F1041" w14:textId="33FFD0B5" w:rsidR="00672D76" w:rsidRPr="00E72880" w:rsidRDefault="00672D76" w:rsidP="00672D76">
            <w:pPr>
              <w:spacing w:line="276" w:lineRule="auto"/>
              <w:rPr>
                <w:rFonts w:cs="Arial"/>
                <w:b/>
              </w:rPr>
            </w:pPr>
            <w:r w:rsidRPr="00E72880">
              <w:rPr>
                <w:rFonts w:cs="Arial"/>
                <w:b/>
              </w:rPr>
              <w:t>PEF</w:t>
            </w:r>
          </w:p>
        </w:tc>
        <w:tc>
          <w:tcPr>
            <w:tcW w:w="5692" w:type="dxa"/>
          </w:tcPr>
          <w:p w14:paraId="1CF15F63" w14:textId="77F67150" w:rsidR="00672D76" w:rsidRPr="00E72880" w:rsidRDefault="00672D76" w:rsidP="00672D76">
            <w:pPr>
              <w:spacing w:line="276" w:lineRule="auto"/>
              <w:rPr>
                <w:rFonts w:cs="Arial"/>
              </w:rPr>
            </w:pPr>
            <w:r w:rsidRPr="00E72880">
              <w:rPr>
                <w:rFonts w:cs="Arial"/>
              </w:rPr>
              <w:t>Predicted Events File</w:t>
            </w:r>
          </w:p>
        </w:tc>
      </w:tr>
    </w:tbl>
    <w:p w14:paraId="6A50B1AF" w14:textId="77777777" w:rsidR="002255FD" w:rsidRPr="00E72880" w:rsidRDefault="002255FD" w:rsidP="002255FD">
      <w:pPr>
        <w:pStyle w:val="Heading2"/>
        <w:numPr>
          <w:ilvl w:val="0"/>
          <w:numId w:val="0"/>
        </w:numPr>
        <w:spacing w:line="276" w:lineRule="auto"/>
        <w:rPr>
          <w:rFonts w:cs="Arial"/>
        </w:rPr>
      </w:pPr>
      <w:bookmarkStart w:id="767" w:name="_Toc293150180"/>
      <w:bookmarkStart w:id="768" w:name="_Toc484436520"/>
    </w:p>
    <w:p w14:paraId="333AF077" w14:textId="07EEAC32" w:rsidR="000739E9" w:rsidRPr="00E72880" w:rsidRDefault="000739E9" w:rsidP="002255FD">
      <w:pPr>
        <w:pStyle w:val="Heading2"/>
        <w:rPr>
          <w:rFonts w:cs="Arial"/>
        </w:rPr>
      </w:pPr>
      <w:bookmarkStart w:id="769" w:name="_Toc27639299"/>
      <w:r w:rsidRPr="00E72880">
        <w:rPr>
          <w:rFonts w:cs="Arial"/>
        </w:rPr>
        <w:t>References</w:t>
      </w:r>
      <w:bookmarkEnd w:id="763"/>
      <w:bookmarkEnd w:id="764"/>
      <w:bookmarkEnd w:id="765"/>
      <w:bookmarkEnd w:id="767"/>
      <w:bookmarkEnd w:id="768"/>
      <w:bookmarkEnd w:id="769"/>
    </w:p>
    <w:p w14:paraId="4F1E6D4A" w14:textId="68BB3E0D" w:rsidR="000739E9" w:rsidRPr="00E72880" w:rsidRDefault="000739E9" w:rsidP="00672D76">
      <w:pPr>
        <w:pStyle w:val="Caption"/>
        <w:keepNext/>
        <w:spacing w:line="276" w:lineRule="auto"/>
        <w:rPr>
          <w:rFonts w:cs="Arial"/>
        </w:rPr>
      </w:pPr>
    </w:p>
    <w:tbl>
      <w:tblPr>
        <w:tblStyle w:val="TableGridLight"/>
        <w:tblW w:w="4323" w:type="pct"/>
        <w:tblInd w:w="648" w:type="dxa"/>
        <w:tblLook w:val="04A0" w:firstRow="1" w:lastRow="0" w:firstColumn="1" w:lastColumn="0" w:noHBand="0" w:noVBand="1"/>
      </w:tblPr>
      <w:tblGrid>
        <w:gridCol w:w="6671"/>
        <w:gridCol w:w="1413"/>
      </w:tblGrid>
      <w:tr w:rsidR="000739E9" w:rsidRPr="00E72880" w14:paraId="44A089F1" w14:textId="77777777" w:rsidTr="00672D76">
        <w:tc>
          <w:tcPr>
            <w:tcW w:w="4126" w:type="pct"/>
          </w:tcPr>
          <w:p w14:paraId="5D538B38"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874" w:type="pct"/>
          </w:tcPr>
          <w:p w14:paraId="6910CD4A" w14:textId="77777777" w:rsidR="000739E9" w:rsidRPr="00E72880" w:rsidRDefault="000739E9" w:rsidP="00672D76">
            <w:pPr>
              <w:spacing w:line="276" w:lineRule="auto"/>
              <w:jc w:val="right"/>
              <w:rPr>
                <w:rStyle w:val="Strong"/>
                <w:rFonts w:cs="Arial"/>
                <w:b w:val="0"/>
              </w:rPr>
            </w:pPr>
            <w:proofErr w:type="spellStart"/>
            <w:r w:rsidRPr="00E72880">
              <w:rPr>
                <w:rStyle w:val="Strong"/>
                <w:rFonts w:cs="Arial"/>
                <w:b w:val="0"/>
              </w:rPr>
              <w:t>DocID</w:t>
            </w:r>
            <w:proofErr w:type="spellEnd"/>
          </w:p>
        </w:tc>
      </w:tr>
      <w:tr w:rsidR="000739E9" w:rsidRPr="00E72880" w14:paraId="59918B67" w14:textId="77777777" w:rsidTr="00672D76">
        <w:tc>
          <w:tcPr>
            <w:tcW w:w="4126" w:type="pct"/>
          </w:tcPr>
          <w:p w14:paraId="5DD8B844" w14:textId="37949A23" w:rsidR="000739E9" w:rsidRPr="00E72880" w:rsidRDefault="006C398B" w:rsidP="00672D76">
            <w:pPr>
              <w:spacing w:line="276" w:lineRule="auto"/>
              <w:rPr>
                <w:rStyle w:val="DocumentName"/>
                <w:rFonts w:cs="Arial"/>
                <w:b/>
              </w:rPr>
            </w:pPr>
            <w:r w:rsidRPr="00E72880">
              <w:rPr>
                <w:rStyle w:val="DocumentName"/>
                <w:rFonts w:cs="Arial"/>
                <w:b/>
              </w:rPr>
              <w:t>Software Development</w:t>
            </w:r>
          </w:p>
        </w:tc>
        <w:tc>
          <w:tcPr>
            <w:tcW w:w="874" w:type="pct"/>
          </w:tcPr>
          <w:p w14:paraId="5E22011D" w14:textId="3C1618FA" w:rsidR="000739E9" w:rsidRPr="00E72880" w:rsidRDefault="00672D76" w:rsidP="00672D76">
            <w:pPr>
              <w:spacing w:line="276" w:lineRule="auto"/>
              <w:jc w:val="right"/>
              <w:rPr>
                <w:rFonts w:cs="Arial"/>
              </w:rPr>
            </w:pPr>
            <w:r w:rsidRPr="00E72880">
              <w:rPr>
                <w:rFonts w:cs="Arial"/>
              </w:rPr>
              <w:t>57653</w:t>
            </w:r>
          </w:p>
        </w:tc>
      </w:tr>
    </w:tbl>
    <w:p w14:paraId="36AF36C7" w14:textId="2E3DEFF5" w:rsidR="00756E34" w:rsidRPr="00E72880" w:rsidRDefault="00672D76" w:rsidP="007A2CAA">
      <w:pPr>
        <w:pStyle w:val="Table"/>
        <w:pPrChange w:id="770" w:author="Microsoft Office User" w:date="2019-12-18T13:41:00Z">
          <w:pPr>
            <w:pStyle w:val="Caption"/>
            <w:keepNext/>
            <w:spacing w:line="276" w:lineRule="auto"/>
            <w:jc w:val="center"/>
          </w:pPr>
        </w:pPrChange>
      </w:pPr>
      <w:bookmarkStart w:id="771" w:name="_Toc27568116"/>
      <w:bookmarkStart w:id="772" w:name="_Toc27568773"/>
      <w:bookmarkStart w:id="773" w:name="_Toc27569181"/>
      <w:r w:rsidRPr="00E72880">
        <w:t xml:space="preserve">Table </w:t>
      </w:r>
      <w:fldSimple w:instr=" SEQ Table \* ARABIC ">
        <w:r w:rsidR="003A025C">
          <w:rPr>
            <w:noProof/>
          </w:rPr>
          <w:t>1</w:t>
        </w:r>
      </w:fldSimple>
      <w:r w:rsidRPr="00E72880">
        <w:t>: Applicable JPL Rules Documents</w:t>
      </w:r>
      <w:bookmarkEnd w:id="771"/>
      <w:bookmarkEnd w:id="772"/>
      <w:bookmarkEnd w:id="773"/>
    </w:p>
    <w:p w14:paraId="23E0C35C" w14:textId="4EE1D0A3" w:rsidR="000739E9" w:rsidRPr="00E72880" w:rsidRDefault="000739E9" w:rsidP="00672D76">
      <w:pPr>
        <w:pStyle w:val="Caption"/>
        <w:keepNext/>
        <w:spacing w:line="276" w:lineRule="auto"/>
        <w:rPr>
          <w:rFonts w:cs="Arial"/>
        </w:rPr>
      </w:pPr>
    </w:p>
    <w:tbl>
      <w:tblPr>
        <w:tblStyle w:val="TableGridLight"/>
        <w:tblW w:w="4323" w:type="pct"/>
        <w:tblInd w:w="648" w:type="dxa"/>
        <w:tblLook w:val="04A0" w:firstRow="1" w:lastRow="0" w:firstColumn="1" w:lastColumn="0" w:noHBand="0" w:noVBand="1"/>
      </w:tblPr>
      <w:tblGrid>
        <w:gridCol w:w="5976"/>
        <w:gridCol w:w="2108"/>
      </w:tblGrid>
      <w:tr w:rsidR="000739E9" w:rsidRPr="00E72880" w14:paraId="67CDCBE3" w14:textId="77777777" w:rsidTr="002255FD">
        <w:tc>
          <w:tcPr>
            <w:tcW w:w="3696" w:type="pct"/>
          </w:tcPr>
          <w:p w14:paraId="00B35C85"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1304" w:type="pct"/>
          </w:tcPr>
          <w:p w14:paraId="7BF1015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Document Number</w:t>
            </w:r>
          </w:p>
        </w:tc>
      </w:tr>
      <w:tr w:rsidR="000739E9" w:rsidRPr="00E72880" w14:paraId="7D9D4A55" w14:textId="77777777" w:rsidTr="002255FD">
        <w:tc>
          <w:tcPr>
            <w:tcW w:w="3696" w:type="pct"/>
          </w:tcPr>
          <w:p w14:paraId="5D13A1F3" w14:textId="4442C80B" w:rsidR="000739E9" w:rsidRPr="00E72880" w:rsidRDefault="006C398B" w:rsidP="00672D76">
            <w:pPr>
              <w:spacing w:line="276" w:lineRule="auto"/>
              <w:rPr>
                <w:rStyle w:val="DocumentName"/>
                <w:rFonts w:cs="Arial"/>
                <w:b/>
              </w:rPr>
            </w:pPr>
            <w:r w:rsidRPr="00E72880">
              <w:rPr>
                <w:rStyle w:val="DocumentName"/>
                <w:rFonts w:cs="Arial"/>
                <w:b/>
              </w:rPr>
              <w:t>MGSS Implementation and Maintenance Task Requirements</w:t>
            </w:r>
            <w:r w:rsidR="000739E9" w:rsidRPr="00E72880">
              <w:rPr>
                <w:rStyle w:val="DocumentName"/>
                <w:rFonts w:cs="Arial"/>
                <w:b/>
              </w:rPr>
              <w:t xml:space="preserve"> </w:t>
            </w:r>
          </w:p>
        </w:tc>
        <w:tc>
          <w:tcPr>
            <w:tcW w:w="1304" w:type="pct"/>
          </w:tcPr>
          <w:p w14:paraId="5538C2FD" w14:textId="3F6925E7" w:rsidR="000739E9" w:rsidRPr="00E72880" w:rsidRDefault="002255FD" w:rsidP="00672D76">
            <w:pPr>
              <w:spacing w:line="276" w:lineRule="auto"/>
              <w:jc w:val="right"/>
              <w:rPr>
                <w:rFonts w:cs="Arial"/>
              </w:rPr>
            </w:pPr>
            <w:r w:rsidRPr="00E72880">
              <w:rPr>
                <w:rFonts w:cs="Arial"/>
              </w:rPr>
              <w:t xml:space="preserve">DOC-001455 Rev </w:t>
            </w:r>
            <w:r w:rsidR="00FE4C43">
              <w:rPr>
                <w:rFonts w:cs="Arial"/>
              </w:rPr>
              <w:t>D</w:t>
            </w:r>
          </w:p>
        </w:tc>
      </w:tr>
      <w:tr w:rsidR="002255FD" w:rsidRPr="00E72880" w14:paraId="0563BA35" w14:textId="77777777" w:rsidTr="002255FD">
        <w:tc>
          <w:tcPr>
            <w:tcW w:w="3696" w:type="pct"/>
          </w:tcPr>
          <w:p w14:paraId="3A7DD5DC" w14:textId="13F52ADE" w:rsidR="002255FD" w:rsidRPr="00E72880" w:rsidRDefault="002255FD" w:rsidP="00672D76">
            <w:pPr>
              <w:spacing w:line="276" w:lineRule="auto"/>
              <w:rPr>
                <w:rStyle w:val="DocumentName"/>
                <w:rFonts w:cs="Arial"/>
                <w:b/>
              </w:rPr>
            </w:pPr>
            <w:r w:rsidRPr="00E72880">
              <w:rPr>
                <w:rStyle w:val="DocumentName"/>
                <w:rFonts w:cs="Arial"/>
                <w:b/>
              </w:rPr>
              <w:t>RAVEN Product Guide</w:t>
            </w:r>
          </w:p>
        </w:tc>
        <w:tc>
          <w:tcPr>
            <w:tcW w:w="1304" w:type="pct"/>
          </w:tcPr>
          <w:p w14:paraId="08822F78" w14:textId="7DEF2C10" w:rsidR="002255FD" w:rsidRPr="00E72880" w:rsidRDefault="002255FD" w:rsidP="00672D76">
            <w:pPr>
              <w:spacing w:line="276" w:lineRule="auto"/>
              <w:jc w:val="right"/>
              <w:rPr>
                <w:rFonts w:cs="Arial"/>
              </w:rPr>
            </w:pPr>
            <w:r w:rsidRPr="00E72880">
              <w:rPr>
                <w:rFonts w:cs="Arial"/>
              </w:rPr>
              <w:t>DOC-002206</w:t>
            </w:r>
          </w:p>
        </w:tc>
      </w:tr>
      <w:tr w:rsidR="002255FD" w:rsidRPr="00E72880" w14:paraId="435A8E33" w14:textId="77777777" w:rsidTr="002255FD">
        <w:tc>
          <w:tcPr>
            <w:tcW w:w="3696" w:type="pct"/>
          </w:tcPr>
          <w:p w14:paraId="598A3AA9" w14:textId="7F987169" w:rsidR="002255FD" w:rsidRPr="00E72880" w:rsidRDefault="002255FD" w:rsidP="00672D76">
            <w:pPr>
              <w:spacing w:line="276" w:lineRule="auto"/>
              <w:rPr>
                <w:rStyle w:val="DocumentName"/>
                <w:rFonts w:cs="Arial"/>
                <w:b/>
              </w:rPr>
            </w:pPr>
            <w:r w:rsidRPr="00E72880">
              <w:rPr>
                <w:rStyle w:val="DocumentName"/>
                <w:rFonts w:cs="Arial"/>
                <w:b/>
              </w:rPr>
              <w:t>RAVEN Components SIS</w:t>
            </w:r>
          </w:p>
        </w:tc>
        <w:tc>
          <w:tcPr>
            <w:tcW w:w="1304" w:type="pct"/>
          </w:tcPr>
          <w:p w14:paraId="26F941B5" w14:textId="6A74B986" w:rsidR="002255FD" w:rsidRPr="00E72880" w:rsidRDefault="002255FD" w:rsidP="00672D76">
            <w:pPr>
              <w:spacing w:line="276" w:lineRule="auto"/>
              <w:jc w:val="right"/>
              <w:rPr>
                <w:rFonts w:cs="Arial"/>
              </w:rPr>
            </w:pPr>
            <w:r w:rsidRPr="00E72880">
              <w:rPr>
                <w:rFonts w:cs="Arial"/>
              </w:rPr>
              <w:t>DOC-002086</w:t>
            </w:r>
          </w:p>
        </w:tc>
      </w:tr>
      <w:tr w:rsidR="00533BD1" w:rsidRPr="00E72880" w14:paraId="0BCA1DA9" w14:textId="77777777" w:rsidTr="002255FD">
        <w:tc>
          <w:tcPr>
            <w:tcW w:w="3696" w:type="pct"/>
          </w:tcPr>
          <w:p w14:paraId="1BF5E81C" w14:textId="4377B21C" w:rsidR="00533BD1" w:rsidRPr="00E72880" w:rsidRDefault="00574465" w:rsidP="00672D76">
            <w:pPr>
              <w:spacing w:line="276" w:lineRule="auto"/>
              <w:rPr>
                <w:rStyle w:val="DocumentName"/>
                <w:rFonts w:cs="Arial"/>
                <w:b/>
              </w:rPr>
            </w:pPr>
            <w:ins w:id="774" w:author="Microsoft Office User" w:date="2019-12-18T10:03:00Z">
              <w:r>
                <w:rPr>
                  <w:rStyle w:val="DocumentName"/>
                  <w:rFonts w:cs="Arial"/>
                  <w:b/>
                </w:rPr>
                <w:t>RAVEN</w:t>
              </w:r>
            </w:ins>
            <w:del w:id="775" w:author="Microsoft Office User" w:date="2019-12-18T10:03:00Z">
              <w:r w:rsidR="00533BD1" w:rsidDel="00574465">
                <w:rPr>
                  <w:rStyle w:val="DocumentName"/>
                  <w:rFonts w:cs="Arial"/>
                  <w:b/>
                </w:rPr>
                <w:delText>NEST</w:delText>
              </w:r>
            </w:del>
            <w:r w:rsidR="00533BD1">
              <w:rPr>
                <w:rStyle w:val="DocumentName"/>
                <w:rFonts w:cs="Arial"/>
                <w:b/>
              </w:rPr>
              <w:t xml:space="preserve"> User’s Guide</w:t>
            </w:r>
          </w:p>
        </w:tc>
        <w:tc>
          <w:tcPr>
            <w:tcW w:w="1304" w:type="pct"/>
          </w:tcPr>
          <w:p w14:paraId="43D6355E" w14:textId="011F96D2" w:rsidR="00533BD1" w:rsidRPr="00E72880" w:rsidRDefault="00533BD1" w:rsidP="00672D76">
            <w:pPr>
              <w:spacing w:line="276" w:lineRule="auto"/>
              <w:jc w:val="right"/>
              <w:rPr>
                <w:rFonts w:cs="Arial"/>
              </w:rPr>
            </w:pPr>
            <w:r w:rsidRPr="005B1AF3">
              <w:t>DOC-002380</w:t>
            </w:r>
          </w:p>
        </w:tc>
      </w:tr>
    </w:tbl>
    <w:p w14:paraId="6EEFEB4F" w14:textId="6DF4449B" w:rsidR="00672D76" w:rsidRPr="00A21A31" w:rsidRDefault="00672D76" w:rsidP="007A2CAA">
      <w:pPr>
        <w:pStyle w:val="Table"/>
        <w:pPrChange w:id="776" w:author="Microsoft Office User" w:date="2019-12-18T13:42:00Z">
          <w:pPr>
            <w:jc w:val="center"/>
          </w:pPr>
        </w:pPrChange>
      </w:pPr>
      <w:bookmarkStart w:id="777" w:name="_Toc27568117"/>
      <w:bookmarkStart w:id="778" w:name="_Toc27568774"/>
      <w:bookmarkStart w:id="779" w:name="_Toc27569182"/>
      <w:r w:rsidRPr="00A21A31">
        <w:t xml:space="preserve">Table </w:t>
      </w:r>
      <w:r w:rsidRPr="00A21A31">
        <w:fldChar w:fldCharType="begin"/>
      </w:r>
      <w:r w:rsidRPr="00D70864">
        <w:instrText xml:space="preserve"> SEQ Table \* ARABIC </w:instrText>
      </w:r>
      <w:r w:rsidRPr="00D70864">
        <w:fldChar w:fldCharType="separate"/>
      </w:r>
      <w:r w:rsidR="003A025C" w:rsidRPr="00A21A31">
        <w:rPr>
          <w:rPrChange w:id="780" w:author="Microsoft Office User" w:date="2019-12-18T13:20:00Z">
            <w:rPr>
              <w:b/>
              <w:noProof/>
            </w:rPr>
          </w:rPrChange>
        </w:rPr>
        <w:t>2</w:t>
      </w:r>
      <w:r w:rsidRPr="00A21A31">
        <w:rPr>
          <w:rPrChange w:id="781" w:author="Microsoft Office User" w:date="2019-12-18T13:20:00Z">
            <w:rPr>
              <w:b/>
              <w:noProof/>
            </w:rPr>
          </w:rPrChange>
        </w:rPr>
        <w:fldChar w:fldCharType="end"/>
      </w:r>
      <w:r w:rsidRPr="007A2CAA">
        <w:t>:</w:t>
      </w:r>
      <w:r w:rsidRPr="00A21A31">
        <w:t xml:space="preserve"> Applicable MGSS Documents</w:t>
      </w:r>
      <w:bookmarkEnd w:id="777"/>
      <w:bookmarkEnd w:id="778"/>
      <w:bookmarkEnd w:id="779"/>
    </w:p>
    <w:p w14:paraId="28392CD5" w14:textId="436797DF" w:rsidR="00FD6837" w:rsidRPr="00E72880" w:rsidRDefault="00FD6837" w:rsidP="00672D76">
      <w:pPr>
        <w:pStyle w:val="Heading1"/>
        <w:spacing w:line="276" w:lineRule="auto"/>
        <w:rPr>
          <w:rFonts w:cs="Arial"/>
        </w:rPr>
      </w:pPr>
      <w:bookmarkStart w:id="782" w:name="_Toc27639300"/>
      <w:r w:rsidRPr="00E72880">
        <w:rPr>
          <w:rFonts w:cs="Arial"/>
        </w:rPr>
        <w:t>Overview of the System</w:t>
      </w:r>
      <w:bookmarkEnd w:id="782"/>
    </w:p>
    <w:p w14:paraId="783A0EB0" w14:textId="2301EE22" w:rsidR="002255FD" w:rsidRPr="00E72880" w:rsidRDefault="00624AB4" w:rsidP="002255FD">
      <w:pPr>
        <w:pStyle w:val="Heading2"/>
        <w:rPr>
          <w:rFonts w:cs="Arial"/>
        </w:rPr>
      </w:pPr>
      <w:bookmarkStart w:id="783" w:name="_Toc27639301"/>
      <w:r w:rsidRPr="00E72880">
        <w:rPr>
          <w:rFonts w:cs="Arial"/>
        </w:rPr>
        <w:t>About</w:t>
      </w:r>
      <w:bookmarkEnd w:id="783"/>
    </w:p>
    <w:p w14:paraId="4E65F054" w14:textId="388443CC" w:rsidR="00756E34" w:rsidRPr="00E72880" w:rsidRDefault="005B1AF3" w:rsidP="00624AB4">
      <w:pPr>
        <w:rPr>
          <w:rFonts w:cs="Arial"/>
        </w:rPr>
      </w:pPr>
      <w:bookmarkStart w:id="784" w:name="_Toc484436522"/>
      <w:r w:rsidRPr="005B1AF3">
        <w:rPr>
          <w:rFonts w:cs="Arial"/>
        </w:rPr>
        <w:t xml:space="preserve">Resource and Activity Visualization Engine, RAVEN for short, is a </w:t>
      </w:r>
      <w:del w:id="785" w:author="Microsoft Office User" w:date="2019-12-18T13:51:00Z">
        <w:r w:rsidRPr="005B1AF3" w:rsidDel="0075120F">
          <w:rPr>
            <w:rFonts w:cs="Arial"/>
          </w:rPr>
          <w:delText xml:space="preserve">component of the </w:delText>
        </w:r>
      </w:del>
      <w:r w:rsidRPr="005B1AF3">
        <w:rPr>
          <w:rFonts w:cs="Arial"/>
        </w:rPr>
        <w:t xml:space="preserve">web-based </w:t>
      </w:r>
      <w:del w:id="786" w:author="Microsoft Office User" w:date="2019-12-18T13:51:00Z">
        <w:r w:rsidRPr="005B1AF3" w:rsidDel="0075120F">
          <w:rPr>
            <w:rFonts w:cs="Arial"/>
          </w:rPr>
          <w:delText>platform NEST. NEST is the Mission Planning, Sequencing and Analysis (MPSA) Team's platform to provide a cohesive user experience to multi-mission users that require activity planning, sequencing, validation and analysis capabilities</w:delText>
        </w:r>
      </w:del>
      <w:ins w:id="787" w:author="Microsoft Office User" w:date="2019-12-18T13:51:00Z">
        <w:r w:rsidR="0075120F">
          <w:rPr>
            <w:rFonts w:cs="Arial"/>
          </w:rPr>
          <w:t>application allowing multi-mission users to visualize plan, pre</w:t>
        </w:r>
        <w:r w:rsidR="00CA31FE">
          <w:rPr>
            <w:rFonts w:cs="Arial"/>
          </w:rPr>
          <w:t>dicted, observed and telemetry</w:t>
        </w:r>
        <w:r w:rsidR="0075120F">
          <w:rPr>
            <w:rFonts w:cs="Arial"/>
          </w:rPr>
          <w:t xml:space="preserve"> data</w:t>
        </w:r>
      </w:ins>
      <w:r w:rsidRPr="005B1AF3">
        <w:rPr>
          <w:rFonts w:cs="Arial"/>
        </w:rPr>
        <w:t>.</w:t>
      </w:r>
    </w:p>
    <w:p w14:paraId="7CC50D20" w14:textId="5761B512" w:rsidR="002E1573" w:rsidRPr="00E72880" w:rsidRDefault="002E1573" w:rsidP="00756E34">
      <w:pPr>
        <w:pStyle w:val="Heading2"/>
        <w:rPr>
          <w:rFonts w:cs="Arial"/>
        </w:rPr>
      </w:pPr>
      <w:bookmarkStart w:id="788" w:name="_Toc27639302"/>
      <w:r w:rsidRPr="00E72880">
        <w:rPr>
          <w:rFonts w:cs="Arial"/>
        </w:rPr>
        <w:t>Capabilities</w:t>
      </w:r>
      <w:bookmarkEnd w:id="788"/>
    </w:p>
    <w:p w14:paraId="24B9D335" w14:textId="1C2C1727" w:rsidR="00D10389" w:rsidRPr="00E72880" w:rsidRDefault="00D44AC6" w:rsidP="002E1573">
      <w:pPr>
        <w:pStyle w:val="Heading3"/>
        <w:rPr>
          <w:rFonts w:cs="Arial"/>
        </w:rPr>
      </w:pPr>
      <w:bookmarkStart w:id="789" w:name="_Toc27639303"/>
      <w:r w:rsidRPr="00E72880">
        <w:rPr>
          <w:rFonts w:cs="Arial"/>
        </w:rPr>
        <w:t>RAVEN</w:t>
      </w:r>
      <w:bookmarkEnd w:id="789"/>
    </w:p>
    <w:p w14:paraId="7F626614" w14:textId="26EA6E3E" w:rsidR="002E1573" w:rsidRPr="00E72880" w:rsidRDefault="002E1573" w:rsidP="002E1573">
      <w:pPr>
        <w:pStyle w:val="BodyText"/>
        <w:rPr>
          <w:rFonts w:cs="Arial"/>
        </w:rPr>
      </w:pPr>
      <w:r w:rsidRPr="00E72880">
        <w:rPr>
          <w:rFonts w:cs="Arial"/>
        </w:rPr>
        <w:t>RAVEN allows users to view science planning, spacecraft activities, resource usage and predicted data, and/or any time-based data. The visualization happens in the context of a timeline via a web browser. Moreover, this information can be viewed simultaneously by different users/teams distributed in different geographical location with the purpose of collaboration when visualizing activity plans and command sequences.</w:t>
      </w:r>
    </w:p>
    <w:p w14:paraId="74C65EA5" w14:textId="3414972B" w:rsidR="002E1573" w:rsidRPr="00E72880" w:rsidRDefault="002E1573" w:rsidP="002E1573">
      <w:pPr>
        <w:pStyle w:val="Heading4"/>
        <w:rPr>
          <w:rFonts w:cs="Arial"/>
        </w:rPr>
      </w:pPr>
      <w:bookmarkStart w:id="790" w:name="_Toc27639304"/>
      <w:r w:rsidRPr="00E72880">
        <w:rPr>
          <w:rFonts w:cs="Arial"/>
        </w:rPr>
        <w:lastRenderedPageBreak/>
        <w:t xml:space="preserve">Getting Started With </w:t>
      </w:r>
      <w:r w:rsidR="00D44AC6" w:rsidRPr="00E72880">
        <w:rPr>
          <w:rFonts w:cs="Arial"/>
        </w:rPr>
        <w:t>RAVEN</w:t>
      </w:r>
      <w:bookmarkEnd w:id="790"/>
    </w:p>
    <w:p w14:paraId="1EF1DA4F" w14:textId="28E34F1A" w:rsidR="00D10389" w:rsidRPr="00E72880" w:rsidRDefault="00756E34" w:rsidP="00D44AC6">
      <w:pPr>
        <w:pStyle w:val="Heading5"/>
        <w:rPr>
          <w:rFonts w:cs="Arial"/>
        </w:rPr>
      </w:pPr>
      <w:bookmarkStart w:id="791" w:name="_Toc27639305"/>
      <w:r w:rsidRPr="00E72880">
        <w:rPr>
          <w:rFonts w:cs="Arial"/>
        </w:rPr>
        <w:t>What do you need to start working with RAVEN?</w:t>
      </w:r>
      <w:bookmarkEnd w:id="791"/>
    </w:p>
    <w:p w14:paraId="335E62B3" w14:textId="543481CC" w:rsidR="00756E34" w:rsidRPr="00E72880" w:rsidRDefault="00756E34" w:rsidP="00B17A6D">
      <w:pPr>
        <w:pStyle w:val="BodyText"/>
        <w:numPr>
          <w:ilvl w:val="0"/>
          <w:numId w:val="35"/>
        </w:numPr>
        <w:spacing w:line="240" w:lineRule="auto"/>
        <w:rPr>
          <w:rFonts w:cs="Arial"/>
        </w:rPr>
      </w:pPr>
      <w:r w:rsidRPr="00E72880">
        <w:rPr>
          <w:rFonts w:cs="Arial"/>
        </w:rPr>
        <w:t xml:space="preserve">Link to a </w:t>
      </w:r>
      <w:del w:id="792" w:author="Microsoft Office User" w:date="2019-12-18T10:05:00Z">
        <w:r w:rsidR="0059737E" w:rsidRPr="00E72880" w:rsidDel="00574465">
          <w:rPr>
            <w:rFonts w:cs="Arial"/>
          </w:rPr>
          <w:delText xml:space="preserve">NEST </w:delText>
        </w:r>
      </w:del>
      <w:ins w:id="793" w:author="Microsoft Office User" w:date="2019-12-18T10:05:00Z">
        <w:r w:rsidR="00574465">
          <w:rPr>
            <w:rFonts w:cs="Arial"/>
          </w:rPr>
          <w:t>RAVEN</w:t>
        </w:r>
        <w:r w:rsidR="00574465" w:rsidRPr="00E72880">
          <w:rPr>
            <w:rFonts w:cs="Arial"/>
          </w:rPr>
          <w:t xml:space="preserve"> </w:t>
        </w:r>
      </w:ins>
      <w:r w:rsidRPr="00E72880">
        <w:rPr>
          <w:rFonts w:cs="Arial"/>
        </w:rPr>
        <w:t>instance</w:t>
      </w:r>
    </w:p>
    <w:p w14:paraId="331D4F2A" w14:textId="477EDC2B" w:rsidR="00756E34" w:rsidRPr="00E72880" w:rsidRDefault="00756E34" w:rsidP="00B17A6D">
      <w:pPr>
        <w:pStyle w:val="BodyText"/>
        <w:numPr>
          <w:ilvl w:val="0"/>
          <w:numId w:val="35"/>
        </w:numPr>
        <w:spacing w:line="240" w:lineRule="auto"/>
        <w:rPr>
          <w:rFonts w:cs="Arial"/>
        </w:rPr>
      </w:pPr>
      <w:r w:rsidRPr="00E72880">
        <w:rPr>
          <w:rFonts w:cs="Arial"/>
        </w:rPr>
        <w:t>Your Data!</w:t>
      </w:r>
    </w:p>
    <w:p w14:paraId="5CEB8A7E" w14:textId="77777777" w:rsidR="00D44AC6" w:rsidRPr="00E72880" w:rsidRDefault="00D44AC6" w:rsidP="00B51D6B">
      <w:pPr>
        <w:pStyle w:val="BodyText"/>
        <w:spacing w:line="240" w:lineRule="auto"/>
        <w:rPr>
          <w:rFonts w:cs="Arial"/>
        </w:rPr>
      </w:pPr>
    </w:p>
    <w:p w14:paraId="3F50C012" w14:textId="77777777" w:rsidR="00D10389" w:rsidRPr="00E72880" w:rsidRDefault="00D10389" w:rsidP="00D44AC6">
      <w:pPr>
        <w:pStyle w:val="Heading5"/>
        <w:rPr>
          <w:rFonts w:cs="Arial"/>
        </w:rPr>
      </w:pPr>
      <w:bookmarkStart w:id="794" w:name="_Toc27639306"/>
      <w:r w:rsidRPr="00E72880">
        <w:rPr>
          <w:rFonts w:cs="Arial"/>
        </w:rPr>
        <w:t>Graph your data</w:t>
      </w:r>
      <w:bookmarkEnd w:id="794"/>
    </w:p>
    <w:p w14:paraId="54060785" w14:textId="3D08159F" w:rsidR="00D10389" w:rsidRPr="00E72880" w:rsidRDefault="00D10389" w:rsidP="00D10389">
      <w:pPr>
        <w:pStyle w:val="BodyText"/>
        <w:rPr>
          <w:rFonts w:cs="Arial"/>
        </w:rPr>
      </w:pPr>
      <w:r w:rsidRPr="00E72880">
        <w:rPr>
          <w:rFonts w:cs="Arial"/>
        </w:rPr>
        <w:t xml:space="preserve">To Start, open </w:t>
      </w:r>
      <w:del w:id="795" w:author="Microsoft Office User" w:date="2019-12-18T10:05:00Z">
        <w:r w:rsidR="00C40485" w:rsidRPr="00E72880" w:rsidDel="00574465">
          <w:rPr>
            <w:rFonts w:cs="Arial"/>
          </w:rPr>
          <w:delText>NEST</w:delText>
        </w:r>
        <w:r w:rsidRPr="00E72880" w:rsidDel="00574465">
          <w:rPr>
            <w:rFonts w:cs="Arial"/>
          </w:rPr>
          <w:delText xml:space="preserve"> </w:delText>
        </w:r>
      </w:del>
      <w:ins w:id="796" w:author="Microsoft Office User" w:date="2019-12-18T10:05:00Z">
        <w:r w:rsidR="00574465">
          <w:rPr>
            <w:rFonts w:cs="Arial"/>
          </w:rPr>
          <w:t>RAVEN</w:t>
        </w:r>
        <w:r w:rsidR="00574465" w:rsidRPr="00E72880">
          <w:rPr>
            <w:rFonts w:cs="Arial"/>
          </w:rPr>
          <w:t xml:space="preserve"> </w:t>
        </w:r>
      </w:ins>
      <w:r w:rsidRPr="00E72880">
        <w:rPr>
          <w:rFonts w:cs="Arial"/>
        </w:rPr>
        <w:t>using the link provided from your system administrator</w:t>
      </w:r>
      <w:r w:rsidR="00E72880">
        <w:rPr>
          <w:rFonts w:cs="Arial"/>
        </w:rPr>
        <w:t xml:space="preserve">. Then </w:t>
      </w:r>
      <w:r w:rsidR="00C40485" w:rsidRPr="00E72880">
        <w:rPr>
          <w:rFonts w:cs="Arial"/>
        </w:rPr>
        <w:t>navigate to RAVEN</w:t>
      </w:r>
      <w:r w:rsidR="004D2084" w:rsidRPr="00E72880">
        <w:rPr>
          <w:rFonts w:cs="Arial"/>
        </w:rPr>
        <w:t>.</w:t>
      </w:r>
    </w:p>
    <w:p w14:paraId="79BFC99F" w14:textId="61E3C720" w:rsidR="00D10389" w:rsidRPr="00E72880" w:rsidRDefault="00D10389" w:rsidP="00D10389">
      <w:pPr>
        <w:pStyle w:val="BodyText"/>
        <w:rPr>
          <w:rFonts w:cs="Arial"/>
        </w:rPr>
      </w:pPr>
      <w:r w:rsidRPr="00E72880">
        <w:rPr>
          <w:rFonts w:cs="Arial"/>
        </w:rPr>
        <w:t>The Left Panel in the application is the Source Explorer. In the Source Explorer you can navigate between your sources and select the items that you want to visualize.</w:t>
      </w:r>
    </w:p>
    <w:p w14:paraId="133200D3" w14:textId="65D11D0F" w:rsidR="00D10389" w:rsidRPr="00E72880" w:rsidRDefault="00D10389" w:rsidP="00D10389">
      <w:pPr>
        <w:pStyle w:val="BodyText"/>
        <w:rPr>
          <w:rFonts w:cs="Arial"/>
        </w:rPr>
      </w:pPr>
      <w:r w:rsidRPr="00E72880">
        <w:rPr>
          <w:rFonts w:cs="Arial"/>
        </w:rPr>
        <w:t xml:space="preserve">The </w:t>
      </w:r>
      <w:r w:rsidR="00756E34" w:rsidRPr="00E72880">
        <w:rPr>
          <w:rFonts w:cs="Arial"/>
        </w:rPr>
        <w:t xml:space="preserve">Graph Icon ( </w:t>
      </w:r>
      <w:r w:rsidR="00756E34" w:rsidRPr="00E72880">
        <w:rPr>
          <w:rFonts w:cs="Arial"/>
          <w:noProof/>
        </w:rPr>
        <w:drawing>
          <wp:inline distT="0" distB="0" distL="0" distR="0" wp14:anchorId="61F270BB" wp14:editId="4B25022C">
            <wp:extent cx="161839" cy="123852"/>
            <wp:effectExtent l="0" t="0" r="381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839" cy="123852"/>
                    </a:xfrm>
                    <a:prstGeom prst="rect">
                      <a:avLst/>
                    </a:prstGeom>
                  </pic:spPr>
                </pic:pic>
              </a:graphicData>
            </a:graphic>
          </wp:inline>
        </w:drawing>
      </w:r>
      <w:r w:rsidR="00756E34" w:rsidRPr="00E72880">
        <w:rPr>
          <w:rFonts w:cs="Arial"/>
        </w:rPr>
        <w:t xml:space="preserve"> )</w:t>
      </w:r>
      <w:r w:rsidRPr="00E72880">
        <w:rPr>
          <w:rFonts w:cs="Arial"/>
        </w:rPr>
        <w:t xml:space="preserve"> in the source explorer denotes a graphable source. It means that when you click on it, it will be displayed in a </w:t>
      </w:r>
      <w:r w:rsidR="00756E34" w:rsidRPr="00E72880">
        <w:rPr>
          <w:rFonts w:cs="Arial"/>
        </w:rPr>
        <w:t>time band</w:t>
      </w:r>
      <w:r w:rsidRPr="00E72880">
        <w:rPr>
          <w:rFonts w:cs="Arial"/>
        </w:rPr>
        <w:t xml:space="preserve"> on the main panel. </w:t>
      </w:r>
    </w:p>
    <w:p w14:paraId="25D425C5" w14:textId="44A74D92" w:rsidR="00D44AC6" w:rsidRPr="00E72880" w:rsidRDefault="00D10389" w:rsidP="00D10389">
      <w:pPr>
        <w:pStyle w:val="BodyText"/>
        <w:rPr>
          <w:rFonts w:cs="Arial"/>
        </w:rPr>
      </w:pPr>
      <w:r w:rsidRPr="00E72880">
        <w:rPr>
          <w:rFonts w:cs="Arial"/>
          <w:i/>
        </w:rPr>
        <w:t>Voila</w:t>
      </w:r>
      <w:r w:rsidRPr="00E72880">
        <w:rPr>
          <w:rFonts w:cs="Arial"/>
        </w:rPr>
        <w:t>! A new band will be added in the Bands Panel with your data.</w:t>
      </w:r>
    </w:p>
    <w:p w14:paraId="143217C8" w14:textId="77777777" w:rsidR="00D10389" w:rsidRPr="00E72880" w:rsidRDefault="00D10389" w:rsidP="00D44AC6">
      <w:pPr>
        <w:pStyle w:val="Heading5"/>
        <w:rPr>
          <w:rFonts w:cs="Arial"/>
        </w:rPr>
      </w:pPr>
      <w:bookmarkStart w:id="797" w:name="_Toc27639307"/>
      <w:r w:rsidRPr="00E72880">
        <w:rPr>
          <w:rFonts w:cs="Arial"/>
        </w:rPr>
        <w:t>Taking a closer look</w:t>
      </w:r>
      <w:bookmarkEnd w:id="797"/>
    </w:p>
    <w:p w14:paraId="4D9A225C" w14:textId="4DCDD858" w:rsidR="00D10389" w:rsidRPr="00E72880" w:rsidRDefault="00D10389" w:rsidP="00D10389">
      <w:pPr>
        <w:pStyle w:val="BodyText"/>
        <w:rPr>
          <w:rFonts w:cs="Arial"/>
        </w:rPr>
      </w:pPr>
      <w:r w:rsidRPr="00E72880">
        <w:rPr>
          <w:rFonts w:cs="Arial"/>
        </w:rPr>
        <w:t>There are many different ways to see your data in more detail. To do so, you can zoom in/out on a section of the band that is being currently displayed. Upon the first selection of a graphable source two bands have been added:</w:t>
      </w:r>
    </w:p>
    <w:p w14:paraId="2D25073A" w14:textId="77777777" w:rsidR="00D10389" w:rsidRPr="00E72880" w:rsidRDefault="00D10389" w:rsidP="00B17A6D">
      <w:pPr>
        <w:pStyle w:val="BodyText"/>
        <w:numPr>
          <w:ilvl w:val="0"/>
          <w:numId w:val="36"/>
        </w:numPr>
        <w:spacing w:line="276" w:lineRule="auto"/>
        <w:rPr>
          <w:rFonts w:cs="Arial"/>
        </w:rPr>
      </w:pPr>
      <w:r w:rsidRPr="00E72880">
        <w:rPr>
          <w:rFonts w:cs="Arial"/>
        </w:rPr>
        <w:t>The Timeline Band</w:t>
      </w:r>
    </w:p>
    <w:p w14:paraId="009313D1" w14:textId="77777777" w:rsidR="00D10389" w:rsidRPr="00E72880" w:rsidRDefault="00D10389" w:rsidP="00B17A6D">
      <w:pPr>
        <w:pStyle w:val="BodyText"/>
        <w:numPr>
          <w:ilvl w:val="0"/>
          <w:numId w:val="36"/>
        </w:numPr>
        <w:spacing w:line="276" w:lineRule="auto"/>
        <w:rPr>
          <w:rFonts w:cs="Arial"/>
        </w:rPr>
      </w:pPr>
      <w:r w:rsidRPr="00E72880">
        <w:rPr>
          <w:rFonts w:cs="Arial"/>
        </w:rPr>
        <w:t>A Band containing the data selected</w:t>
      </w:r>
    </w:p>
    <w:p w14:paraId="652E3C75" w14:textId="7DADA41F" w:rsidR="00D44AC6" w:rsidRPr="00E72880" w:rsidRDefault="00D10389" w:rsidP="00D10389">
      <w:pPr>
        <w:pStyle w:val="BodyText"/>
        <w:rPr>
          <w:rFonts w:cs="Arial"/>
        </w:rPr>
      </w:pPr>
      <w:r w:rsidRPr="00E72880">
        <w:rPr>
          <w:rFonts w:cs="Arial"/>
        </w:rPr>
        <w:t xml:space="preserve">The Timeline Band will always be on the top of your data. You can select a section of the Timeline Band and this will zoom your data to the selected range, or use the Zoom In/Zoom Out buttons </w:t>
      </w:r>
      <w:r w:rsidR="004D2084" w:rsidRPr="00E72880">
        <w:rPr>
          <w:rFonts w:cs="Arial"/>
        </w:rPr>
        <w:t>that appear above the Timeline Band.</w:t>
      </w:r>
    </w:p>
    <w:p w14:paraId="60DCF6F9" w14:textId="77777777" w:rsidR="00D10389" w:rsidRPr="00E72880" w:rsidRDefault="00D10389" w:rsidP="00D44AC6">
      <w:pPr>
        <w:pStyle w:val="Heading5"/>
        <w:rPr>
          <w:rFonts w:cs="Arial"/>
        </w:rPr>
      </w:pPr>
      <w:bookmarkStart w:id="798" w:name="_Toc27639308"/>
      <w:r w:rsidRPr="00E72880">
        <w:rPr>
          <w:rFonts w:cs="Arial"/>
        </w:rPr>
        <w:t>A Deeper Dive into your Data</w:t>
      </w:r>
      <w:bookmarkEnd w:id="798"/>
    </w:p>
    <w:p w14:paraId="56E459DA" w14:textId="791A8ECE" w:rsidR="00D10389" w:rsidRPr="00E72880" w:rsidRDefault="00D10389" w:rsidP="00C40485">
      <w:pPr>
        <w:pStyle w:val="BodyText"/>
        <w:rPr>
          <w:rFonts w:cs="Arial"/>
        </w:rPr>
      </w:pPr>
      <w:r w:rsidRPr="00E72880">
        <w:rPr>
          <w:rFonts w:cs="Arial"/>
        </w:rPr>
        <w:t>If you want to see more information about your data; click on the band's label to select it.</w:t>
      </w:r>
      <w:r w:rsidR="00C40485" w:rsidRPr="00E72880">
        <w:rPr>
          <w:rFonts w:cs="Arial"/>
        </w:rPr>
        <w:t xml:space="preserve"> </w:t>
      </w:r>
      <w:r w:rsidRPr="00E72880">
        <w:rPr>
          <w:rFonts w:cs="Arial"/>
        </w:rPr>
        <w:t xml:space="preserve">The Details Panel will </w:t>
      </w:r>
      <w:r w:rsidR="00C40485" w:rsidRPr="00E72880">
        <w:rPr>
          <w:rFonts w:cs="Arial"/>
        </w:rPr>
        <w:t xml:space="preserve">then </w:t>
      </w:r>
      <w:r w:rsidRPr="00E72880">
        <w:rPr>
          <w:rFonts w:cs="Arial"/>
        </w:rPr>
        <w:t>be populated with a table that displays all the Data Points in your band's source.</w:t>
      </w:r>
    </w:p>
    <w:p w14:paraId="48691864" w14:textId="31576D0B" w:rsidR="00D10389" w:rsidRPr="00E72880" w:rsidRDefault="00D10389" w:rsidP="00D10389">
      <w:pPr>
        <w:pStyle w:val="BodyText"/>
        <w:rPr>
          <w:rFonts w:cs="Arial"/>
        </w:rPr>
      </w:pPr>
      <w:r w:rsidRPr="00E72880">
        <w:rPr>
          <w:rFonts w:cs="Arial"/>
        </w:rPr>
        <w:t>Do you want to take a</w:t>
      </w:r>
      <w:r w:rsidR="00E72880">
        <w:rPr>
          <w:rFonts w:cs="Arial"/>
        </w:rPr>
        <w:t>n even</w:t>
      </w:r>
      <w:r w:rsidRPr="00E72880">
        <w:rPr>
          <w:rFonts w:cs="Arial"/>
        </w:rPr>
        <w:t xml:space="preserve"> deeper dive into your data? Select a data point in your band.</w:t>
      </w:r>
    </w:p>
    <w:p w14:paraId="02D985EE" w14:textId="24AFE4EF" w:rsidR="00D10389" w:rsidRPr="00E72880" w:rsidRDefault="00D10389" w:rsidP="00B17A6D">
      <w:pPr>
        <w:pStyle w:val="BodyText"/>
        <w:numPr>
          <w:ilvl w:val="0"/>
          <w:numId w:val="37"/>
        </w:numPr>
        <w:spacing w:line="276" w:lineRule="auto"/>
        <w:rPr>
          <w:rFonts w:cs="Arial"/>
        </w:rPr>
      </w:pPr>
      <w:r w:rsidRPr="00E72880">
        <w:rPr>
          <w:rFonts w:cs="Arial"/>
        </w:rPr>
        <w:t>The Details Panel will automatically scroll to the band and highlight the data point.</w:t>
      </w:r>
    </w:p>
    <w:p w14:paraId="6DF3A784" w14:textId="5C9D9C71" w:rsidR="00D10389" w:rsidRPr="00E72880" w:rsidRDefault="00D10389" w:rsidP="00B17A6D">
      <w:pPr>
        <w:pStyle w:val="BodyText"/>
        <w:numPr>
          <w:ilvl w:val="0"/>
          <w:numId w:val="37"/>
        </w:numPr>
        <w:spacing w:line="276" w:lineRule="auto"/>
        <w:rPr>
          <w:rFonts w:cs="Arial"/>
        </w:rPr>
      </w:pPr>
      <w:r w:rsidRPr="00E72880">
        <w:rPr>
          <w:rFonts w:cs="Arial"/>
        </w:rPr>
        <w:t>On the Right Pane</w:t>
      </w:r>
      <w:r w:rsidR="00857783" w:rsidRPr="00E72880">
        <w:rPr>
          <w:rFonts w:cs="Arial"/>
        </w:rPr>
        <w:t>l</w:t>
      </w:r>
      <w:r w:rsidRPr="00E72880">
        <w:rPr>
          <w:rFonts w:cs="Arial"/>
        </w:rPr>
        <w:t xml:space="preserve">, </w:t>
      </w:r>
      <w:r w:rsidR="00C40485" w:rsidRPr="00E72880">
        <w:rPr>
          <w:rFonts w:cs="Arial"/>
        </w:rPr>
        <w:t xml:space="preserve">you </w:t>
      </w:r>
      <w:r w:rsidR="004D2084" w:rsidRPr="00E72880">
        <w:rPr>
          <w:rFonts w:cs="Arial"/>
        </w:rPr>
        <w:t xml:space="preserve">will </w:t>
      </w:r>
      <w:r w:rsidRPr="00E72880">
        <w:rPr>
          <w:rFonts w:cs="Arial"/>
        </w:rPr>
        <w:t xml:space="preserve">see </w:t>
      </w:r>
      <w:r w:rsidR="001578F7" w:rsidRPr="00E72880">
        <w:rPr>
          <w:rFonts w:cs="Arial"/>
        </w:rPr>
        <w:t xml:space="preserve">detailed </w:t>
      </w:r>
      <w:r w:rsidRPr="00E72880">
        <w:rPr>
          <w:rFonts w:cs="Arial"/>
        </w:rPr>
        <w:t>information about your data point.</w:t>
      </w:r>
    </w:p>
    <w:p w14:paraId="772B04EC" w14:textId="77777777" w:rsidR="00D44AC6" w:rsidRPr="00E72880" w:rsidRDefault="00D44AC6" w:rsidP="00D44AC6">
      <w:pPr>
        <w:pStyle w:val="BodyText"/>
        <w:spacing w:line="276" w:lineRule="auto"/>
        <w:ind w:left="720"/>
        <w:rPr>
          <w:rFonts w:cs="Arial"/>
        </w:rPr>
      </w:pPr>
    </w:p>
    <w:p w14:paraId="38F19556" w14:textId="408A2541" w:rsidR="00AE638A" w:rsidRPr="00E72880" w:rsidRDefault="00004A5B" w:rsidP="00D44AC6">
      <w:pPr>
        <w:pStyle w:val="Heading4"/>
        <w:rPr>
          <w:rFonts w:cs="Arial"/>
        </w:rPr>
      </w:pPr>
      <w:bookmarkStart w:id="799" w:name="_Toc27639309"/>
      <w:r w:rsidRPr="00E72880">
        <w:rPr>
          <w:rFonts w:cs="Arial"/>
        </w:rPr>
        <w:lastRenderedPageBreak/>
        <w:t>Instructions for Operations</w:t>
      </w:r>
      <w:bookmarkEnd w:id="756"/>
      <w:bookmarkEnd w:id="757"/>
      <w:bookmarkEnd w:id="784"/>
      <w:bookmarkEnd w:id="799"/>
    </w:p>
    <w:p w14:paraId="4C0A5772" w14:textId="4E67B752" w:rsidR="00AE638A" w:rsidRPr="00E72880" w:rsidRDefault="00AE638A" w:rsidP="00D44AC6">
      <w:pPr>
        <w:pStyle w:val="Heading5"/>
        <w:rPr>
          <w:rFonts w:cs="Arial"/>
        </w:rPr>
      </w:pPr>
      <w:bookmarkStart w:id="800" w:name="_Toc27639310"/>
      <w:r w:rsidRPr="00E72880">
        <w:rPr>
          <w:rFonts w:cs="Arial"/>
        </w:rPr>
        <w:t>Application Layout</w:t>
      </w:r>
      <w:bookmarkEnd w:id="800"/>
    </w:p>
    <w:p w14:paraId="1726C50C" w14:textId="4CA6D999" w:rsidR="00AE638A" w:rsidRPr="00E72880" w:rsidRDefault="00692727" w:rsidP="00334BEC">
      <w:pPr>
        <w:pStyle w:val="BodyText"/>
        <w:keepNext/>
        <w:spacing w:line="276" w:lineRule="auto"/>
        <w:jc w:val="center"/>
        <w:rPr>
          <w:rFonts w:cs="Arial"/>
        </w:rPr>
      </w:pPr>
      <w:del w:id="801" w:author="Microsoft Office User" w:date="2019-12-18T12:56:00Z">
        <w:r w:rsidRPr="00E72880" w:rsidDel="00334BEC">
          <w:rPr>
            <w:rFonts w:cs="Arial"/>
            <w:noProof/>
          </w:rPr>
          <w:drawing>
            <wp:inline distT="0" distB="0" distL="0" distR="0" wp14:anchorId="304CA4CD" wp14:editId="7DDFAEB3">
              <wp:extent cx="5060731" cy="296723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3365" cy="3033276"/>
                      </a:xfrm>
                      <a:prstGeom prst="rect">
                        <a:avLst/>
                      </a:prstGeom>
                    </pic:spPr>
                  </pic:pic>
                </a:graphicData>
              </a:graphic>
            </wp:inline>
          </w:drawing>
        </w:r>
      </w:del>
      <w:ins w:id="802" w:author="Microsoft Office User" w:date="2019-12-18T12:56:00Z">
        <w:r w:rsidR="00334BEC" w:rsidRPr="00334BEC">
          <w:rPr>
            <w:rFonts w:cs="Arial"/>
          </w:rPr>
          <w:drawing>
            <wp:inline distT="0" distB="0" distL="0" distR="0" wp14:anchorId="37F69E25" wp14:editId="3E30CF76">
              <wp:extent cx="4509201" cy="3002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3677" cy="3005260"/>
                      </a:xfrm>
                      <a:prstGeom prst="rect">
                        <a:avLst/>
                      </a:prstGeom>
                    </pic:spPr>
                  </pic:pic>
                </a:graphicData>
              </a:graphic>
            </wp:inline>
          </w:drawing>
        </w:r>
      </w:ins>
    </w:p>
    <w:p w14:paraId="15BC0418" w14:textId="778DF526" w:rsidR="00D44AC6" w:rsidRPr="00E72880" w:rsidDel="00574465" w:rsidRDefault="00AE638A" w:rsidP="00B51D6B">
      <w:pPr>
        <w:pStyle w:val="Caption"/>
        <w:spacing w:line="276" w:lineRule="auto"/>
        <w:ind w:left="720" w:right="720"/>
        <w:jc w:val="center"/>
        <w:rPr>
          <w:del w:id="803" w:author="Microsoft Office User" w:date="2019-12-18T10:05:00Z"/>
          <w:rFonts w:cs="Arial"/>
        </w:rPr>
      </w:pPr>
      <w:bookmarkStart w:id="804" w:name="_Toc27568118"/>
      <w:bookmarkStart w:id="805" w:name="_Toc27568775"/>
      <w:r w:rsidRPr="00E72880">
        <w:rPr>
          <w:rFonts w:cs="Arial"/>
          <w:b/>
        </w:rPr>
        <w:t xml:space="preserve">Figure </w:t>
      </w:r>
      <w:r w:rsidRPr="00E72880">
        <w:rPr>
          <w:rFonts w:cs="Arial"/>
          <w:b/>
        </w:rPr>
        <w:fldChar w:fldCharType="begin"/>
      </w:r>
      <w:r w:rsidRPr="00E72880">
        <w:rPr>
          <w:rFonts w:cs="Arial"/>
          <w:b/>
        </w:rPr>
        <w:instrText xml:space="preserve"> SEQ Figure \* ARABIC </w:instrText>
      </w:r>
      <w:r w:rsidRPr="00E72880">
        <w:rPr>
          <w:rFonts w:cs="Arial"/>
          <w:b/>
        </w:rPr>
        <w:fldChar w:fldCharType="separate"/>
      </w:r>
      <w:r w:rsidR="003A025C">
        <w:rPr>
          <w:rFonts w:cs="Arial"/>
          <w:b/>
          <w:noProof/>
        </w:rPr>
        <w:t>1</w:t>
      </w:r>
      <w:r w:rsidRPr="00E72880">
        <w:rPr>
          <w:rFonts w:cs="Arial"/>
          <w:b/>
        </w:rPr>
        <w:fldChar w:fldCharType="end"/>
      </w:r>
      <w:r w:rsidRPr="00E72880">
        <w:rPr>
          <w:rFonts w:cs="Arial"/>
          <w:b/>
        </w:rPr>
        <w:t xml:space="preserve">. </w:t>
      </w:r>
      <w:r w:rsidRPr="00E72880">
        <w:rPr>
          <w:rFonts w:cs="Arial"/>
          <w:i/>
        </w:rPr>
        <w:t>Once RAVEN is loaded, the following containers will be displayed: (1) the Source Explorer, (2) the Bands Panels, (3) the Details Panel, (4) the Right Panel (5) the Top Bar and</w:t>
      </w:r>
      <w:bookmarkEnd w:id="804"/>
      <w:bookmarkEnd w:id="805"/>
      <w:r w:rsidRPr="00E72880">
        <w:rPr>
          <w:rFonts w:cs="Arial"/>
          <w:i/>
        </w:rPr>
        <w:t xml:space="preserve"> </w:t>
      </w:r>
      <w:del w:id="806" w:author="Microsoft Office User" w:date="2019-12-18T10:05:00Z">
        <w:r w:rsidRPr="00E72880" w:rsidDel="00574465">
          <w:rPr>
            <w:rFonts w:cs="Arial"/>
            <w:i/>
          </w:rPr>
          <w:delText>(6) the NEST Modules Navigation.</w:delText>
        </w:r>
      </w:del>
    </w:p>
    <w:p w14:paraId="64F3F77B" w14:textId="175824FA" w:rsidR="00AE638A" w:rsidRPr="00E72880" w:rsidRDefault="00AE638A" w:rsidP="00574465">
      <w:pPr>
        <w:pStyle w:val="Caption"/>
        <w:spacing w:line="276" w:lineRule="auto"/>
        <w:ind w:left="720" w:right="720"/>
        <w:jc w:val="center"/>
        <w:rPr>
          <w:rFonts w:cs="Arial"/>
        </w:rPr>
        <w:pPrChange w:id="807" w:author="Microsoft Office User" w:date="2019-12-18T10:05:00Z">
          <w:pPr>
            <w:pStyle w:val="Heading6"/>
          </w:pPr>
        </w:pPrChange>
      </w:pPr>
      <w:bookmarkStart w:id="808" w:name="_Toc27568119"/>
      <w:bookmarkStart w:id="809" w:name="_Toc27568776"/>
      <w:r w:rsidRPr="00E72880">
        <w:rPr>
          <w:rFonts w:cs="Arial"/>
        </w:rPr>
        <w:t>Containers</w:t>
      </w:r>
      <w:bookmarkEnd w:id="808"/>
      <w:bookmarkEnd w:id="809"/>
    </w:p>
    <w:p w14:paraId="6B00C03B" w14:textId="3DBDFF1B" w:rsidR="00AE638A" w:rsidRPr="00E72880" w:rsidRDefault="00AE638A" w:rsidP="00D44AC6">
      <w:pPr>
        <w:pStyle w:val="Heading7"/>
        <w:rPr>
          <w:rFonts w:cs="Arial"/>
        </w:rPr>
      </w:pPr>
      <w:bookmarkStart w:id="810" w:name="_Toc27639311"/>
      <w:r w:rsidRPr="00E72880">
        <w:rPr>
          <w:rFonts w:cs="Arial"/>
        </w:rPr>
        <w:t>Source Explorer Panel</w:t>
      </w:r>
      <w:bookmarkEnd w:id="810"/>
    </w:p>
    <w:p w14:paraId="6DDC1AA9" w14:textId="4EDF948B" w:rsidR="00D10389" w:rsidRPr="00E72880" w:rsidRDefault="007813E3" w:rsidP="00D10389">
      <w:pPr>
        <w:rPr>
          <w:rFonts w:cs="Arial"/>
          <w:shd w:val="clear" w:color="auto" w:fill="FFFFFF"/>
        </w:rPr>
      </w:pPr>
      <w:r w:rsidRPr="00E72880">
        <w:rPr>
          <w:rFonts w:cs="Arial"/>
          <w:shd w:val="clear" w:color="auto" w:fill="FFFFFF"/>
        </w:rPr>
        <w:t>The </w:t>
      </w:r>
      <w:r w:rsidRPr="00E72880">
        <w:rPr>
          <w:rStyle w:val="Emphasis"/>
          <w:rFonts w:cs="Arial"/>
          <w:color w:val="24292E"/>
          <w:shd w:val="clear" w:color="auto" w:fill="FFFFFF"/>
        </w:rPr>
        <w:t>Source Explorer Panel</w:t>
      </w:r>
      <w:r w:rsidRPr="00E72880">
        <w:rPr>
          <w:rFonts w:cs="Arial"/>
          <w:shd w:val="clear" w:color="auto" w:fill="FFFFFF"/>
        </w:rPr>
        <w:t> displays the available data in a tree-like format. The user can navigate through the tree to select various data sources to visualize. Please refer to the Source Explorer Section for more details.</w:t>
      </w:r>
    </w:p>
    <w:p w14:paraId="48A5A372" w14:textId="29C65473" w:rsidR="00AE638A" w:rsidRPr="00E72880" w:rsidRDefault="00AE638A" w:rsidP="00D44AC6">
      <w:pPr>
        <w:pStyle w:val="Heading7"/>
        <w:rPr>
          <w:rFonts w:cs="Arial"/>
        </w:rPr>
      </w:pPr>
      <w:bookmarkStart w:id="811" w:name="_Toc27639312"/>
      <w:r w:rsidRPr="00E72880">
        <w:rPr>
          <w:rFonts w:cs="Arial"/>
        </w:rPr>
        <w:t>Bands Panels</w:t>
      </w:r>
      <w:bookmarkEnd w:id="811"/>
    </w:p>
    <w:p w14:paraId="75C6E0F9" w14:textId="705D86DF" w:rsidR="007813E3" w:rsidRPr="00E72880" w:rsidRDefault="007813E3" w:rsidP="00AE480E">
      <w:pPr>
        <w:rPr>
          <w:rFonts w:cs="Arial"/>
        </w:rPr>
      </w:pPr>
      <w:r w:rsidRPr="00E72880">
        <w:rPr>
          <w:rFonts w:cs="Arial"/>
          <w:shd w:val="clear" w:color="auto" w:fill="FFFFFF"/>
        </w:rPr>
        <w:t xml:space="preserve">RAVEN </w:t>
      </w:r>
      <w:r w:rsidRPr="00E72880">
        <w:rPr>
          <w:rFonts w:cs="Arial"/>
        </w:rPr>
        <w:t xml:space="preserve">displays the data to visualize in the Bands Panels. These are: </w:t>
      </w:r>
      <w:proofErr w:type="gramStart"/>
      <w:r w:rsidRPr="00E72880">
        <w:rPr>
          <w:rFonts w:cs="Arial"/>
        </w:rPr>
        <w:t>the</w:t>
      </w:r>
      <w:proofErr w:type="gramEnd"/>
      <w:r w:rsidRPr="00E72880">
        <w:rPr>
          <w:rFonts w:cs="Arial"/>
        </w:rPr>
        <w:t xml:space="preserve"> Main Bands Panel and the South Bands Panel. </w:t>
      </w:r>
      <w:r w:rsidR="004D2084" w:rsidRPr="00E72880">
        <w:rPr>
          <w:rFonts w:cs="Arial"/>
        </w:rPr>
        <w:t xml:space="preserve">When a source </w:t>
      </w:r>
      <w:r w:rsidRPr="00E72880">
        <w:rPr>
          <w:rFonts w:cs="Arial"/>
        </w:rPr>
        <w:t>is selected from the Source Explorer, RAVEN will fetch its data and create a band that visualizes the contents</w:t>
      </w:r>
      <w:r w:rsidR="00683B7E" w:rsidRPr="00E72880">
        <w:rPr>
          <w:rFonts w:cs="Arial"/>
        </w:rPr>
        <w:t>.</w:t>
      </w:r>
      <w:r w:rsidR="00326692" w:rsidRPr="00E72880">
        <w:rPr>
          <w:rFonts w:cs="Arial"/>
        </w:rPr>
        <w:t xml:space="preserve"> </w:t>
      </w:r>
      <w:r w:rsidR="00683B7E" w:rsidRPr="00E72880">
        <w:rPr>
          <w:rFonts w:cs="Arial"/>
        </w:rPr>
        <w:t>A</w:t>
      </w:r>
      <w:r w:rsidR="004D2084" w:rsidRPr="00E72880">
        <w:rPr>
          <w:rFonts w:cs="Arial"/>
        </w:rPr>
        <w:t xml:space="preserve"> </w:t>
      </w:r>
      <w:r w:rsidRPr="00E72880">
        <w:rPr>
          <w:rFonts w:cs="Arial"/>
        </w:rPr>
        <w:t xml:space="preserve">band </w:t>
      </w:r>
      <w:r w:rsidR="004D2084" w:rsidRPr="00E72880">
        <w:rPr>
          <w:rFonts w:cs="Arial"/>
        </w:rPr>
        <w:t>is</w:t>
      </w:r>
      <w:r w:rsidRPr="00E72880">
        <w:rPr>
          <w:rFonts w:cs="Arial"/>
        </w:rPr>
        <w:t xml:space="preserve"> added</w:t>
      </w:r>
      <w:r w:rsidR="00683B7E" w:rsidRPr="00E72880">
        <w:rPr>
          <w:rFonts w:cs="Arial"/>
        </w:rPr>
        <w:t xml:space="preserve"> </w:t>
      </w:r>
      <w:r w:rsidRPr="00E72880">
        <w:rPr>
          <w:rFonts w:cs="Arial"/>
        </w:rPr>
        <w:t xml:space="preserve">by default to the Main Bands Panel. </w:t>
      </w:r>
      <w:r w:rsidR="00683B7E" w:rsidRPr="00E72880">
        <w:rPr>
          <w:rFonts w:cs="Arial"/>
        </w:rPr>
        <w:t xml:space="preserve">The user has the option to select a band and move it between panels for organizational purposes. The Main Bands Panel also contains the Time Band, the </w:t>
      </w:r>
      <w:r w:rsidR="00A4762F">
        <w:rPr>
          <w:rFonts w:cs="Arial"/>
        </w:rPr>
        <w:t>T</w:t>
      </w:r>
      <w:r w:rsidR="00683B7E" w:rsidRPr="00E72880">
        <w:rPr>
          <w:rFonts w:cs="Arial"/>
        </w:rPr>
        <w:t xml:space="preserve">ime </w:t>
      </w:r>
      <w:r w:rsidR="00A4762F">
        <w:rPr>
          <w:rFonts w:cs="Arial"/>
        </w:rPr>
        <w:t>M</w:t>
      </w:r>
      <w:r w:rsidR="00683B7E" w:rsidRPr="00E72880">
        <w:rPr>
          <w:rFonts w:cs="Arial"/>
        </w:rPr>
        <w:t xml:space="preserve">anagement buttons and the </w:t>
      </w:r>
      <w:r w:rsidR="00A4762F">
        <w:rPr>
          <w:rFonts w:cs="Arial"/>
        </w:rPr>
        <w:t>G</w:t>
      </w:r>
      <w:r w:rsidR="00D15C73" w:rsidRPr="00E72880">
        <w:rPr>
          <w:rFonts w:cs="Arial"/>
        </w:rPr>
        <w:t>uides</w:t>
      </w:r>
      <w:r w:rsidR="00683B7E" w:rsidRPr="00E72880">
        <w:rPr>
          <w:rFonts w:cs="Arial"/>
        </w:rPr>
        <w:t xml:space="preserve"> </w:t>
      </w:r>
      <w:r w:rsidR="00A4762F">
        <w:rPr>
          <w:rFonts w:cs="Arial"/>
        </w:rPr>
        <w:t>M</w:t>
      </w:r>
      <w:r w:rsidR="00683B7E" w:rsidRPr="00E72880">
        <w:rPr>
          <w:rFonts w:cs="Arial"/>
        </w:rPr>
        <w:t xml:space="preserve">anagement band, shown at </w:t>
      </w:r>
      <w:r w:rsidR="00683B7E" w:rsidRPr="00B51D6B">
        <w:rPr>
          <w:rFonts w:cs="Arial"/>
          <w:b/>
        </w:rPr>
        <w:t>Figure 2</w:t>
      </w:r>
      <w:r w:rsidR="00683B7E" w:rsidRPr="00E72880">
        <w:rPr>
          <w:rFonts w:cs="Arial"/>
        </w:rPr>
        <w:t>.</w:t>
      </w:r>
    </w:p>
    <w:p w14:paraId="47C1B5BA" w14:textId="1134C1DF" w:rsidR="007200FA" w:rsidRPr="00E72880" w:rsidRDefault="007200FA" w:rsidP="00B51D6B">
      <w:pPr>
        <w:jc w:val="center"/>
        <w:rPr>
          <w:rFonts w:cs="Arial"/>
        </w:rPr>
      </w:pPr>
      <w:r w:rsidRPr="00E72880">
        <w:rPr>
          <w:rFonts w:cs="Arial"/>
          <w:noProof/>
        </w:rPr>
        <w:lastRenderedPageBreak/>
        <w:drawing>
          <wp:inline distT="0" distB="0" distL="0" distR="0" wp14:anchorId="2FFE453B" wp14:editId="592C8DAF">
            <wp:extent cx="4592061" cy="14031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224" cy="1426403"/>
                    </a:xfrm>
                    <a:prstGeom prst="rect">
                      <a:avLst/>
                    </a:prstGeom>
                  </pic:spPr>
                </pic:pic>
              </a:graphicData>
            </a:graphic>
          </wp:inline>
        </w:drawing>
      </w:r>
    </w:p>
    <w:p w14:paraId="3EBC1225" w14:textId="4ECD83B3" w:rsidR="00683B7E" w:rsidRPr="00B51D6B" w:rsidRDefault="00683B7E" w:rsidP="00B51D6B">
      <w:pPr>
        <w:ind w:left="990" w:right="1440"/>
        <w:jc w:val="center"/>
        <w:rPr>
          <w:rFonts w:cs="Arial"/>
          <w:i/>
          <w:shd w:val="clear" w:color="auto" w:fill="FFFFFF"/>
        </w:rPr>
      </w:pPr>
      <w:r w:rsidRPr="00B51D6B">
        <w:rPr>
          <w:rFonts w:cs="Arial"/>
          <w:b/>
          <w:i/>
          <w:sz w:val="16"/>
        </w:rPr>
        <w:t>Figure 2.</w:t>
      </w:r>
      <w:r w:rsidRPr="00B51D6B">
        <w:rPr>
          <w:rFonts w:cs="Arial"/>
          <w:i/>
          <w:sz w:val="16"/>
        </w:rPr>
        <w:t xml:space="preserve"> Once a source is selected, the band will be added to the Main Panel. The Main Panel also contains the</w:t>
      </w:r>
      <w:r w:rsidR="007200FA" w:rsidRPr="00B51D6B">
        <w:rPr>
          <w:rFonts w:cs="Arial"/>
          <w:i/>
          <w:sz w:val="16"/>
        </w:rPr>
        <w:t xml:space="preserve"> </w:t>
      </w:r>
      <w:r w:rsidR="00820380" w:rsidRPr="00E72880">
        <w:rPr>
          <w:rFonts w:cs="Arial"/>
          <w:i/>
          <w:sz w:val="16"/>
        </w:rPr>
        <w:t xml:space="preserve">Manage Graphs Menu, that includes the </w:t>
      </w:r>
      <w:r w:rsidR="007200FA" w:rsidRPr="00B51D6B">
        <w:rPr>
          <w:rFonts w:cs="Arial"/>
          <w:i/>
          <w:sz w:val="16"/>
        </w:rPr>
        <w:t>Time, State</w:t>
      </w:r>
      <w:r w:rsidR="00E72880">
        <w:rPr>
          <w:rFonts w:cs="Arial"/>
          <w:i/>
          <w:sz w:val="16"/>
        </w:rPr>
        <w:t>s</w:t>
      </w:r>
      <w:r w:rsidR="007200FA" w:rsidRPr="00B51D6B">
        <w:rPr>
          <w:rFonts w:cs="Arial"/>
          <w:i/>
          <w:sz w:val="16"/>
        </w:rPr>
        <w:t xml:space="preserve"> and Guides Management Buttons (1), the Guides Management Band (2) and the </w:t>
      </w:r>
      <w:r w:rsidRPr="00B51D6B">
        <w:rPr>
          <w:rFonts w:cs="Arial"/>
          <w:i/>
          <w:sz w:val="16"/>
        </w:rPr>
        <w:t>Time</w:t>
      </w:r>
      <w:r w:rsidR="00E72880">
        <w:rPr>
          <w:rFonts w:cs="Arial"/>
          <w:i/>
          <w:sz w:val="16"/>
        </w:rPr>
        <w:t>line</w:t>
      </w:r>
      <w:r w:rsidRPr="00B51D6B">
        <w:rPr>
          <w:rFonts w:cs="Arial"/>
          <w:i/>
          <w:sz w:val="16"/>
        </w:rPr>
        <w:t xml:space="preserve"> Band (3).</w:t>
      </w:r>
    </w:p>
    <w:p w14:paraId="157C2E80" w14:textId="2B0E9F77" w:rsidR="00AE638A" w:rsidRPr="00E72880" w:rsidRDefault="00AE638A" w:rsidP="00D44AC6">
      <w:pPr>
        <w:pStyle w:val="Heading7"/>
        <w:rPr>
          <w:rFonts w:cs="Arial"/>
        </w:rPr>
      </w:pPr>
      <w:bookmarkStart w:id="812" w:name="_Toc27639313"/>
      <w:r w:rsidRPr="00E72880">
        <w:rPr>
          <w:rFonts w:cs="Arial"/>
        </w:rPr>
        <w:t>Details Panel</w:t>
      </w:r>
      <w:bookmarkEnd w:id="812"/>
    </w:p>
    <w:p w14:paraId="0EFC6ADF" w14:textId="62AACB22" w:rsidR="00CE7210" w:rsidRPr="00E72880" w:rsidRDefault="007813E3" w:rsidP="00CE7210">
      <w:pPr>
        <w:rPr>
          <w:rFonts w:cs="Arial"/>
        </w:rPr>
      </w:pPr>
      <w:r w:rsidRPr="00E72880">
        <w:rPr>
          <w:rFonts w:cs="Arial"/>
          <w:shd w:val="clear" w:color="auto" w:fill="FFFFFF"/>
          <w:lang w:val="en-US"/>
        </w:rPr>
        <w:t xml:space="preserve">When a </w:t>
      </w:r>
      <w:r w:rsidRPr="00E72880">
        <w:rPr>
          <w:rFonts w:cs="Arial"/>
        </w:rPr>
        <w:t>band is selected from one of the Bands Panels, the Details Panel is populated with all the data points related to that specific source. The information provided includes: start time, end time, value of the data point, metadata, and more. When a data point is selected, the Details Panel will scroll to its location and highlight it.</w:t>
      </w:r>
    </w:p>
    <w:p w14:paraId="1C4D7582" w14:textId="3CA1718E" w:rsidR="00AE480E" w:rsidRPr="00E72880" w:rsidRDefault="00AE638A" w:rsidP="00B51D6B">
      <w:pPr>
        <w:pStyle w:val="Heading7"/>
        <w:rPr>
          <w:rFonts w:cs="Arial"/>
        </w:rPr>
      </w:pPr>
      <w:bookmarkStart w:id="813" w:name="_Toc27639314"/>
      <w:r w:rsidRPr="00E72880">
        <w:rPr>
          <w:rFonts w:cs="Arial"/>
        </w:rPr>
        <w:t>Right Panel</w:t>
      </w:r>
      <w:r w:rsidR="007200FA" w:rsidRPr="00E72880">
        <w:rPr>
          <w:rFonts w:cs="Arial"/>
        </w:rPr>
        <w:t>: Selected Point</w:t>
      </w:r>
      <w:bookmarkStart w:id="814" w:name="_Toc10285861"/>
      <w:bookmarkStart w:id="815" w:name="_Toc10285958"/>
      <w:bookmarkStart w:id="816" w:name="_Toc10286057"/>
      <w:bookmarkStart w:id="817" w:name="_Toc10285862"/>
      <w:bookmarkStart w:id="818" w:name="_Toc10285959"/>
      <w:bookmarkStart w:id="819" w:name="_Toc10286058"/>
      <w:bookmarkEnd w:id="813"/>
      <w:bookmarkEnd w:id="814"/>
      <w:bookmarkEnd w:id="815"/>
      <w:bookmarkEnd w:id="816"/>
      <w:bookmarkEnd w:id="817"/>
      <w:bookmarkEnd w:id="818"/>
      <w:bookmarkEnd w:id="819"/>
    </w:p>
    <w:p w14:paraId="625C1A5B" w14:textId="414BE053" w:rsidR="00AE480E" w:rsidRPr="00E72880" w:rsidRDefault="00AE638A" w:rsidP="00B51D6B">
      <w:pPr>
        <w:rPr>
          <w:rFonts w:cs="Arial"/>
        </w:rPr>
      </w:pPr>
      <w:r w:rsidRPr="00E72880">
        <w:rPr>
          <w:rFonts w:cs="Arial"/>
        </w:rPr>
        <w:t xml:space="preserve">When a data point is selected, the Selected Point </w:t>
      </w:r>
      <w:r w:rsidR="007200FA" w:rsidRPr="00E72880">
        <w:rPr>
          <w:rFonts w:cs="Arial"/>
        </w:rPr>
        <w:t>Panel</w:t>
      </w:r>
      <w:r w:rsidRPr="00E72880">
        <w:rPr>
          <w:rFonts w:cs="Arial"/>
        </w:rPr>
        <w:t xml:space="preserve"> will display more details about </w:t>
      </w:r>
      <w:r w:rsidR="00A4762F">
        <w:rPr>
          <w:rFonts w:cs="Arial"/>
        </w:rPr>
        <w:t>a</w:t>
      </w:r>
      <w:r w:rsidRPr="00E72880">
        <w:rPr>
          <w:rFonts w:cs="Arial"/>
        </w:rPr>
        <w:t xml:space="preserve"> data point. The information displayed will include: start time, end time, and value of the data point metadata. </w:t>
      </w:r>
    </w:p>
    <w:p w14:paraId="0E4D12E3" w14:textId="3481CB14" w:rsidR="00AE638A" w:rsidRPr="00E72880" w:rsidRDefault="00AE638A" w:rsidP="00D44AC6">
      <w:pPr>
        <w:pStyle w:val="Heading7"/>
        <w:rPr>
          <w:rFonts w:cs="Arial"/>
        </w:rPr>
      </w:pPr>
      <w:bookmarkStart w:id="820" w:name="_Toc27639315"/>
      <w:r w:rsidRPr="00E72880">
        <w:rPr>
          <w:rFonts w:cs="Arial"/>
        </w:rPr>
        <w:t>Top Bar</w:t>
      </w:r>
      <w:bookmarkEnd w:id="820"/>
    </w:p>
    <w:p w14:paraId="63A18CDE" w14:textId="7F33432B" w:rsidR="007813E3" w:rsidRPr="00E72880" w:rsidRDefault="007813E3" w:rsidP="00CE7210">
      <w:pPr>
        <w:rPr>
          <w:rFonts w:cs="Arial"/>
          <w:lang w:val="en-US"/>
        </w:rPr>
      </w:pPr>
      <w:r w:rsidRPr="00E72880">
        <w:rPr>
          <w:rFonts w:cs="Arial"/>
        </w:rPr>
        <w:t xml:space="preserve">The Top Bar contains the Global Band Settings, the Main Menu and options to manipulate the view. When bands are added, the Global Band Settings will configure default values. Some examples of this functionality include: changing the default line </w:t>
      </w:r>
      <w:proofErr w:type="spellStart"/>
      <w:r w:rsidRPr="00E72880">
        <w:rPr>
          <w:rFonts w:cs="Arial"/>
        </w:rPr>
        <w:t>color</w:t>
      </w:r>
      <w:proofErr w:type="spellEnd"/>
      <w:r w:rsidRPr="00E72880">
        <w:rPr>
          <w:rFonts w:cs="Arial"/>
        </w:rPr>
        <w:t>, updating the width of the labels and more. Please refer to the Global Band Settings section for more detailed information.</w:t>
      </w:r>
    </w:p>
    <w:p w14:paraId="40877F98" w14:textId="6CA4B68A" w:rsidR="00AE480E" w:rsidRPr="00E72880" w:rsidRDefault="00AE638A" w:rsidP="00CE7210">
      <w:pPr>
        <w:rPr>
          <w:rFonts w:cs="Arial"/>
        </w:rPr>
      </w:pPr>
      <w:r w:rsidRPr="00E72880">
        <w:rPr>
          <w:rFonts w:cs="Arial"/>
        </w:rPr>
        <w:t>The Main Menu displays options such as: Management of Output, Time Cursor</w:t>
      </w:r>
      <w:r w:rsidR="007200FA" w:rsidRPr="00E72880">
        <w:rPr>
          <w:rFonts w:cs="Arial"/>
        </w:rPr>
        <w:t xml:space="preserve">, </w:t>
      </w:r>
      <w:r w:rsidRPr="00E72880">
        <w:rPr>
          <w:rFonts w:cs="Arial"/>
        </w:rPr>
        <w:t xml:space="preserve">Epochs, </w:t>
      </w:r>
      <w:r w:rsidR="00D15C73" w:rsidRPr="00E72880">
        <w:rPr>
          <w:rFonts w:cs="Arial"/>
        </w:rPr>
        <w:t xml:space="preserve">and </w:t>
      </w:r>
      <w:r w:rsidRPr="00E72880">
        <w:rPr>
          <w:rFonts w:cs="Arial"/>
        </w:rPr>
        <w:t xml:space="preserve">Situational Awareness. </w:t>
      </w:r>
    </w:p>
    <w:p w14:paraId="5C343D42" w14:textId="77777777" w:rsidR="00326692" w:rsidRPr="00E72880" w:rsidRDefault="00326692" w:rsidP="00B51D6B">
      <w:pPr>
        <w:pStyle w:val="Heading8"/>
        <w:rPr>
          <w:rFonts w:cs="Arial"/>
        </w:rPr>
      </w:pPr>
      <w:r w:rsidRPr="00E72880">
        <w:rPr>
          <w:rFonts w:cs="Arial"/>
        </w:rPr>
        <w:t>How to: Manipulate the Application Layout</w:t>
      </w:r>
    </w:p>
    <w:p w14:paraId="5B1EFA72" w14:textId="276DE51F" w:rsidR="00326692" w:rsidRPr="00E72880" w:rsidRDefault="00326692" w:rsidP="00326692">
      <w:pPr>
        <w:pStyle w:val="ListParagraph"/>
        <w:numPr>
          <w:ilvl w:val="0"/>
          <w:numId w:val="34"/>
        </w:numPr>
        <w:spacing w:line="276" w:lineRule="auto"/>
        <w:rPr>
          <w:rFonts w:cs="Arial"/>
          <w:lang w:val="en-US"/>
        </w:rPr>
      </w:pPr>
      <w:r w:rsidRPr="00E72880">
        <w:rPr>
          <w:rFonts w:cs="Arial"/>
          <w:lang w:val="en-US"/>
        </w:rPr>
        <w:t>In the Top Bar, click the Panels icon.</w:t>
      </w:r>
    </w:p>
    <w:p w14:paraId="4E7ACFB7" w14:textId="77777777" w:rsidR="00326692" w:rsidRPr="00E72880" w:rsidRDefault="00326692" w:rsidP="00326692">
      <w:pPr>
        <w:pStyle w:val="ListParagraph"/>
        <w:spacing w:line="276" w:lineRule="auto"/>
        <w:rPr>
          <w:rFonts w:cs="Arial"/>
          <w:lang w:val="en-US"/>
        </w:rPr>
      </w:pPr>
    </w:p>
    <w:p w14:paraId="587F7353" w14:textId="77777777" w:rsidR="00326692" w:rsidRPr="00E72880" w:rsidRDefault="00326692" w:rsidP="00326692">
      <w:pPr>
        <w:pStyle w:val="ListParagraph"/>
        <w:numPr>
          <w:ilvl w:val="0"/>
          <w:numId w:val="34"/>
        </w:numPr>
        <w:spacing w:line="276" w:lineRule="auto"/>
        <w:rPr>
          <w:rFonts w:cs="Arial"/>
          <w:lang w:val="en-US"/>
        </w:rPr>
      </w:pPr>
      <w:r w:rsidRPr="00E72880">
        <w:rPr>
          <w:rFonts w:cs="Arial"/>
          <w:lang w:val="en-US"/>
        </w:rPr>
        <w:t>A list of options to toggle the visibility of RAVEN's panels appears. Select one of the options to toggle the selected panel in the application.</w:t>
      </w:r>
    </w:p>
    <w:p w14:paraId="15556335" w14:textId="0AF12BF1" w:rsidR="00326692" w:rsidRPr="00E72880" w:rsidRDefault="00326692" w:rsidP="00CE7210">
      <w:pPr>
        <w:rPr>
          <w:rFonts w:cs="Arial"/>
        </w:rPr>
      </w:pPr>
    </w:p>
    <w:p w14:paraId="612F8442" w14:textId="77777777" w:rsidR="00326692" w:rsidRPr="00E72880" w:rsidRDefault="00326692" w:rsidP="00CE7210">
      <w:pPr>
        <w:rPr>
          <w:rFonts w:cs="Arial"/>
        </w:rPr>
      </w:pPr>
    </w:p>
    <w:p w14:paraId="6666C263" w14:textId="46C9882D" w:rsidR="007813E3" w:rsidRPr="00E72880" w:rsidDel="00B20893" w:rsidRDefault="00AE638A" w:rsidP="00D44AC6">
      <w:pPr>
        <w:pStyle w:val="Heading7"/>
        <w:rPr>
          <w:del w:id="821" w:author="Microsoft Office User" w:date="2019-12-18T10:13:00Z"/>
          <w:rFonts w:cs="Arial"/>
        </w:rPr>
      </w:pPr>
      <w:del w:id="822" w:author="Microsoft Office User" w:date="2019-12-18T10:13:00Z">
        <w:r w:rsidRPr="00E72880" w:rsidDel="00B20893">
          <w:rPr>
            <w:rFonts w:cs="Arial"/>
          </w:rPr>
          <w:delText>NEST Modules Navigation</w:delText>
        </w:r>
      </w:del>
    </w:p>
    <w:p w14:paraId="0FD5B801" w14:textId="0D0B14F8" w:rsidR="00AE480E" w:rsidRPr="00E72880" w:rsidDel="00B20893" w:rsidRDefault="007813E3" w:rsidP="00D10389">
      <w:pPr>
        <w:rPr>
          <w:del w:id="823" w:author="Microsoft Office User" w:date="2019-12-18T10:13:00Z"/>
          <w:rFonts w:cs="Arial"/>
          <w:lang w:val="en-US"/>
        </w:rPr>
      </w:pPr>
      <w:del w:id="824" w:author="Microsoft Office User" w:date="2019-12-18T10:13:00Z">
        <w:r w:rsidRPr="00E72880" w:rsidDel="00B20893">
          <w:rPr>
            <w:rFonts w:cs="Arial"/>
          </w:rPr>
          <w:delText>RAVEN is part of the platform NEST. The NEST platform is a graphical display of the components of the Advanced Mission Planning and Analysis (MPSA) system that will allow users to access system capabilities needed to perform key tasks in operations, including activity planning, sequencing, generating uplink products.</w:delText>
        </w:r>
        <w:r w:rsidRPr="00E72880" w:rsidDel="00B20893">
          <w:rPr>
            <w:rFonts w:cs="Arial"/>
            <w:lang w:val="en-US"/>
          </w:rPr>
          <w:delText xml:space="preserve"> </w:delText>
        </w:r>
        <w:r w:rsidRPr="00E72880" w:rsidDel="00B20893">
          <w:rPr>
            <w:rFonts w:cs="Arial"/>
          </w:rPr>
          <w:delText xml:space="preserve">The following are the modules that NEST provides, with a description of each one. </w:delText>
        </w:r>
        <w:r w:rsidRPr="00E72880" w:rsidDel="00B20893">
          <w:rPr>
            <w:rFonts w:cs="Arial"/>
            <w:lang w:val="en-US"/>
          </w:rPr>
          <w:delText>Each mission could have a different configuration that can include or exclude some of these modules. It can be the case that not all them are available to the user.</w:delText>
        </w:r>
      </w:del>
    </w:p>
    <w:tbl>
      <w:tblPr>
        <w:tblStyle w:val="TableGridLight"/>
        <w:tblW w:w="8310" w:type="dxa"/>
        <w:tblInd w:w="378" w:type="dxa"/>
        <w:tblLook w:val="04A0" w:firstRow="1" w:lastRow="0" w:firstColumn="1" w:lastColumn="0" w:noHBand="0" w:noVBand="1"/>
      </w:tblPr>
      <w:tblGrid>
        <w:gridCol w:w="643"/>
        <w:gridCol w:w="1237"/>
        <w:gridCol w:w="6430"/>
      </w:tblGrid>
      <w:tr w:rsidR="00D10389" w:rsidRPr="00E72880" w:rsidDel="00B20893" w14:paraId="41477B0C" w14:textId="5F15530B" w:rsidTr="00D10389">
        <w:trPr>
          <w:del w:id="825" w:author="Microsoft Office User" w:date="2019-12-18T10:13:00Z"/>
        </w:trPr>
        <w:tc>
          <w:tcPr>
            <w:tcW w:w="645" w:type="dxa"/>
          </w:tcPr>
          <w:p w14:paraId="4E1BFFC3" w14:textId="7D30216B" w:rsidR="00D10389" w:rsidRPr="00E72880" w:rsidDel="00B20893" w:rsidRDefault="00D10389" w:rsidP="00BE6AFB">
            <w:pPr>
              <w:spacing w:line="276" w:lineRule="auto"/>
              <w:ind w:left="-473" w:firstLine="473"/>
              <w:rPr>
                <w:del w:id="826" w:author="Microsoft Office User" w:date="2019-12-18T10:13:00Z"/>
                <w:rFonts w:cs="Arial"/>
                <w:sz w:val="18"/>
                <w:lang w:val="en-US"/>
              </w:rPr>
            </w:pPr>
            <w:del w:id="827" w:author="Microsoft Office User" w:date="2019-12-18T10:13:00Z">
              <w:r w:rsidRPr="00E72880" w:rsidDel="00B20893">
                <w:rPr>
                  <w:rFonts w:cs="Arial"/>
                  <w:sz w:val="18"/>
                  <w:lang w:val="en-US"/>
                </w:rPr>
                <w:delText>Icon</w:delText>
              </w:r>
            </w:del>
          </w:p>
        </w:tc>
        <w:tc>
          <w:tcPr>
            <w:tcW w:w="1139" w:type="dxa"/>
          </w:tcPr>
          <w:p w14:paraId="232FC87D" w14:textId="3A7EEFF8" w:rsidR="00D10389" w:rsidRPr="00E72880" w:rsidDel="00B20893" w:rsidRDefault="00D10389" w:rsidP="00BE6AFB">
            <w:pPr>
              <w:spacing w:line="276" w:lineRule="auto"/>
              <w:rPr>
                <w:del w:id="828" w:author="Microsoft Office User" w:date="2019-12-18T10:13:00Z"/>
                <w:rFonts w:cs="Arial"/>
                <w:sz w:val="18"/>
                <w:lang w:val="en-US"/>
              </w:rPr>
            </w:pPr>
            <w:del w:id="829" w:author="Microsoft Office User" w:date="2019-12-18T10:13:00Z">
              <w:r w:rsidRPr="00E72880" w:rsidDel="00B20893">
                <w:rPr>
                  <w:rFonts w:cs="Arial"/>
                  <w:sz w:val="18"/>
                  <w:lang w:val="en-US"/>
                </w:rPr>
                <w:delText>Module</w:delText>
              </w:r>
            </w:del>
          </w:p>
        </w:tc>
        <w:tc>
          <w:tcPr>
            <w:tcW w:w="6526" w:type="dxa"/>
          </w:tcPr>
          <w:p w14:paraId="7B2B256B" w14:textId="32C8DEBA" w:rsidR="00D10389" w:rsidRPr="00E72880" w:rsidDel="00B20893" w:rsidRDefault="00D10389" w:rsidP="00BE6AFB">
            <w:pPr>
              <w:spacing w:line="276" w:lineRule="auto"/>
              <w:rPr>
                <w:del w:id="830" w:author="Microsoft Office User" w:date="2019-12-18T10:13:00Z"/>
                <w:rFonts w:cs="Arial"/>
                <w:sz w:val="18"/>
                <w:lang w:val="en-US"/>
              </w:rPr>
            </w:pPr>
            <w:del w:id="831" w:author="Microsoft Office User" w:date="2019-12-18T10:13:00Z">
              <w:r w:rsidRPr="00E72880" w:rsidDel="00B20893">
                <w:rPr>
                  <w:rFonts w:cs="Arial"/>
                  <w:sz w:val="18"/>
                  <w:lang w:val="en-US"/>
                </w:rPr>
                <w:delText>Description</w:delText>
              </w:r>
            </w:del>
          </w:p>
        </w:tc>
      </w:tr>
      <w:tr w:rsidR="00D10389" w:rsidRPr="00E72880" w:rsidDel="00B20893" w14:paraId="17DD4CC0" w14:textId="7066712A" w:rsidTr="00D10389">
        <w:trPr>
          <w:del w:id="832" w:author="Microsoft Office User" w:date="2019-12-18T10:13:00Z"/>
        </w:trPr>
        <w:tc>
          <w:tcPr>
            <w:tcW w:w="645" w:type="dxa"/>
          </w:tcPr>
          <w:p w14:paraId="6E485AE4" w14:textId="29E239E8" w:rsidR="00D10389" w:rsidRPr="00E72880" w:rsidDel="00B20893" w:rsidRDefault="00D10389" w:rsidP="00BE6AFB">
            <w:pPr>
              <w:spacing w:line="276" w:lineRule="auto"/>
              <w:ind w:left="-473" w:firstLine="473"/>
              <w:jc w:val="center"/>
              <w:rPr>
                <w:del w:id="833" w:author="Microsoft Office User" w:date="2019-12-18T10:13:00Z"/>
                <w:rFonts w:cs="Arial"/>
                <w:sz w:val="18"/>
              </w:rPr>
            </w:pPr>
            <w:del w:id="834" w:author="Microsoft Office User" w:date="2019-12-18T10:13:00Z">
              <w:r w:rsidRPr="00E72880" w:rsidDel="00B20893">
                <w:rPr>
                  <w:rFonts w:cs="Arial"/>
                  <w:noProof/>
                  <w:sz w:val="18"/>
                </w:rPr>
                <w:drawing>
                  <wp:inline distT="0" distB="0" distL="0" distR="0" wp14:anchorId="472A2F1E" wp14:editId="385E6598">
                    <wp:extent cx="182880" cy="194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 cy="194077"/>
                            </a:xfrm>
                            <a:prstGeom prst="rect">
                              <a:avLst/>
                            </a:prstGeom>
                          </pic:spPr>
                        </pic:pic>
                      </a:graphicData>
                    </a:graphic>
                  </wp:inline>
                </w:drawing>
              </w:r>
            </w:del>
          </w:p>
        </w:tc>
        <w:tc>
          <w:tcPr>
            <w:tcW w:w="1139" w:type="dxa"/>
          </w:tcPr>
          <w:p w14:paraId="68D3CD5E" w14:textId="6F79254C" w:rsidR="00D10389" w:rsidRPr="00E72880" w:rsidDel="00B20893" w:rsidRDefault="00D10389" w:rsidP="00BE6AFB">
            <w:pPr>
              <w:spacing w:line="276" w:lineRule="auto"/>
              <w:rPr>
                <w:del w:id="835" w:author="Microsoft Office User" w:date="2019-12-18T10:13:00Z"/>
                <w:rFonts w:cs="Arial"/>
                <w:sz w:val="18"/>
              </w:rPr>
            </w:pPr>
            <w:del w:id="836" w:author="Microsoft Office User" w:date="2019-12-18T10:13:00Z">
              <w:r w:rsidRPr="00E72880" w:rsidDel="00B20893">
                <w:rPr>
                  <w:rFonts w:cs="Arial"/>
                  <w:sz w:val="18"/>
                </w:rPr>
                <w:delText>Planning</w:delText>
              </w:r>
              <w:r w:rsidR="00326692" w:rsidRPr="00E72880" w:rsidDel="00B20893">
                <w:rPr>
                  <w:rFonts w:cs="Arial"/>
                  <w:sz w:val="18"/>
                </w:rPr>
                <w:delText>*</w:delText>
              </w:r>
            </w:del>
          </w:p>
        </w:tc>
        <w:tc>
          <w:tcPr>
            <w:tcW w:w="6526" w:type="dxa"/>
          </w:tcPr>
          <w:p w14:paraId="207A88C2" w14:textId="28A22B5E" w:rsidR="007200FA" w:rsidRPr="00E72880" w:rsidDel="00B20893" w:rsidRDefault="00D10389" w:rsidP="00BE6AFB">
            <w:pPr>
              <w:spacing w:line="276" w:lineRule="auto"/>
              <w:rPr>
                <w:del w:id="837" w:author="Microsoft Office User" w:date="2019-12-18T10:13:00Z"/>
                <w:rFonts w:cs="Arial"/>
                <w:sz w:val="18"/>
              </w:rPr>
            </w:pPr>
            <w:del w:id="838" w:author="Microsoft Office User" w:date="2019-12-18T10:13:00Z">
              <w:r w:rsidRPr="00E72880" w:rsidDel="00B20893">
                <w:rPr>
                  <w:rFonts w:cs="Arial"/>
                  <w:sz w:val="18"/>
                </w:rPr>
                <w:delText>Allow users to perform all planning related tasks. It is responsible for creating instances of Activity Types, Creating Schedules, Initiating Simulations, constrain checking and more.</w:delText>
              </w:r>
            </w:del>
          </w:p>
        </w:tc>
      </w:tr>
      <w:tr w:rsidR="00D10389" w:rsidRPr="00E72880" w:rsidDel="00B20893" w14:paraId="561DC3A2" w14:textId="7258684D" w:rsidTr="00D10389">
        <w:trPr>
          <w:del w:id="839" w:author="Microsoft Office User" w:date="2019-12-18T10:13:00Z"/>
        </w:trPr>
        <w:tc>
          <w:tcPr>
            <w:tcW w:w="645" w:type="dxa"/>
          </w:tcPr>
          <w:p w14:paraId="1FD62629" w14:textId="61BFA568" w:rsidR="00D10389" w:rsidRPr="00E72880" w:rsidDel="00B20893" w:rsidRDefault="00D10389" w:rsidP="00BE6AFB">
            <w:pPr>
              <w:spacing w:line="276" w:lineRule="auto"/>
              <w:ind w:left="-473" w:firstLine="473"/>
              <w:jc w:val="center"/>
              <w:rPr>
                <w:del w:id="840" w:author="Microsoft Office User" w:date="2019-12-18T10:13:00Z"/>
                <w:rFonts w:cs="Arial"/>
                <w:sz w:val="18"/>
              </w:rPr>
            </w:pPr>
            <w:del w:id="841" w:author="Microsoft Office User" w:date="2019-12-18T10:13:00Z">
              <w:r w:rsidRPr="00E72880" w:rsidDel="00B20893">
                <w:rPr>
                  <w:rFonts w:cs="Arial"/>
                  <w:noProof/>
                  <w:sz w:val="18"/>
                </w:rPr>
                <w:drawing>
                  <wp:inline distT="0" distB="0" distL="0" distR="0" wp14:anchorId="186C4DF1" wp14:editId="0DF6C23D">
                    <wp:extent cx="128016" cy="1312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016" cy="131216"/>
                            </a:xfrm>
                            <a:prstGeom prst="rect">
                              <a:avLst/>
                            </a:prstGeom>
                          </pic:spPr>
                        </pic:pic>
                      </a:graphicData>
                    </a:graphic>
                  </wp:inline>
                </w:drawing>
              </w:r>
            </w:del>
          </w:p>
        </w:tc>
        <w:tc>
          <w:tcPr>
            <w:tcW w:w="1139" w:type="dxa"/>
          </w:tcPr>
          <w:p w14:paraId="7582C683" w14:textId="04649F38" w:rsidR="00D10389" w:rsidRPr="00E72880" w:rsidDel="00B20893" w:rsidRDefault="00D10389" w:rsidP="00BE6AFB">
            <w:pPr>
              <w:spacing w:line="276" w:lineRule="auto"/>
              <w:rPr>
                <w:del w:id="842" w:author="Microsoft Office User" w:date="2019-12-18T10:13:00Z"/>
                <w:rFonts w:cs="Arial"/>
                <w:sz w:val="18"/>
              </w:rPr>
            </w:pPr>
            <w:del w:id="843" w:author="Microsoft Office User" w:date="2019-12-18T10:13:00Z">
              <w:r w:rsidRPr="00E72880" w:rsidDel="00B20893">
                <w:rPr>
                  <w:rFonts w:cs="Arial"/>
                  <w:sz w:val="18"/>
                </w:rPr>
                <w:delText>Sequencing</w:delText>
              </w:r>
              <w:r w:rsidR="00326692" w:rsidRPr="00E72880" w:rsidDel="00B20893">
                <w:rPr>
                  <w:rFonts w:cs="Arial"/>
                  <w:sz w:val="18"/>
                </w:rPr>
                <w:delText>*</w:delText>
              </w:r>
            </w:del>
          </w:p>
        </w:tc>
        <w:tc>
          <w:tcPr>
            <w:tcW w:w="6526" w:type="dxa"/>
          </w:tcPr>
          <w:p w14:paraId="350684B4" w14:textId="233CE636" w:rsidR="00D10389" w:rsidRPr="00E72880" w:rsidDel="00B20893" w:rsidRDefault="00D10389" w:rsidP="00BE6AFB">
            <w:pPr>
              <w:spacing w:line="276" w:lineRule="auto"/>
              <w:rPr>
                <w:del w:id="844" w:author="Microsoft Office User" w:date="2019-12-18T10:13:00Z"/>
                <w:rFonts w:cs="Arial"/>
                <w:sz w:val="18"/>
              </w:rPr>
            </w:pPr>
            <w:del w:id="845" w:author="Microsoft Office User" w:date="2019-12-18T10:13:00Z">
              <w:r w:rsidRPr="00E72880" w:rsidDel="00B20893">
                <w:rPr>
                  <w:rFonts w:cs="Arial"/>
                  <w:sz w:val="18"/>
                </w:rPr>
                <w:delText>Collaboration syntax editor to create sequences.</w:delText>
              </w:r>
            </w:del>
          </w:p>
        </w:tc>
      </w:tr>
      <w:tr w:rsidR="00D10389" w:rsidRPr="00E72880" w:rsidDel="00B20893" w14:paraId="38845128" w14:textId="598903B3" w:rsidTr="00D10389">
        <w:trPr>
          <w:del w:id="846" w:author="Microsoft Office User" w:date="2019-12-18T10:13:00Z"/>
        </w:trPr>
        <w:tc>
          <w:tcPr>
            <w:tcW w:w="645" w:type="dxa"/>
          </w:tcPr>
          <w:p w14:paraId="4EE6FA50" w14:textId="28647251" w:rsidR="00D10389" w:rsidRPr="00E72880" w:rsidDel="00B20893" w:rsidRDefault="00D10389" w:rsidP="00BE6AFB">
            <w:pPr>
              <w:spacing w:line="276" w:lineRule="auto"/>
              <w:ind w:left="-473" w:firstLine="473"/>
              <w:jc w:val="center"/>
              <w:rPr>
                <w:del w:id="847" w:author="Microsoft Office User" w:date="2019-12-18T10:13:00Z"/>
                <w:rFonts w:cs="Arial"/>
                <w:color w:val="24292E"/>
                <w:sz w:val="18"/>
                <w:shd w:val="clear" w:color="auto" w:fill="FFFFFF"/>
              </w:rPr>
            </w:pPr>
            <w:del w:id="848" w:author="Microsoft Office User" w:date="2019-12-18T10:13:00Z">
              <w:r w:rsidRPr="00E72880" w:rsidDel="00B20893">
                <w:rPr>
                  <w:rFonts w:cs="Arial"/>
                  <w:noProof/>
                  <w:color w:val="24292E"/>
                  <w:sz w:val="18"/>
                  <w:shd w:val="clear" w:color="auto" w:fill="FFFFFF"/>
                </w:rPr>
                <w:drawing>
                  <wp:inline distT="0" distB="0" distL="0" distR="0" wp14:anchorId="4E864DAA" wp14:editId="115E52BE">
                    <wp:extent cx="146304" cy="15310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304" cy="153109"/>
                            </a:xfrm>
                            <a:prstGeom prst="rect">
                              <a:avLst/>
                            </a:prstGeom>
                          </pic:spPr>
                        </pic:pic>
                      </a:graphicData>
                    </a:graphic>
                  </wp:inline>
                </w:drawing>
              </w:r>
            </w:del>
          </w:p>
        </w:tc>
        <w:tc>
          <w:tcPr>
            <w:tcW w:w="1139" w:type="dxa"/>
          </w:tcPr>
          <w:p w14:paraId="0E1DAE73" w14:textId="10DE05A3" w:rsidR="00D10389" w:rsidRPr="00E72880" w:rsidDel="00B20893" w:rsidRDefault="00D15C73" w:rsidP="00BE6AFB">
            <w:pPr>
              <w:spacing w:line="276" w:lineRule="auto"/>
              <w:rPr>
                <w:del w:id="849" w:author="Microsoft Office User" w:date="2019-12-18T10:13:00Z"/>
                <w:rFonts w:cs="Arial"/>
                <w:sz w:val="18"/>
                <w:lang w:val="en-US"/>
              </w:rPr>
            </w:pPr>
            <w:del w:id="850" w:author="Microsoft Office User" w:date="2019-12-18T10:13:00Z">
              <w:r w:rsidRPr="00E72880" w:rsidDel="00B20893">
                <w:rPr>
                  <w:rFonts w:cs="Arial"/>
                  <w:color w:val="24292E"/>
                  <w:sz w:val="18"/>
                  <w:shd w:val="clear" w:color="auto" w:fill="FFFFFF"/>
                </w:rPr>
                <w:delText>RAVEN</w:delText>
              </w:r>
            </w:del>
          </w:p>
        </w:tc>
        <w:tc>
          <w:tcPr>
            <w:tcW w:w="6526" w:type="dxa"/>
          </w:tcPr>
          <w:p w14:paraId="23BA2E06" w14:textId="5BC617B9" w:rsidR="00D10389" w:rsidRPr="00E72880" w:rsidDel="00B20893" w:rsidRDefault="00D10389" w:rsidP="00BE6AFB">
            <w:pPr>
              <w:spacing w:line="276" w:lineRule="auto"/>
              <w:rPr>
                <w:del w:id="851" w:author="Microsoft Office User" w:date="2019-12-18T10:13:00Z"/>
                <w:rFonts w:cs="Arial"/>
                <w:color w:val="24292E"/>
                <w:sz w:val="18"/>
                <w:shd w:val="clear" w:color="auto" w:fill="FFFFFF"/>
              </w:rPr>
            </w:pPr>
            <w:del w:id="852" w:author="Microsoft Office User" w:date="2019-12-18T10:13:00Z">
              <w:r w:rsidRPr="00E72880" w:rsidDel="00B20893">
                <w:rPr>
                  <w:rFonts w:cs="Arial"/>
                  <w:color w:val="24292E"/>
                  <w:sz w:val="18"/>
                  <w:shd w:val="clear" w:color="auto" w:fill="FFFFFF"/>
                </w:rPr>
                <w:delText>Allow users to view science planning, spacecraft activities, resource usage and predicted data, and/or any time-based data.</w:delText>
              </w:r>
            </w:del>
          </w:p>
        </w:tc>
      </w:tr>
    </w:tbl>
    <w:p w14:paraId="7C07B60A" w14:textId="2D531313" w:rsidR="00AE480E" w:rsidRPr="00E72880" w:rsidDel="00B20893" w:rsidRDefault="00D10389" w:rsidP="00B51D6B">
      <w:pPr>
        <w:pStyle w:val="Caption"/>
        <w:keepNext/>
        <w:jc w:val="center"/>
        <w:rPr>
          <w:del w:id="853" w:author="Microsoft Office User" w:date="2019-12-18T10:13:00Z"/>
          <w:rFonts w:cs="Arial"/>
        </w:rPr>
      </w:pPr>
      <w:del w:id="854" w:author="Microsoft Office User" w:date="2019-12-18T10:13:00Z">
        <w:r w:rsidRPr="00E72880" w:rsidDel="00B20893">
          <w:rPr>
            <w:rFonts w:cs="Arial"/>
            <w:b/>
          </w:rPr>
          <w:delText xml:space="preserve">Table </w:delText>
        </w:r>
        <w:r w:rsidRPr="00E72880" w:rsidDel="00B20893">
          <w:rPr>
            <w:rFonts w:cs="Arial"/>
            <w:b/>
          </w:rPr>
          <w:fldChar w:fldCharType="begin"/>
        </w:r>
        <w:r w:rsidRPr="00E72880" w:rsidDel="00B20893">
          <w:rPr>
            <w:rFonts w:cs="Arial"/>
            <w:b/>
          </w:rPr>
          <w:delInstrText xml:space="preserve"> SEQ Table \* ARABIC </w:delInstrText>
        </w:r>
        <w:r w:rsidRPr="00E72880" w:rsidDel="00B20893">
          <w:rPr>
            <w:rFonts w:cs="Arial"/>
            <w:b/>
          </w:rPr>
          <w:fldChar w:fldCharType="separate"/>
        </w:r>
        <w:r w:rsidR="003A025C" w:rsidDel="00B20893">
          <w:rPr>
            <w:rFonts w:cs="Arial"/>
            <w:b/>
            <w:noProof/>
          </w:rPr>
          <w:delText>3</w:delText>
        </w:r>
        <w:r w:rsidRPr="00E72880" w:rsidDel="00B20893">
          <w:rPr>
            <w:rFonts w:cs="Arial"/>
            <w:b/>
          </w:rPr>
          <w:fldChar w:fldCharType="end"/>
        </w:r>
        <w:r w:rsidRPr="00E72880" w:rsidDel="00B20893">
          <w:rPr>
            <w:rFonts w:cs="Arial"/>
          </w:rPr>
          <w:delText>: NEST Modules</w:delText>
        </w:r>
      </w:del>
    </w:p>
    <w:p w14:paraId="131C45C6" w14:textId="66139CBF" w:rsidR="00D15C73" w:rsidRPr="00E72880" w:rsidRDefault="00326692" w:rsidP="00B51D6B">
      <w:pPr>
        <w:rPr>
          <w:rFonts w:cs="Arial"/>
          <w:lang w:val="en-US"/>
        </w:rPr>
      </w:pPr>
      <w:del w:id="855" w:author="Microsoft Office User" w:date="2019-12-18T10:13:00Z">
        <w:r w:rsidRPr="00B51D6B" w:rsidDel="00B20893">
          <w:rPr>
            <w:rFonts w:cs="Arial"/>
            <w:i/>
            <w:sz w:val="16"/>
          </w:rPr>
          <w:delText>* These capabilities are not</w:delText>
        </w:r>
        <w:r w:rsidR="00A4762F" w:rsidDel="00B20893">
          <w:rPr>
            <w:rFonts w:cs="Arial"/>
            <w:i/>
            <w:sz w:val="16"/>
          </w:rPr>
          <w:delText xml:space="preserve"> mature</w:delText>
        </w:r>
        <w:r w:rsidRPr="00B51D6B" w:rsidDel="00B20893">
          <w:rPr>
            <w:rFonts w:cs="Arial"/>
            <w:i/>
            <w:sz w:val="16"/>
          </w:rPr>
          <w:delText xml:space="preserve"> for operation</w:delText>
        </w:r>
        <w:r w:rsidR="005B1AF3" w:rsidDel="00B20893">
          <w:rPr>
            <w:rFonts w:cs="Arial"/>
            <w:i/>
            <w:sz w:val="16"/>
          </w:rPr>
          <w:delText>al</w:delText>
        </w:r>
        <w:r w:rsidRPr="00B51D6B" w:rsidDel="00B20893">
          <w:rPr>
            <w:rFonts w:cs="Arial"/>
            <w:i/>
            <w:sz w:val="16"/>
          </w:rPr>
          <w:delText xml:space="preserve"> use. They are still in </w:delText>
        </w:r>
        <w:r w:rsidR="005B1AF3" w:rsidDel="00B20893">
          <w:rPr>
            <w:rFonts w:cs="Arial"/>
            <w:i/>
            <w:sz w:val="16"/>
          </w:rPr>
          <w:delText xml:space="preserve">the </w:delText>
        </w:r>
        <w:r w:rsidRPr="00B51D6B" w:rsidDel="00B20893">
          <w:rPr>
            <w:rFonts w:cs="Arial"/>
            <w:i/>
            <w:sz w:val="16"/>
          </w:rPr>
          <w:delText>development stage</w:delText>
        </w:r>
      </w:del>
      <w:r w:rsidRPr="00B51D6B">
        <w:rPr>
          <w:rFonts w:cs="Arial"/>
          <w:i/>
          <w:sz w:val="16"/>
        </w:rPr>
        <w:t>.</w:t>
      </w:r>
    </w:p>
    <w:p w14:paraId="0E63EBE7" w14:textId="66024C9B" w:rsidR="007813E3" w:rsidRPr="00E72880" w:rsidRDefault="003E0B2C" w:rsidP="00D44AC6">
      <w:pPr>
        <w:pStyle w:val="Heading5"/>
        <w:rPr>
          <w:rFonts w:cs="Arial"/>
          <w:lang w:val="en-US"/>
        </w:rPr>
      </w:pPr>
      <w:bookmarkStart w:id="856" w:name="_Toc27639316"/>
      <w:r w:rsidRPr="00E72880">
        <w:rPr>
          <w:rFonts w:cs="Arial"/>
        </w:rPr>
        <w:lastRenderedPageBreak/>
        <w:t>Source</w:t>
      </w:r>
      <w:r w:rsidRPr="00E72880">
        <w:rPr>
          <w:rFonts w:cs="Arial"/>
          <w:lang w:val="en-US"/>
        </w:rPr>
        <w:t xml:space="preserve"> Explorer</w:t>
      </w:r>
      <w:bookmarkEnd w:id="856"/>
    </w:p>
    <w:p w14:paraId="2969D379" w14:textId="349C107A" w:rsidR="00326692" w:rsidRPr="00E72880" w:rsidRDefault="00326692" w:rsidP="00326692">
      <w:pPr>
        <w:rPr>
          <w:rFonts w:cs="Arial"/>
          <w:shd w:val="clear" w:color="auto" w:fill="FFFFFF"/>
          <w:lang w:val="en-US"/>
        </w:rPr>
      </w:pPr>
      <w:r w:rsidRPr="00E72880">
        <w:rPr>
          <w:rFonts w:cs="Arial"/>
          <w:shd w:val="clear" w:color="auto" w:fill="FFFFFF"/>
          <w:lang w:val="en-US"/>
        </w:rPr>
        <w:t xml:space="preserve">The Left Panel of the application contains the Source Explorer, shown at </w:t>
      </w:r>
      <w:r w:rsidRPr="00E72880">
        <w:rPr>
          <w:rFonts w:cs="Arial"/>
          <w:b/>
          <w:shd w:val="clear" w:color="auto" w:fill="FFFFFF"/>
          <w:lang w:val="en-US"/>
        </w:rPr>
        <w:t xml:space="preserve">Figure </w:t>
      </w:r>
      <w:r w:rsidR="001578F7" w:rsidRPr="00E72880">
        <w:rPr>
          <w:rFonts w:cs="Arial"/>
          <w:b/>
          <w:shd w:val="clear" w:color="auto" w:fill="FFFFFF"/>
          <w:lang w:val="en-US"/>
        </w:rPr>
        <w:t>3</w:t>
      </w:r>
      <w:r w:rsidRPr="00E72880">
        <w:rPr>
          <w:rFonts w:cs="Arial"/>
          <w:shd w:val="clear" w:color="auto" w:fill="FFFFFF"/>
          <w:lang w:val="en-US"/>
        </w:rPr>
        <w:t>. The Source Explorer allows navigation between data sources and selects the sources desired to be visualized in the </w:t>
      </w:r>
      <w:r w:rsidRPr="00E72880">
        <w:rPr>
          <w:rFonts w:cs="Arial"/>
          <w:i/>
          <w:iCs/>
          <w:shd w:val="clear" w:color="auto" w:fill="FFFFFF"/>
          <w:lang w:val="en-US"/>
        </w:rPr>
        <w:t>Bands Panels</w:t>
      </w:r>
      <w:r w:rsidRPr="00E72880">
        <w:rPr>
          <w:rFonts w:cs="Arial"/>
          <w:shd w:val="clear" w:color="auto" w:fill="FFFFFF"/>
          <w:lang w:val="en-US"/>
        </w:rPr>
        <w:t xml:space="preserve">. In addition, the Source Explorer contains pins, which will be explained in detail in the </w:t>
      </w:r>
      <w:r w:rsidR="00A4762F">
        <w:rPr>
          <w:rFonts w:cs="Arial"/>
          <w:shd w:val="clear" w:color="auto" w:fill="FFFFFF"/>
          <w:lang w:val="en-US"/>
        </w:rPr>
        <w:t>P</w:t>
      </w:r>
      <w:r w:rsidRPr="00E72880">
        <w:rPr>
          <w:rFonts w:cs="Arial"/>
          <w:shd w:val="clear" w:color="auto" w:fill="FFFFFF"/>
          <w:lang w:val="en-US"/>
        </w:rPr>
        <w:t xml:space="preserve">ins </w:t>
      </w:r>
      <w:r w:rsidR="00A4762F">
        <w:rPr>
          <w:rFonts w:cs="Arial"/>
          <w:shd w:val="clear" w:color="auto" w:fill="FFFFFF"/>
          <w:lang w:val="en-US"/>
        </w:rPr>
        <w:t>S</w:t>
      </w:r>
      <w:r w:rsidRPr="00E72880">
        <w:rPr>
          <w:rFonts w:cs="Arial"/>
          <w:shd w:val="clear" w:color="auto" w:fill="FFFFFF"/>
          <w:lang w:val="en-US"/>
        </w:rPr>
        <w:t xml:space="preserve">ection. </w:t>
      </w:r>
    </w:p>
    <w:p w14:paraId="1CEEEABE" w14:textId="77777777" w:rsidR="00326692" w:rsidRPr="00E72880" w:rsidRDefault="00326692" w:rsidP="00326692">
      <w:pPr>
        <w:pStyle w:val="BodyText"/>
        <w:keepNext/>
        <w:spacing w:line="276" w:lineRule="auto"/>
        <w:jc w:val="center"/>
        <w:rPr>
          <w:rFonts w:cs="Arial"/>
        </w:rPr>
      </w:pPr>
      <w:r w:rsidRPr="00E72880">
        <w:rPr>
          <w:rFonts w:cs="Arial"/>
          <w:noProof/>
        </w:rPr>
        <w:drawing>
          <wp:inline distT="0" distB="0" distL="0" distR="0" wp14:anchorId="4944B005" wp14:editId="59F47066">
            <wp:extent cx="3108960" cy="230481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3240" cy="2367295"/>
                    </a:xfrm>
                    <a:prstGeom prst="rect">
                      <a:avLst/>
                    </a:prstGeom>
                  </pic:spPr>
                </pic:pic>
              </a:graphicData>
            </a:graphic>
          </wp:inline>
        </w:drawing>
      </w:r>
    </w:p>
    <w:p w14:paraId="2B6C80A6" w14:textId="5321CC1D" w:rsidR="00A808C3" w:rsidRPr="00E72880" w:rsidRDefault="00326692" w:rsidP="00B51D6B">
      <w:pPr>
        <w:pStyle w:val="Caption"/>
        <w:spacing w:line="276" w:lineRule="auto"/>
        <w:ind w:left="720" w:right="720"/>
        <w:jc w:val="center"/>
        <w:rPr>
          <w:rFonts w:cs="Arial"/>
          <w:shd w:val="clear" w:color="auto" w:fill="FFFFFF"/>
          <w:lang w:val="en-US"/>
        </w:rPr>
      </w:pPr>
      <w:bookmarkStart w:id="857" w:name="_Toc27568120"/>
      <w:bookmarkStart w:id="858" w:name="_Toc27568777"/>
      <w:r w:rsidRPr="00E72880">
        <w:rPr>
          <w:rFonts w:cs="Arial"/>
          <w:b/>
          <w:i/>
        </w:rPr>
        <w:t xml:space="preserve">Figure </w:t>
      </w:r>
      <w:r w:rsidR="001578F7" w:rsidRPr="00E72880">
        <w:rPr>
          <w:rFonts w:cs="Arial"/>
          <w:b/>
          <w:i/>
        </w:rPr>
        <w:t>3</w:t>
      </w:r>
      <w:r w:rsidRPr="00E72880">
        <w:rPr>
          <w:rFonts w:cs="Arial"/>
          <w:i/>
        </w:rPr>
        <w:t>. The Source Explorer Panel consists of two main things: a tree that represents the available sources and the pins added by the user. The Home tab is the original sources tree, when the user adds a new pin, it will represent a sub-tree out of the Home tab.</w:t>
      </w:r>
      <w:bookmarkEnd w:id="857"/>
      <w:bookmarkEnd w:id="858"/>
    </w:p>
    <w:p w14:paraId="097606A6" w14:textId="0856CDE5" w:rsidR="003E0B2C" w:rsidRPr="00E72880" w:rsidRDefault="00857783" w:rsidP="00771579">
      <w:pPr>
        <w:pStyle w:val="Heading6"/>
        <w:rPr>
          <w:rFonts w:cs="Arial"/>
          <w:lang w:val="en-US"/>
        </w:rPr>
      </w:pPr>
      <w:bookmarkStart w:id="859" w:name="_Toc27639317"/>
      <w:r w:rsidRPr="00E72880">
        <w:rPr>
          <w:rFonts w:cs="Arial"/>
          <w:lang w:val="en-US"/>
        </w:rPr>
        <w:t xml:space="preserve">Source Explorer </w:t>
      </w:r>
      <w:r w:rsidR="003E0B2C" w:rsidRPr="00E72880">
        <w:rPr>
          <w:rFonts w:cs="Arial"/>
          <w:lang w:val="en-US"/>
        </w:rPr>
        <w:t>Iconography</w:t>
      </w:r>
      <w:bookmarkEnd w:id="859"/>
      <w:r w:rsidR="003E0B2C" w:rsidRPr="00E72880">
        <w:rPr>
          <w:rFonts w:cs="Arial"/>
          <w:lang w:val="en-US"/>
        </w:rPr>
        <w:t xml:space="preserve"> </w:t>
      </w:r>
    </w:p>
    <w:p w14:paraId="633CDF67" w14:textId="76E31DA7" w:rsidR="00D10389" w:rsidRPr="00E72880" w:rsidRDefault="003E0B2C" w:rsidP="00D10389">
      <w:pPr>
        <w:rPr>
          <w:rFonts w:cs="Arial"/>
          <w:lang w:val="en-US"/>
        </w:rPr>
      </w:pPr>
      <w:r w:rsidRPr="00E72880">
        <w:rPr>
          <w:rFonts w:cs="Arial"/>
          <w:shd w:val="clear" w:color="auto" w:fill="FFFFFF"/>
          <w:lang w:val="en-US"/>
        </w:rPr>
        <w:t>There are different icons that represent every node in the Source Explorer tree. These can be expanded, collapsed and/or pinned. Others are graphable sources, which can result in a band that visualizes data.</w:t>
      </w:r>
    </w:p>
    <w:tbl>
      <w:tblPr>
        <w:tblStyle w:val="TableGridLight"/>
        <w:tblW w:w="0" w:type="auto"/>
        <w:jc w:val="center"/>
        <w:tblLook w:val="04A0" w:firstRow="1" w:lastRow="0" w:firstColumn="1" w:lastColumn="0" w:noHBand="0" w:noVBand="1"/>
      </w:tblPr>
      <w:tblGrid>
        <w:gridCol w:w="626"/>
        <w:gridCol w:w="1771"/>
        <w:gridCol w:w="6030"/>
      </w:tblGrid>
      <w:tr w:rsidR="00243872" w:rsidRPr="00E72880" w14:paraId="44B91F51" w14:textId="77777777" w:rsidTr="00243872">
        <w:trPr>
          <w:jc w:val="center"/>
        </w:trPr>
        <w:tc>
          <w:tcPr>
            <w:tcW w:w="587" w:type="dxa"/>
          </w:tcPr>
          <w:p w14:paraId="370917E9" w14:textId="2379B4A4" w:rsidR="003E0B2C" w:rsidRPr="00E72880" w:rsidRDefault="003E0B2C" w:rsidP="00672D76">
            <w:pPr>
              <w:spacing w:line="276" w:lineRule="auto"/>
              <w:rPr>
                <w:rFonts w:cs="Arial"/>
                <w:sz w:val="18"/>
              </w:rPr>
            </w:pPr>
            <w:r w:rsidRPr="00E72880">
              <w:rPr>
                <w:rFonts w:cs="Arial"/>
                <w:sz w:val="18"/>
              </w:rPr>
              <w:t>Icon</w:t>
            </w:r>
          </w:p>
        </w:tc>
        <w:tc>
          <w:tcPr>
            <w:tcW w:w="1771" w:type="dxa"/>
          </w:tcPr>
          <w:p w14:paraId="72E711C5" w14:textId="10DCA026" w:rsidR="003E0B2C" w:rsidRPr="00E72880" w:rsidRDefault="003E0B2C" w:rsidP="00672D76">
            <w:pPr>
              <w:spacing w:line="276" w:lineRule="auto"/>
              <w:rPr>
                <w:rFonts w:cs="Arial"/>
                <w:sz w:val="18"/>
              </w:rPr>
            </w:pPr>
            <w:r w:rsidRPr="00E72880">
              <w:rPr>
                <w:rFonts w:cs="Arial"/>
                <w:sz w:val="18"/>
              </w:rPr>
              <w:t>Name</w:t>
            </w:r>
          </w:p>
        </w:tc>
        <w:tc>
          <w:tcPr>
            <w:tcW w:w="6030" w:type="dxa"/>
          </w:tcPr>
          <w:p w14:paraId="25A1A163" w14:textId="5B93BA71" w:rsidR="003E0B2C" w:rsidRPr="00E72880" w:rsidRDefault="003E0B2C" w:rsidP="00672D76">
            <w:pPr>
              <w:spacing w:line="276" w:lineRule="auto"/>
              <w:rPr>
                <w:rFonts w:cs="Arial"/>
                <w:sz w:val="18"/>
              </w:rPr>
            </w:pPr>
            <w:r w:rsidRPr="00E72880">
              <w:rPr>
                <w:rFonts w:cs="Arial"/>
                <w:sz w:val="18"/>
              </w:rPr>
              <w:t>Description</w:t>
            </w:r>
          </w:p>
        </w:tc>
      </w:tr>
      <w:tr w:rsidR="00243872" w:rsidRPr="00E72880" w14:paraId="64315675" w14:textId="77777777" w:rsidTr="00243872">
        <w:trPr>
          <w:jc w:val="center"/>
        </w:trPr>
        <w:tc>
          <w:tcPr>
            <w:tcW w:w="587" w:type="dxa"/>
          </w:tcPr>
          <w:p w14:paraId="0CF343CA" w14:textId="3FA19C6C" w:rsidR="003E0B2C" w:rsidRPr="00E72880" w:rsidRDefault="005A743F" w:rsidP="00672D76">
            <w:pPr>
              <w:spacing w:line="276" w:lineRule="auto"/>
              <w:jc w:val="center"/>
              <w:rPr>
                <w:rFonts w:cs="Arial"/>
                <w:sz w:val="18"/>
              </w:rPr>
            </w:pPr>
            <w:r w:rsidRPr="00E72880">
              <w:rPr>
                <w:rFonts w:cs="Arial"/>
                <w:noProof/>
                <w:sz w:val="18"/>
              </w:rPr>
              <w:drawing>
                <wp:inline distT="0" distB="0" distL="0" distR="0" wp14:anchorId="35FAA27E" wp14:editId="01BD70A3">
                  <wp:extent cx="126913" cy="1293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723" cy="149493"/>
                          </a:xfrm>
                          <a:prstGeom prst="rect">
                            <a:avLst/>
                          </a:prstGeom>
                        </pic:spPr>
                      </pic:pic>
                    </a:graphicData>
                  </a:graphic>
                </wp:inline>
              </w:drawing>
            </w:r>
          </w:p>
        </w:tc>
        <w:tc>
          <w:tcPr>
            <w:tcW w:w="1771" w:type="dxa"/>
          </w:tcPr>
          <w:p w14:paraId="6B7C5C4B" w14:textId="26AE60D3" w:rsidR="003E0B2C" w:rsidRPr="00E72880" w:rsidRDefault="003E0B2C" w:rsidP="00672D76">
            <w:pPr>
              <w:spacing w:line="276" w:lineRule="auto"/>
              <w:rPr>
                <w:rFonts w:cs="Arial"/>
                <w:sz w:val="18"/>
              </w:rPr>
            </w:pPr>
            <w:r w:rsidRPr="00E72880">
              <w:rPr>
                <w:rFonts w:cs="Arial"/>
                <w:sz w:val="18"/>
              </w:rPr>
              <w:t>Database</w:t>
            </w:r>
          </w:p>
        </w:tc>
        <w:tc>
          <w:tcPr>
            <w:tcW w:w="6030" w:type="dxa"/>
          </w:tcPr>
          <w:p w14:paraId="1CEDA721" w14:textId="2ECF4A71" w:rsidR="003E0B2C" w:rsidRPr="00E72880" w:rsidRDefault="003E0B2C" w:rsidP="00672D76">
            <w:pPr>
              <w:spacing w:line="276" w:lineRule="auto"/>
              <w:rPr>
                <w:rFonts w:cs="Arial"/>
                <w:sz w:val="18"/>
              </w:rPr>
            </w:pPr>
            <w:r w:rsidRPr="00E72880">
              <w:rPr>
                <w:rFonts w:cs="Arial"/>
                <w:sz w:val="18"/>
              </w:rPr>
              <w:t xml:space="preserve">A data collection defined in the </w:t>
            </w:r>
            <w:proofErr w:type="spellStart"/>
            <w:r w:rsidRPr="00E72880">
              <w:rPr>
                <w:rFonts w:cs="Arial"/>
                <w:sz w:val="18"/>
              </w:rPr>
              <w:t>MPSServer</w:t>
            </w:r>
            <w:proofErr w:type="spellEnd"/>
            <w:r w:rsidRPr="00E72880">
              <w:rPr>
                <w:rFonts w:cs="Arial"/>
                <w:sz w:val="18"/>
              </w:rPr>
              <w:t xml:space="preserve"> configuration file.</w:t>
            </w:r>
          </w:p>
        </w:tc>
      </w:tr>
      <w:tr w:rsidR="00243872" w:rsidRPr="00E72880" w14:paraId="489A2E5F" w14:textId="77777777" w:rsidTr="00243872">
        <w:trPr>
          <w:jc w:val="center"/>
        </w:trPr>
        <w:tc>
          <w:tcPr>
            <w:tcW w:w="587" w:type="dxa"/>
          </w:tcPr>
          <w:p w14:paraId="53CEAC8E" w14:textId="1638AA91"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6F444D6" wp14:editId="61C97F7B">
                  <wp:extent cx="150281" cy="12801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281" cy="128016"/>
                          </a:xfrm>
                          <a:prstGeom prst="rect">
                            <a:avLst/>
                          </a:prstGeom>
                        </pic:spPr>
                      </pic:pic>
                    </a:graphicData>
                  </a:graphic>
                </wp:inline>
              </w:drawing>
            </w:r>
          </w:p>
        </w:tc>
        <w:tc>
          <w:tcPr>
            <w:tcW w:w="1771" w:type="dxa"/>
          </w:tcPr>
          <w:p w14:paraId="3ABEAC90" w14:textId="5E8BB3A7" w:rsidR="003E0B2C" w:rsidRPr="00E72880" w:rsidRDefault="003E0B2C" w:rsidP="00672D76">
            <w:pPr>
              <w:spacing w:line="276" w:lineRule="auto"/>
              <w:rPr>
                <w:rFonts w:cs="Arial"/>
                <w:sz w:val="18"/>
              </w:rPr>
            </w:pPr>
            <w:r w:rsidRPr="00E72880">
              <w:rPr>
                <w:rFonts w:cs="Arial"/>
                <w:sz w:val="18"/>
              </w:rPr>
              <w:t>Folder</w:t>
            </w:r>
          </w:p>
        </w:tc>
        <w:tc>
          <w:tcPr>
            <w:tcW w:w="6030" w:type="dxa"/>
          </w:tcPr>
          <w:p w14:paraId="3FEED625" w14:textId="229B5BA2" w:rsidR="003E0B2C" w:rsidRPr="00E72880" w:rsidRDefault="003E0B2C" w:rsidP="00672D76">
            <w:pPr>
              <w:spacing w:line="276" w:lineRule="auto"/>
              <w:rPr>
                <w:rFonts w:cs="Arial"/>
                <w:sz w:val="18"/>
              </w:rPr>
            </w:pPr>
            <w:r w:rsidRPr="00E72880">
              <w:rPr>
                <w:rFonts w:cs="Arial"/>
                <w:sz w:val="18"/>
              </w:rPr>
              <w:t>These items store and organize uploaded files within a database.</w:t>
            </w:r>
          </w:p>
        </w:tc>
      </w:tr>
      <w:tr w:rsidR="00243872" w:rsidRPr="00E72880" w14:paraId="5E42AE06" w14:textId="77777777" w:rsidTr="00243872">
        <w:trPr>
          <w:jc w:val="center"/>
        </w:trPr>
        <w:tc>
          <w:tcPr>
            <w:tcW w:w="587" w:type="dxa"/>
          </w:tcPr>
          <w:p w14:paraId="268C9DFE" w14:textId="30283B60"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27AAD37" wp14:editId="37C0D4B9">
                  <wp:extent cx="128016" cy="169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016" cy="169912"/>
                          </a:xfrm>
                          <a:prstGeom prst="rect">
                            <a:avLst/>
                          </a:prstGeom>
                        </pic:spPr>
                      </pic:pic>
                    </a:graphicData>
                  </a:graphic>
                </wp:inline>
              </w:drawing>
            </w:r>
          </w:p>
        </w:tc>
        <w:tc>
          <w:tcPr>
            <w:tcW w:w="1771" w:type="dxa"/>
          </w:tcPr>
          <w:p w14:paraId="7B95CDF2" w14:textId="168ACBEF" w:rsidR="003E0B2C" w:rsidRPr="00E72880" w:rsidRDefault="003E0B2C" w:rsidP="00672D76">
            <w:pPr>
              <w:spacing w:line="276" w:lineRule="auto"/>
              <w:rPr>
                <w:rFonts w:cs="Arial"/>
                <w:sz w:val="18"/>
              </w:rPr>
            </w:pPr>
            <w:r w:rsidRPr="00E72880">
              <w:rPr>
                <w:rFonts w:cs="Arial"/>
                <w:sz w:val="18"/>
              </w:rPr>
              <w:t>Files</w:t>
            </w:r>
          </w:p>
        </w:tc>
        <w:tc>
          <w:tcPr>
            <w:tcW w:w="6030" w:type="dxa"/>
          </w:tcPr>
          <w:p w14:paraId="3D0AB15A" w14:textId="3D17280C" w:rsidR="003E0B2C" w:rsidRPr="00E72880" w:rsidRDefault="003E0B2C" w:rsidP="00672D76">
            <w:pPr>
              <w:spacing w:line="276" w:lineRule="auto"/>
              <w:rPr>
                <w:rFonts w:cs="Arial"/>
                <w:sz w:val="18"/>
              </w:rPr>
            </w:pPr>
            <w:r w:rsidRPr="00E72880">
              <w:rPr>
                <w:rFonts w:cs="Arial"/>
                <w:sz w:val="18"/>
              </w:rPr>
              <w:t xml:space="preserve">These are the individual files that are uploaded into folders using </w:t>
            </w:r>
            <w:proofErr w:type="spellStart"/>
            <w:r w:rsidRPr="00E72880">
              <w:rPr>
                <w:rFonts w:cs="Arial"/>
                <w:sz w:val="18"/>
              </w:rPr>
              <w:t>MPSServer</w:t>
            </w:r>
            <w:proofErr w:type="spellEnd"/>
            <w:r w:rsidRPr="00E72880">
              <w:rPr>
                <w:rFonts w:cs="Arial"/>
                <w:sz w:val="18"/>
              </w:rPr>
              <w:t>.</w:t>
            </w:r>
          </w:p>
        </w:tc>
      </w:tr>
      <w:tr w:rsidR="00243872" w:rsidRPr="00E72880" w14:paraId="121DB835" w14:textId="77777777" w:rsidTr="00243872">
        <w:trPr>
          <w:jc w:val="center"/>
        </w:trPr>
        <w:tc>
          <w:tcPr>
            <w:tcW w:w="587" w:type="dxa"/>
          </w:tcPr>
          <w:p w14:paraId="3F1AFE56" w14:textId="6B9505FA"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4F133B0F" wp14:editId="3F2BB0B7">
                  <wp:extent cx="128016" cy="16459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8016" cy="164592"/>
                          </a:xfrm>
                          <a:prstGeom prst="rect">
                            <a:avLst/>
                          </a:prstGeom>
                        </pic:spPr>
                      </pic:pic>
                    </a:graphicData>
                  </a:graphic>
                </wp:inline>
              </w:drawing>
            </w:r>
          </w:p>
        </w:tc>
        <w:tc>
          <w:tcPr>
            <w:tcW w:w="1771" w:type="dxa"/>
          </w:tcPr>
          <w:p w14:paraId="099C0123" w14:textId="554D47CC" w:rsidR="003E0B2C" w:rsidRPr="00E72880" w:rsidRDefault="003E0B2C" w:rsidP="00672D76">
            <w:pPr>
              <w:spacing w:line="276" w:lineRule="auto"/>
              <w:rPr>
                <w:rFonts w:cs="Arial"/>
                <w:sz w:val="18"/>
              </w:rPr>
            </w:pPr>
            <w:r w:rsidRPr="00E72880">
              <w:rPr>
                <w:rFonts w:cs="Arial"/>
                <w:sz w:val="18"/>
              </w:rPr>
              <w:t>Grouping</w:t>
            </w:r>
          </w:p>
        </w:tc>
        <w:tc>
          <w:tcPr>
            <w:tcW w:w="6030" w:type="dxa"/>
          </w:tcPr>
          <w:p w14:paraId="40E451AA" w14:textId="3C1639A9" w:rsidR="003E0B2C" w:rsidRPr="00E72880" w:rsidRDefault="003E0B2C" w:rsidP="00672D76">
            <w:pPr>
              <w:spacing w:line="276" w:lineRule="auto"/>
              <w:rPr>
                <w:rFonts w:cs="Arial"/>
                <w:sz w:val="18"/>
              </w:rPr>
            </w:pPr>
            <w:r w:rsidRPr="00E72880">
              <w:rPr>
                <w:rFonts w:cs="Arial"/>
                <w:sz w:val="18"/>
              </w:rPr>
              <w:t>Source defined organization of graphable objects within uploaded files.</w:t>
            </w:r>
          </w:p>
        </w:tc>
      </w:tr>
      <w:tr w:rsidR="00243872" w:rsidRPr="00E72880" w14:paraId="345DE148" w14:textId="77777777" w:rsidTr="00243872">
        <w:trPr>
          <w:jc w:val="center"/>
        </w:trPr>
        <w:tc>
          <w:tcPr>
            <w:tcW w:w="587" w:type="dxa"/>
          </w:tcPr>
          <w:p w14:paraId="19308DBE" w14:textId="1B515452"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A1C8D8E" wp14:editId="5AA2B19C">
                  <wp:extent cx="128016" cy="9882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016" cy="98820"/>
                          </a:xfrm>
                          <a:prstGeom prst="rect">
                            <a:avLst/>
                          </a:prstGeom>
                        </pic:spPr>
                      </pic:pic>
                    </a:graphicData>
                  </a:graphic>
                </wp:inline>
              </w:drawing>
            </w:r>
          </w:p>
        </w:tc>
        <w:tc>
          <w:tcPr>
            <w:tcW w:w="1771" w:type="dxa"/>
          </w:tcPr>
          <w:p w14:paraId="76BA663F" w14:textId="7BE9CE40" w:rsidR="003E0B2C" w:rsidRPr="00E72880" w:rsidRDefault="003E0B2C" w:rsidP="00672D76">
            <w:pPr>
              <w:spacing w:line="276" w:lineRule="auto"/>
              <w:rPr>
                <w:rFonts w:cs="Arial"/>
                <w:sz w:val="18"/>
              </w:rPr>
            </w:pPr>
            <w:r w:rsidRPr="00E72880">
              <w:rPr>
                <w:rFonts w:cs="Arial"/>
                <w:sz w:val="18"/>
              </w:rPr>
              <w:t>Graphable Source</w:t>
            </w:r>
          </w:p>
        </w:tc>
        <w:tc>
          <w:tcPr>
            <w:tcW w:w="6030" w:type="dxa"/>
          </w:tcPr>
          <w:p w14:paraId="67F16FE0" w14:textId="31B17DC6" w:rsidR="003E0B2C" w:rsidRPr="00E72880" w:rsidRDefault="003E0B2C" w:rsidP="00672D76">
            <w:pPr>
              <w:spacing w:line="276" w:lineRule="auto"/>
              <w:rPr>
                <w:rFonts w:cs="Arial"/>
                <w:sz w:val="18"/>
              </w:rPr>
            </w:pPr>
            <w:r w:rsidRPr="00E72880">
              <w:rPr>
                <w:rFonts w:cs="Arial"/>
                <w:sz w:val="18"/>
              </w:rPr>
              <w:t>Represents a source that can be rendered on the RAVEN timeline.</w:t>
            </w:r>
          </w:p>
        </w:tc>
      </w:tr>
      <w:tr w:rsidR="00243872" w:rsidRPr="00E72880" w14:paraId="40CE734A" w14:textId="77777777" w:rsidTr="00243872">
        <w:trPr>
          <w:jc w:val="center"/>
        </w:trPr>
        <w:tc>
          <w:tcPr>
            <w:tcW w:w="587" w:type="dxa"/>
          </w:tcPr>
          <w:p w14:paraId="10985922" w14:textId="57FF0663"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6DA4EFDD" wp14:editId="449A039E">
                  <wp:extent cx="128016" cy="12535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016" cy="125350"/>
                          </a:xfrm>
                          <a:prstGeom prst="rect">
                            <a:avLst/>
                          </a:prstGeom>
                        </pic:spPr>
                      </pic:pic>
                    </a:graphicData>
                  </a:graphic>
                </wp:inline>
              </w:drawing>
            </w:r>
          </w:p>
        </w:tc>
        <w:tc>
          <w:tcPr>
            <w:tcW w:w="1771" w:type="dxa"/>
          </w:tcPr>
          <w:p w14:paraId="3FA015E3" w14:textId="512D2290" w:rsidR="003E0B2C" w:rsidRPr="00E72880" w:rsidRDefault="003E0B2C" w:rsidP="00672D76">
            <w:pPr>
              <w:spacing w:line="276" w:lineRule="auto"/>
              <w:rPr>
                <w:rFonts w:cs="Arial"/>
                <w:sz w:val="18"/>
              </w:rPr>
            </w:pPr>
            <w:r w:rsidRPr="00E72880">
              <w:rPr>
                <w:rFonts w:cs="Arial"/>
                <w:sz w:val="18"/>
              </w:rPr>
              <w:t>Custom Graphable Source</w:t>
            </w:r>
          </w:p>
        </w:tc>
        <w:tc>
          <w:tcPr>
            <w:tcW w:w="6030" w:type="dxa"/>
          </w:tcPr>
          <w:p w14:paraId="7B748991" w14:textId="64BC576F" w:rsidR="003E0B2C" w:rsidRPr="00E72880" w:rsidRDefault="003E0B2C" w:rsidP="00672D76">
            <w:pPr>
              <w:spacing w:line="276" w:lineRule="auto"/>
              <w:rPr>
                <w:rFonts w:cs="Arial"/>
                <w:sz w:val="18"/>
              </w:rPr>
            </w:pPr>
            <w:r w:rsidRPr="00E72880">
              <w:rPr>
                <w:rFonts w:cs="Arial"/>
                <w:sz w:val="18"/>
              </w:rPr>
              <w:t>Represents a graphable source in where the user can pass a filter when requesting for data.</w:t>
            </w:r>
          </w:p>
        </w:tc>
      </w:tr>
      <w:tr w:rsidR="00243872" w:rsidRPr="00E72880" w14:paraId="4CBD369A" w14:textId="77777777" w:rsidTr="00243872">
        <w:trPr>
          <w:jc w:val="center"/>
        </w:trPr>
        <w:tc>
          <w:tcPr>
            <w:tcW w:w="587" w:type="dxa"/>
          </w:tcPr>
          <w:p w14:paraId="4B29C236" w14:textId="182EAC08" w:rsidR="003E0B2C" w:rsidRPr="00E72880" w:rsidRDefault="00D15C73" w:rsidP="00D15C73">
            <w:pPr>
              <w:spacing w:line="276" w:lineRule="auto"/>
              <w:rPr>
                <w:rFonts w:cs="Arial"/>
                <w:sz w:val="18"/>
              </w:rPr>
            </w:pPr>
            <w:r w:rsidRPr="00E72880">
              <w:rPr>
                <w:rFonts w:cs="Arial"/>
                <w:noProof/>
                <w:sz w:val="18"/>
              </w:rPr>
              <w:drawing>
                <wp:inline distT="0" distB="0" distL="0" distR="0" wp14:anchorId="23D156D2" wp14:editId="7673EF8B">
                  <wp:extent cx="216535" cy="2436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952" cy="246321"/>
                          </a:xfrm>
                          <a:prstGeom prst="rect">
                            <a:avLst/>
                          </a:prstGeom>
                        </pic:spPr>
                      </pic:pic>
                    </a:graphicData>
                  </a:graphic>
                </wp:inline>
              </w:drawing>
            </w:r>
          </w:p>
        </w:tc>
        <w:tc>
          <w:tcPr>
            <w:tcW w:w="1771" w:type="dxa"/>
          </w:tcPr>
          <w:p w14:paraId="1C0C73C7" w14:textId="1913DC19" w:rsidR="003E0B2C" w:rsidRPr="00E72880" w:rsidRDefault="003E0B2C" w:rsidP="00672D76">
            <w:pPr>
              <w:spacing w:line="276" w:lineRule="auto"/>
              <w:rPr>
                <w:rFonts w:cs="Arial"/>
                <w:sz w:val="18"/>
              </w:rPr>
            </w:pPr>
            <w:r w:rsidRPr="00E72880">
              <w:rPr>
                <w:rFonts w:cs="Arial"/>
                <w:sz w:val="18"/>
              </w:rPr>
              <w:t>Unselected Source</w:t>
            </w:r>
          </w:p>
        </w:tc>
        <w:tc>
          <w:tcPr>
            <w:tcW w:w="6030" w:type="dxa"/>
          </w:tcPr>
          <w:p w14:paraId="24C24AD3" w14:textId="24658D56"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graphed.</w:t>
            </w:r>
          </w:p>
        </w:tc>
      </w:tr>
      <w:tr w:rsidR="00243872" w:rsidRPr="00E72880" w14:paraId="0C599718" w14:textId="77777777" w:rsidTr="00243872">
        <w:trPr>
          <w:jc w:val="center"/>
        </w:trPr>
        <w:tc>
          <w:tcPr>
            <w:tcW w:w="587" w:type="dxa"/>
          </w:tcPr>
          <w:p w14:paraId="5DF1BFB0" w14:textId="4D045CD4" w:rsidR="003E0B2C" w:rsidRPr="00E72880" w:rsidRDefault="00D15C73" w:rsidP="00D15C73">
            <w:pPr>
              <w:spacing w:before="0" w:after="0" w:line="240" w:lineRule="auto"/>
              <w:jc w:val="left"/>
              <w:rPr>
                <w:rFonts w:cs="Arial"/>
                <w:lang w:val="en-US"/>
              </w:rPr>
            </w:pPr>
            <w:r w:rsidRPr="00E72880">
              <w:rPr>
                <w:rFonts w:cs="Arial"/>
                <w:noProof/>
                <w:lang w:val="en-US"/>
              </w:rPr>
              <w:lastRenderedPageBreak/>
              <w:drawing>
                <wp:inline distT="0" distB="0" distL="0" distR="0" wp14:anchorId="567A5574" wp14:editId="0F3A6FC9">
                  <wp:extent cx="260350" cy="241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41" cy="244160"/>
                          </a:xfrm>
                          <a:prstGeom prst="rect">
                            <a:avLst/>
                          </a:prstGeom>
                        </pic:spPr>
                      </pic:pic>
                    </a:graphicData>
                  </a:graphic>
                </wp:inline>
              </w:drawing>
            </w:r>
          </w:p>
        </w:tc>
        <w:tc>
          <w:tcPr>
            <w:tcW w:w="1771" w:type="dxa"/>
          </w:tcPr>
          <w:p w14:paraId="1E53A03A" w14:textId="0370CA77" w:rsidR="003E0B2C" w:rsidRPr="00E72880" w:rsidRDefault="003E0B2C" w:rsidP="00672D76">
            <w:pPr>
              <w:spacing w:line="276" w:lineRule="auto"/>
              <w:rPr>
                <w:rFonts w:cs="Arial"/>
                <w:sz w:val="18"/>
              </w:rPr>
            </w:pPr>
            <w:r w:rsidRPr="00E72880">
              <w:rPr>
                <w:rFonts w:cs="Arial"/>
                <w:sz w:val="18"/>
              </w:rPr>
              <w:t>Selected Source</w:t>
            </w:r>
          </w:p>
        </w:tc>
        <w:tc>
          <w:tcPr>
            <w:tcW w:w="6030" w:type="dxa"/>
          </w:tcPr>
          <w:p w14:paraId="09368A05" w14:textId="127CEDFA"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removed from the source explorer.</w:t>
            </w:r>
          </w:p>
        </w:tc>
      </w:tr>
      <w:tr w:rsidR="00243872" w:rsidRPr="00E72880" w14:paraId="367C8EC9" w14:textId="77777777" w:rsidTr="00243872">
        <w:trPr>
          <w:jc w:val="center"/>
        </w:trPr>
        <w:tc>
          <w:tcPr>
            <w:tcW w:w="587" w:type="dxa"/>
          </w:tcPr>
          <w:p w14:paraId="64062CD0" w14:textId="0A460CEE"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3C6AB956" wp14:editId="1C32A48E">
                  <wp:extent cx="128016" cy="9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016" cy="98298"/>
                          </a:xfrm>
                          <a:prstGeom prst="rect">
                            <a:avLst/>
                          </a:prstGeom>
                        </pic:spPr>
                      </pic:pic>
                    </a:graphicData>
                  </a:graphic>
                </wp:inline>
              </w:drawing>
            </w:r>
          </w:p>
        </w:tc>
        <w:tc>
          <w:tcPr>
            <w:tcW w:w="1771" w:type="dxa"/>
          </w:tcPr>
          <w:p w14:paraId="5BF21123" w14:textId="38B2A5CE" w:rsidR="003E0B2C" w:rsidRPr="00E72880" w:rsidRDefault="003E0B2C" w:rsidP="00672D76">
            <w:pPr>
              <w:spacing w:line="276" w:lineRule="auto"/>
              <w:rPr>
                <w:rFonts w:cs="Arial"/>
                <w:sz w:val="18"/>
              </w:rPr>
            </w:pPr>
            <w:r w:rsidRPr="00E72880">
              <w:rPr>
                <w:rFonts w:cs="Arial"/>
                <w:sz w:val="18"/>
              </w:rPr>
              <w:t>Filter</w:t>
            </w:r>
          </w:p>
        </w:tc>
        <w:tc>
          <w:tcPr>
            <w:tcW w:w="6030" w:type="dxa"/>
          </w:tcPr>
          <w:p w14:paraId="708842EE" w14:textId="797FB49D" w:rsidR="003E0B2C" w:rsidRPr="00E72880" w:rsidRDefault="003E0B2C" w:rsidP="00672D76">
            <w:pPr>
              <w:spacing w:line="276" w:lineRule="auto"/>
              <w:rPr>
                <w:rFonts w:cs="Arial"/>
                <w:sz w:val="18"/>
              </w:rPr>
            </w:pPr>
            <w:r w:rsidRPr="00E72880">
              <w:rPr>
                <w:rFonts w:cs="Arial"/>
                <w:sz w:val="18"/>
              </w:rPr>
              <w:t>Represents a Sequence Tracker's Metadata Filter. When Sequence Events are selected and the user opens the Details Panel, the data point will have a Metadata Section with the selected filters.</w:t>
            </w:r>
          </w:p>
        </w:tc>
      </w:tr>
      <w:tr w:rsidR="00243872" w:rsidRPr="00E72880" w14:paraId="106DCBF2" w14:textId="77777777" w:rsidTr="00243872">
        <w:trPr>
          <w:jc w:val="center"/>
        </w:trPr>
        <w:tc>
          <w:tcPr>
            <w:tcW w:w="587" w:type="dxa"/>
          </w:tcPr>
          <w:p w14:paraId="637E8544" w14:textId="07580387" w:rsidR="00950AB3" w:rsidRPr="00E72880" w:rsidRDefault="00950AB3" w:rsidP="00672D76">
            <w:pPr>
              <w:spacing w:line="276" w:lineRule="auto"/>
              <w:jc w:val="center"/>
              <w:rPr>
                <w:rFonts w:cs="Arial"/>
                <w:sz w:val="18"/>
              </w:rPr>
            </w:pPr>
            <w:r w:rsidRPr="00E72880">
              <w:rPr>
                <w:rFonts w:cs="Arial"/>
                <w:noProof/>
                <w:sz w:val="18"/>
              </w:rPr>
              <w:drawing>
                <wp:inline distT="0" distB="0" distL="0" distR="0" wp14:anchorId="568BF3E9" wp14:editId="79F4E0C0">
                  <wp:extent cx="128016" cy="1320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016" cy="132016"/>
                          </a:xfrm>
                          <a:prstGeom prst="rect">
                            <a:avLst/>
                          </a:prstGeom>
                        </pic:spPr>
                      </pic:pic>
                    </a:graphicData>
                  </a:graphic>
                </wp:inline>
              </w:drawing>
            </w:r>
          </w:p>
          <w:p w14:paraId="603EE11B" w14:textId="5AFE3284" w:rsidR="003E0B2C" w:rsidRPr="00E72880" w:rsidRDefault="003E0B2C" w:rsidP="00672D76">
            <w:pPr>
              <w:spacing w:line="276" w:lineRule="auto"/>
              <w:jc w:val="center"/>
              <w:rPr>
                <w:rFonts w:cs="Arial"/>
                <w:sz w:val="18"/>
              </w:rPr>
            </w:pPr>
          </w:p>
        </w:tc>
        <w:tc>
          <w:tcPr>
            <w:tcW w:w="1771" w:type="dxa"/>
          </w:tcPr>
          <w:p w14:paraId="07CB7027" w14:textId="1BCCF6B4" w:rsidR="003E0B2C" w:rsidRPr="00E72880" w:rsidRDefault="003E0B2C" w:rsidP="00672D76">
            <w:pPr>
              <w:spacing w:line="276" w:lineRule="auto"/>
              <w:rPr>
                <w:rFonts w:cs="Arial"/>
                <w:sz w:val="18"/>
              </w:rPr>
            </w:pPr>
            <w:r w:rsidRPr="00E72880">
              <w:rPr>
                <w:rFonts w:cs="Arial"/>
                <w:sz w:val="18"/>
              </w:rPr>
              <w:t>Filter for Parent Graph</w:t>
            </w:r>
            <w:r w:rsidRPr="00E72880">
              <w:rPr>
                <w:rFonts w:cs="Arial"/>
                <w:sz w:val="18"/>
              </w:rPr>
              <w:tab/>
            </w:r>
          </w:p>
        </w:tc>
        <w:tc>
          <w:tcPr>
            <w:tcW w:w="6030" w:type="dxa"/>
          </w:tcPr>
          <w:p w14:paraId="229A319B" w14:textId="0CD8F019" w:rsidR="003E0B2C" w:rsidRPr="00E72880" w:rsidRDefault="003E0B2C" w:rsidP="00672D76">
            <w:pPr>
              <w:spacing w:line="276" w:lineRule="auto"/>
              <w:rPr>
                <w:rFonts w:cs="Arial"/>
                <w:sz w:val="18"/>
              </w:rPr>
            </w:pPr>
            <w:r w:rsidRPr="00E72880">
              <w:rPr>
                <w:rFonts w:cs="Arial"/>
                <w:sz w:val="18"/>
              </w:rPr>
              <w:t>Represent Sequence Tracker sources. When the user adds them, they will all be drawn in the same Band.</w:t>
            </w:r>
          </w:p>
        </w:tc>
      </w:tr>
    </w:tbl>
    <w:p w14:paraId="5B0D57F9" w14:textId="6B7BD85E" w:rsidR="00326692" w:rsidRPr="00E72880" w:rsidRDefault="00D10389" w:rsidP="007A2CAA">
      <w:pPr>
        <w:pStyle w:val="Table"/>
        <w:pPrChange w:id="860" w:author="Microsoft Office User" w:date="2019-12-18T13:42:00Z">
          <w:pPr>
            <w:pStyle w:val="BodyText"/>
            <w:spacing w:line="276" w:lineRule="auto"/>
            <w:jc w:val="center"/>
          </w:pPr>
        </w:pPrChange>
      </w:pPr>
      <w:bookmarkStart w:id="861" w:name="_Toc27568121"/>
      <w:bookmarkStart w:id="862" w:name="_Toc27568778"/>
      <w:bookmarkStart w:id="863" w:name="_Toc27569183"/>
      <w:r w:rsidRPr="007A2CAA">
        <w:t>Table</w:t>
      </w:r>
      <w:ins w:id="864" w:author="Microsoft Office User" w:date="2019-12-18T13:18:00Z">
        <w:r w:rsidR="00A21A31" w:rsidRPr="007A2CAA">
          <w:t xml:space="preserve"> </w:t>
        </w:r>
      </w:ins>
      <w:del w:id="865" w:author="Microsoft Office User" w:date="2019-12-18T12:53:00Z">
        <w:r w:rsidRPr="007A2CAA" w:rsidDel="00334BEC">
          <w:delText xml:space="preserve"> </w:delText>
        </w:r>
      </w:del>
      <w:ins w:id="866" w:author="Microsoft Office User" w:date="2019-12-18T13:03:00Z">
        <w:r w:rsidR="00BC51EF" w:rsidRPr="007A2CAA">
          <w:t>3</w:t>
        </w:r>
      </w:ins>
      <w:ins w:id="867" w:author="Microsoft Office User" w:date="2019-12-18T13:37:00Z">
        <w:r w:rsidR="007A2CAA">
          <w:t>.</w:t>
        </w:r>
      </w:ins>
      <w:ins w:id="868" w:author="Microsoft Office User" w:date="2019-12-18T13:21:00Z">
        <w:r w:rsidR="00A21A31">
          <w:t xml:space="preserve"> </w:t>
        </w:r>
      </w:ins>
      <w:del w:id="869" w:author="Microsoft Office User" w:date="2019-12-18T12:53:00Z">
        <w:r w:rsidRPr="007A2CAA" w:rsidDel="00334BEC">
          <w:fldChar w:fldCharType="begin"/>
        </w:r>
        <w:r w:rsidRPr="007A2CAA" w:rsidDel="00334BEC">
          <w:delInstrText xml:space="preserve"> SEQ Table \* ARABIC </w:delInstrText>
        </w:r>
        <w:r w:rsidRPr="007A2CAA" w:rsidDel="00334BEC">
          <w:fldChar w:fldCharType="separate"/>
        </w:r>
        <w:r w:rsidR="003A025C" w:rsidRPr="007A2CAA" w:rsidDel="00334BEC">
          <w:rPr>
            <w:noProof/>
          </w:rPr>
          <w:delText>4</w:delText>
        </w:r>
        <w:r w:rsidRPr="007A2CAA" w:rsidDel="00334BEC">
          <w:fldChar w:fldCharType="end"/>
        </w:r>
      </w:del>
      <w:del w:id="870" w:author="Microsoft Office User" w:date="2019-12-18T13:21:00Z">
        <w:r w:rsidRPr="007A2CAA" w:rsidDel="00A21A31">
          <w:delText>.</w:delText>
        </w:r>
        <w:r w:rsidRPr="00E72880" w:rsidDel="00A21A31">
          <w:delText xml:space="preserve"> </w:delText>
        </w:r>
      </w:del>
      <w:r w:rsidRPr="00E72880">
        <w:t>Source Explorer</w:t>
      </w:r>
      <w:r w:rsidR="00AE480E" w:rsidRPr="00E72880">
        <w:t xml:space="preserve"> Iconography</w:t>
      </w:r>
      <w:r w:rsidRPr="00E72880">
        <w:t>.</w:t>
      </w:r>
      <w:bookmarkEnd w:id="861"/>
      <w:bookmarkEnd w:id="862"/>
      <w:bookmarkEnd w:id="863"/>
    </w:p>
    <w:p w14:paraId="319A8369" w14:textId="77777777" w:rsidR="00E3785F" w:rsidRPr="00E72880" w:rsidRDefault="00E3785F" w:rsidP="00E3785F">
      <w:pPr>
        <w:pStyle w:val="BodyText"/>
        <w:spacing w:line="276" w:lineRule="auto"/>
        <w:jc w:val="center"/>
        <w:rPr>
          <w:rFonts w:cs="Arial"/>
          <w:sz w:val="16"/>
        </w:rPr>
      </w:pPr>
    </w:p>
    <w:p w14:paraId="32B89FD8" w14:textId="24A655AD" w:rsidR="00692727" w:rsidRPr="00E72880" w:rsidRDefault="00243872" w:rsidP="00771579">
      <w:pPr>
        <w:pStyle w:val="Heading6"/>
        <w:rPr>
          <w:rFonts w:cs="Arial"/>
        </w:rPr>
      </w:pPr>
      <w:bookmarkStart w:id="871" w:name="_Toc27639318"/>
      <w:r w:rsidRPr="00E72880">
        <w:rPr>
          <w:rFonts w:cs="Arial"/>
        </w:rPr>
        <w:t>Expand/Collapse Nodes</w:t>
      </w:r>
      <w:bookmarkEnd w:id="871"/>
    </w:p>
    <w:p w14:paraId="00889A9E" w14:textId="02F2196F" w:rsidR="00243872" w:rsidRPr="00E72880" w:rsidRDefault="0011503E" w:rsidP="00771579">
      <w:pPr>
        <w:pStyle w:val="Heading7"/>
        <w:rPr>
          <w:rFonts w:cs="Arial"/>
        </w:rPr>
      </w:pPr>
      <w:bookmarkStart w:id="872" w:name="_Toc27639319"/>
      <w:r w:rsidRPr="00E72880">
        <w:rPr>
          <w:rFonts w:cs="Arial"/>
        </w:rPr>
        <w:t xml:space="preserve">How To: </w:t>
      </w:r>
      <w:r w:rsidR="00243872" w:rsidRPr="00E72880">
        <w:rPr>
          <w:rFonts w:cs="Arial"/>
        </w:rPr>
        <w:t>To expand a node:</w:t>
      </w:r>
      <w:bookmarkEnd w:id="872"/>
    </w:p>
    <w:p w14:paraId="13A052F4" w14:textId="070FF313" w:rsidR="00243872" w:rsidRPr="00E72880" w:rsidRDefault="00243872" w:rsidP="0007068D">
      <w:pPr>
        <w:pStyle w:val="ListParagraph"/>
        <w:numPr>
          <w:ilvl w:val="0"/>
          <w:numId w:val="13"/>
        </w:numPr>
        <w:spacing w:line="276" w:lineRule="auto"/>
        <w:rPr>
          <w:rFonts w:cs="Arial"/>
          <w:sz w:val="24"/>
          <w:szCs w:val="24"/>
        </w:rPr>
      </w:pPr>
      <w:r w:rsidRPr="00E72880">
        <w:rPr>
          <w:rFonts w:cs="Arial"/>
        </w:rPr>
        <w:t>Look for a collapsed Database, Folder or File source in the Source Explorer.</w:t>
      </w:r>
    </w:p>
    <w:p w14:paraId="41CF519E" w14:textId="0A1FAAC0" w:rsidR="00F96C88" w:rsidRPr="00E72880" w:rsidRDefault="00243872" w:rsidP="00672D76">
      <w:pPr>
        <w:pStyle w:val="ListParagraph"/>
        <w:numPr>
          <w:ilvl w:val="0"/>
          <w:numId w:val="13"/>
        </w:numPr>
        <w:spacing w:line="276" w:lineRule="auto"/>
        <w:rPr>
          <w:rFonts w:cs="Arial"/>
        </w:rPr>
      </w:pPr>
      <w:r w:rsidRPr="00E72880">
        <w:rPr>
          <w:rFonts w:cs="Arial"/>
        </w:rPr>
        <w:t>Click the source's name</w:t>
      </w:r>
      <w:r w:rsidR="00D15C73" w:rsidRPr="00E72880">
        <w:rPr>
          <w:rFonts w:cs="Arial"/>
        </w:rPr>
        <w:t xml:space="preserve"> or the checkbox</w:t>
      </w:r>
      <w:r w:rsidRPr="00E72880">
        <w:rPr>
          <w:rFonts w:cs="Arial"/>
        </w:rPr>
        <w:t>. As a result, the child sources of the selected one will be expanded</w:t>
      </w:r>
      <w:r w:rsidR="001578F7" w:rsidRPr="00E72880">
        <w:rPr>
          <w:rFonts w:cs="Arial"/>
        </w:rPr>
        <w:t xml:space="preserve">, as shown at </w:t>
      </w:r>
      <w:r w:rsidR="001578F7" w:rsidRPr="00B51D6B">
        <w:rPr>
          <w:rFonts w:cs="Arial"/>
          <w:b/>
        </w:rPr>
        <w:t>Figure 4</w:t>
      </w:r>
      <w:r w:rsidR="001578F7" w:rsidRPr="00E72880">
        <w:rPr>
          <w:rFonts w:cs="Arial"/>
        </w:rPr>
        <w:t>.</w:t>
      </w:r>
    </w:p>
    <w:p w14:paraId="4CB36653" w14:textId="69BED7F2" w:rsidR="00243872" w:rsidRPr="00E72880" w:rsidRDefault="0011503E" w:rsidP="00771579">
      <w:pPr>
        <w:pStyle w:val="Heading7"/>
        <w:rPr>
          <w:rFonts w:cs="Arial"/>
        </w:rPr>
      </w:pPr>
      <w:bookmarkStart w:id="873" w:name="_Toc27639320"/>
      <w:r w:rsidRPr="00E72880">
        <w:rPr>
          <w:rFonts w:cs="Arial"/>
        </w:rPr>
        <w:t xml:space="preserve">How To: </w:t>
      </w:r>
      <w:r w:rsidR="00243872" w:rsidRPr="00E72880">
        <w:rPr>
          <w:rFonts w:cs="Arial"/>
        </w:rPr>
        <w:t>To collapse a node:</w:t>
      </w:r>
      <w:bookmarkEnd w:id="873"/>
    </w:p>
    <w:p w14:paraId="13FD85D9" w14:textId="19D6D462" w:rsidR="00CE7210" w:rsidRPr="00E72880" w:rsidRDefault="00CE7210" w:rsidP="0007068D">
      <w:pPr>
        <w:numPr>
          <w:ilvl w:val="0"/>
          <w:numId w:val="9"/>
        </w:numPr>
        <w:spacing w:before="0" w:after="0" w:afterAutospacing="1" w:line="276" w:lineRule="auto"/>
        <w:rPr>
          <w:rFonts w:cs="Arial"/>
          <w:color w:val="24292E"/>
        </w:rPr>
      </w:pPr>
      <w:r w:rsidRPr="00E72880">
        <w:rPr>
          <w:rFonts w:cs="Arial"/>
        </w:rPr>
        <w:t>Look for an expanded Database, Folder or File icon in the Source Explorer.</w:t>
      </w:r>
    </w:p>
    <w:p w14:paraId="3C56D912" w14:textId="13C8BEB1" w:rsidR="00AE480E" w:rsidRPr="00E72880" w:rsidRDefault="00CE7210" w:rsidP="0007068D">
      <w:pPr>
        <w:numPr>
          <w:ilvl w:val="0"/>
          <w:numId w:val="9"/>
        </w:numPr>
        <w:spacing w:before="0" w:after="0" w:afterAutospacing="1" w:line="276" w:lineRule="auto"/>
        <w:rPr>
          <w:rFonts w:cs="Arial"/>
          <w:color w:val="24292E"/>
        </w:rPr>
      </w:pPr>
      <w:r w:rsidRPr="00E72880">
        <w:rPr>
          <w:rFonts w:cs="Arial"/>
          <w:color w:val="24292E"/>
        </w:rPr>
        <w:t xml:space="preserve">Click the </w:t>
      </w:r>
      <w:r w:rsidR="009B5595" w:rsidRPr="00E72880">
        <w:rPr>
          <w:rFonts w:cs="Arial"/>
          <w:color w:val="24292E"/>
        </w:rPr>
        <w:t>source’s name</w:t>
      </w:r>
      <w:r w:rsidRPr="00E72880">
        <w:rPr>
          <w:rFonts w:cs="Arial"/>
          <w:color w:val="24292E"/>
        </w:rPr>
        <w:t>. As a result, the child sources will be collapsed.</w:t>
      </w:r>
    </w:p>
    <w:p w14:paraId="112AD0AC" w14:textId="77777777" w:rsidR="001578F7" w:rsidRPr="00E72880" w:rsidRDefault="001578F7" w:rsidP="00B51D6B">
      <w:pPr>
        <w:pStyle w:val="ListParagraph"/>
        <w:jc w:val="center"/>
        <w:rPr>
          <w:rFonts w:cs="Arial"/>
        </w:rPr>
      </w:pPr>
      <w:r w:rsidRPr="00E72880">
        <w:rPr>
          <w:rFonts w:cs="Arial"/>
          <w:noProof/>
        </w:rPr>
        <w:drawing>
          <wp:inline distT="0" distB="0" distL="0" distR="0" wp14:anchorId="75ADA442" wp14:editId="0C464802">
            <wp:extent cx="2173458" cy="1336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0544" cy="1340476"/>
                    </a:xfrm>
                    <a:prstGeom prst="rect">
                      <a:avLst/>
                    </a:prstGeom>
                  </pic:spPr>
                </pic:pic>
              </a:graphicData>
            </a:graphic>
          </wp:inline>
        </w:drawing>
      </w:r>
    </w:p>
    <w:p w14:paraId="17483A4F" w14:textId="181F57BF" w:rsidR="001578F7" w:rsidRPr="00E72880" w:rsidRDefault="001578F7" w:rsidP="00B51D6B">
      <w:pPr>
        <w:pStyle w:val="Caption"/>
        <w:spacing w:line="276" w:lineRule="auto"/>
        <w:ind w:left="720" w:right="720"/>
        <w:jc w:val="center"/>
        <w:rPr>
          <w:rFonts w:cs="Arial"/>
          <w:i/>
        </w:rPr>
      </w:pPr>
      <w:bookmarkStart w:id="874" w:name="_Toc27568122"/>
      <w:bookmarkStart w:id="875" w:name="_Toc27568779"/>
      <w:r w:rsidRPr="00E72880">
        <w:rPr>
          <w:rFonts w:cs="Arial"/>
          <w:b/>
          <w:i/>
        </w:rPr>
        <w:t>Figure 4</w:t>
      </w:r>
      <w:r w:rsidRPr="00E72880">
        <w:rPr>
          <w:rFonts w:cs="Arial"/>
          <w:i/>
        </w:rPr>
        <w:t>. Expand sources in the Source Explorer. Left side: Click the ‘&gt;’ icon to see the children of the source of your preference. Right side: Once the source is expanded, all its children will be displayed.</w:t>
      </w:r>
      <w:bookmarkEnd w:id="874"/>
      <w:bookmarkEnd w:id="875"/>
      <w:r w:rsidRPr="00E72880">
        <w:rPr>
          <w:rFonts w:cs="Arial"/>
          <w:lang w:val="en-US"/>
        </w:rPr>
        <w:fldChar w:fldCharType="begin"/>
      </w:r>
      <w:r w:rsidRPr="00E72880">
        <w:rPr>
          <w:rFonts w:cs="Arial"/>
          <w:lang w:val="en-US"/>
        </w:rPr>
        <w:instrText xml:space="preserve"> INCLUDEPICTURE "https://github.jpl.nasa.gov/MPS/raven2/blob/develop/docs/users_guide/images/expand_source_explorer_node.png?raw=true" \* MERGEFORMATINET </w:instrText>
      </w:r>
      <w:r w:rsidRPr="00E72880">
        <w:rPr>
          <w:rFonts w:cs="Arial"/>
          <w:lang w:val="en-US"/>
        </w:rPr>
        <w:fldChar w:fldCharType="end"/>
      </w:r>
    </w:p>
    <w:p w14:paraId="7FA9C7A1" w14:textId="76AC88C5" w:rsidR="009B5595" w:rsidRPr="00E72880" w:rsidRDefault="009B5595" w:rsidP="00771579">
      <w:pPr>
        <w:pStyle w:val="Heading6"/>
        <w:rPr>
          <w:rFonts w:cs="Arial"/>
        </w:rPr>
      </w:pPr>
      <w:bookmarkStart w:id="876" w:name="_Toc27639321"/>
      <w:r w:rsidRPr="00E72880">
        <w:rPr>
          <w:rFonts w:cs="Arial"/>
        </w:rPr>
        <w:t>How to display Source Metadata</w:t>
      </w:r>
      <w:bookmarkEnd w:id="876"/>
    </w:p>
    <w:p w14:paraId="10D8240E" w14:textId="4A7E866A" w:rsidR="001578F7" w:rsidRPr="00E72880" w:rsidRDefault="001578F7" w:rsidP="001578F7">
      <w:pPr>
        <w:numPr>
          <w:ilvl w:val="0"/>
          <w:numId w:val="42"/>
        </w:numPr>
        <w:spacing w:before="0" w:after="0" w:afterAutospacing="1" w:line="276" w:lineRule="auto"/>
        <w:rPr>
          <w:rFonts w:cs="Arial"/>
          <w:color w:val="24292E"/>
        </w:rPr>
      </w:pPr>
      <w:r w:rsidRPr="00E72880">
        <w:rPr>
          <w:rFonts w:cs="Arial"/>
        </w:rPr>
        <w:t>Select a Database or Folder or File. The source will be highlighted and a snowman icon will appear.</w:t>
      </w:r>
    </w:p>
    <w:p w14:paraId="4693FF77" w14:textId="581B584E" w:rsidR="001578F7" w:rsidRPr="00E72880" w:rsidRDefault="001578F7" w:rsidP="001578F7">
      <w:pPr>
        <w:numPr>
          <w:ilvl w:val="0"/>
          <w:numId w:val="42"/>
        </w:numPr>
        <w:spacing w:before="0" w:after="0" w:afterAutospacing="1" w:line="276" w:lineRule="auto"/>
        <w:rPr>
          <w:rFonts w:cs="Arial"/>
          <w:color w:val="24292E"/>
        </w:rPr>
      </w:pPr>
      <w:r w:rsidRPr="00E72880">
        <w:rPr>
          <w:rFonts w:cs="Arial"/>
          <w:color w:val="24292E"/>
        </w:rPr>
        <w:t>Click the snowman icon</w:t>
      </w:r>
    </w:p>
    <w:p w14:paraId="774D9081" w14:textId="72F77FD9" w:rsidR="001578F7" w:rsidRPr="00E72880" w:rsidRDefault="009B5595" w:rsidP="00B51D6B">
      <w:pPr>
        <w:numPr>
          <w:ilvl w:val="0"/>
          <w:numId w:val="42"/>
        </w:numPr>
        <w:spacing w:before="0" w:after="0" w:afterAutospacing="1" w:line="276" w:lineRule="auto"/>
        <w:rPr>
          <w:rFonts w:cs="Arial"/>
          <w:color w:val="24292E"/>
        </w:rPr>
      </w:pPr>
      <w:r w:rsidRPr="00E72880">
        <w:rPr>
          <w:rFonts w:cs="Arial"/>
          <w:color w:val="24292E"/>
        </w:rPr>
        <w:t>In the dropdown, select ‘Metadata’</w:t>
      </w:r>
      <w:r w:rsidR="001578F7" w:rsidRPr="00E72880">
        <w:rPr>
          <w:rFonts w:cs="Arial"/>
          <w:color w:val="24292E"/>
        </w:rPr>
        <w:t>.</w:t>
      </w:r>
    </w:p>
    <w:p w14:paraId="290EC12A" w14:textId="453D9CA7" w:rsidR="001E129A" w:rsidRPr="00E72880" w:rsidRDefault="009B5595" w:rsidP="00B51D6B">
      <w:pPr>
        <w:numPr>
          <w:ilvl w:val="0"/>
          <w:numId w:val="42"/>
        </w:numPr>
        <w:spacing w:before="0" w:after="0" w:afterAutospacing="1" w:line="276" w:lineRule="auto"/>
        <w:rPr>
          <w:rFonts w:cs="Arial"/>
          <w:color w:val="24292E"/>
        </w:rPr>
      </w:pPr>
      <w:r w:rsidRPr="00E72880">
        <w:rPr>
          <w:rFonts w:cs="Arial"/>
          <w:color w:val="24292E"/>
        </w:rPr>
        <w:t>A drawer will open in the Source Explorer, showing more detailed information about the source.</w:t>
      </w:r>
    </w:p>
    <w:p w14:paraId="3A861FFE" w14:textId="5E84544A" w:rsidR="009B5595" w:rsidRPr="00E72880" w:rsidRDefault="009B5595" w:rsidP="00771579">
      <w:pPr>
        <w:pStyle w:val="Heading6"/>
        <w:rPr>
          <w:rFonts w:cs="Arial"/>
        </w:rPr>
      </w:pPr>
      <w:bookmarkStart w:id="877" w:name="_Toc27639322"/>
      <w:r w:rsidRPr="00E72880">
        <w:rPr>
          <w:rFonts w:cs="Arial"/>
        </w:rPr>
        <w:t>Add/Delete Folders</w:t>
      </w:r>
      <w:bookmarkEnd w:id="877"/>
    </w:p>
    <w:p w14:paraId="5FE2D7A3" w14:textId="2D265918" w:rsidR="00C62427" w:rsidRPr="00E72880" w:rsidRDefault="001E129A" w:rsidP="009B5595">
      <w:pPr>
        <w:rPr>
          <w:rFonts w:cs="Arial"/>
          <w:shd w:val="clear" w:color="auto" w:fill="FFFFFF"/>
          <w:lang w:val="en-US"/>
        </w:rPr>
      </w:pPr>
      <w:r w:rsidRPr="00E72880">
        <w:rPr>
          <w:rFonts w:cs="Arial"/>
        </w:rPr>
        <w:lastRenderedPageBreak/>
        <w:t xml:space="preserve">A user can add or remove folders from the Source Explorer. These actions need to be performed from the Source Explorer itself or using our server API. </w:t>
      </w:r>
      <w:r w:rsidR="00C62427" w:rsidRPr="00E72880">
        <w:rPr>
          <w:rFonts w:cs="Arial"/>
          <w:b/>
        </w:rPr>
        <w:t xml:space="preserve">Note: </w:t>
      </w:r>
      <w:r w:rsidR="001578F7" w:rsidRPr="00E72880">
        <w:rPr>
          <w:rFonts w:cs="Arial"/>
          <w:shd w:val="clear" w:color="auto" w:fill="FFFFFF"/>
          <w:lang w:val="en-US"/>
        </w:rPr>
        <w:t xml:space="preserve">Creating custom sources using </w:t>
      </w:r>
      <w:proofErr w:type="spellStart"/>
      <w:r w:rsidR="001578F7" w:rsidRPr="00E72880">
        <w:rPr>
          <w:rFonts w:cs="Arial"/>
          <w:i/>
          <w:shd w:val="clear" w:color="auto" w:fill="FFFFFF"/>
          <w:lang w:val="en-US"/>
        </w:rPr>
        <w:t>mongodb</w:t>
      </w:r>
      <w:proofErr w:type="spellEnd"/>
      <w:r w:rsidR="001578F7" w:rsidRPr="00E72880">
        <w:rPr>
          <w:rFonts w:cs="Arial"/>
          <w:shd w:val="clear" w:color="auto" w:fill="FFFFFF"/>
          <w:lang w:val="en-US"/>
        </w:rPr>
        <w:t xml:space="preserve"> will not provide all the functionality delivered by Raven</w:t>
      </w:r>
      <w:r w:rsidR="00ED3DC3">
        <w:rPr>
          <w:rFonts w:cs="Arial"/>
          <w:shd w:val="clear" w:color="auto" w:fill="FFFFFF"/>
          <w:lang w:val="en-US"/>
        </w:rPr>
        <w:t>.</w:t>
      </w:r>
    </w:p>
    <w:p w14:paraId="66CA51F9" w14:textId="62CE8740" w:rsidR="001E129A" w:rsidRPr="00E72880" w:rsidRDefault="00ED3DC3" w:rsidP="00B51D6B">
      <w:pPr>
        <w:pStyle w:val="Heading7"/>
        <w:rPr>
          <w:rFonts w:cs="Arial"/>
        </w:rPr>
      </w:pPr>
      <w:bookmarkStart w:id="878" w:name="_Toc27639323"/>
      <w:r w:rsidRPr="00E72880">
        <w:rPr>
          <w:rFonts w:cs="Arial"/>
        </w:rPr>
        <w:t>How to</w:t>
      </w:r>
      <w:r>
        <w:rPr>
          <w:rFonts w:cs="Arial"/>
        </w:rPr>
        <w:t>: A</w:t>
      </w:r>
      <w:r w:rsidR="001E129A" w:rsidRPr="00E72880">
        <w:rPr>
          <w:rFonts w:cs="Arial"/>
        </w:rPr>
        <w:t>dd a folder</w:t>
      </w:r>
      <w:bookmarkEnd w:id="878"/>
    </w:p>
    <w:p w14:paraId="4907210E" w14:textId="6662CB8E" w:rsidR="00C62427" w:rsidRPr="00E72880" w:rsidRDefault="001578F7" w:rsidP="00ED3DC3">
      <w:pPr>
        <w:pStyle w:val="ListParagraph"/>
        <w:numPr>
          <w:ilvl w:val="0"/>
          <w:numId w:val="60"/>
        </w:numPr>
        <w:spacing w:line="276" w:lineRule="auto"/>
        <w:rPr>
          <w:rFonts w:cs="Arial"/>
        </w:rPr>
      </w:pPr>
      <w:r w:rsidRPr="00E72880">
        <w:rPr>
          <w:rFonts w:cs="Arial"/>
        </w:rPr>
        <w:t>Select a Database or Folder or File. The source will be highlighted and a snowman icon will appear.</w:t>
      </w:r>
    </w:p>
    <w:p w14:paraId="4AE7E041" w14:textId="1103AC2E" w:rsidR="001578F7" w:rsidRPr="00E72880" w:rsidRDefault="001578F7" w:rsidP="00B51D6B">
      <w:pPr>
        <w:pStyle w:val="ListParagraph"/>
        <w:numPr>
          <w:ilvl w:val="0"/>
          <w:numId w:val="60"/>
        </w:numPr>
        <w:spacing w:line="276" w:lineRule="auto"/>
        <w:rPr>
          <w:rFonts w:cs="Arial"/>
        </w:rPr>
      </w:pPr>
      <w:r w:rsidRPr="00E72880">
        <w:rPr>
          <w:rFonts w:cs="Arial"/>
          <w:color w:val="24292E"/>
        </w:rPr>
        <w:t>Click the snowman icon.</w:t>
      </w:r>
      <w:r w:rsidR="00C62427" w:rsidRPr="00E72880">
        <w:rPr>
          <w:rFonts w:cs="Arial"/>
        </w:rPr>
        <w:t xml:space="preserve"> </w:t>
      </w:r>
      <w:r w:rsidR="001E129A" w:rsidRPr="00E72880">
        <w:rPr>
          <w:rFonts w:cs="Arial"/>
        </w:rPr>
        <w:t>In the dropdown, select: Add Folder.</w:t>
      </w:r>
    </w:p>
    <w:p w14:paraId="22CFBB1A" w14:textId="54F10C3E" w:rsidR="00C62427" w:rsidRPr="00E72880" w:rsidRDefault="001E129A" w:rsidP="00ED3DC3">
      <w:pPr>
        <w:pStyle w:val="ListParagraph"/>
        <w:numPr>
          <w:ilvl w:val="0"/>
          <w:numId w:val="60"/>
        </w:numPr>
        <w:spacing w:line="276" w:lineRule="auto"/>
        <w:rPr>
          <w:rFonts w:cs="Arial"/>
        </w:rPr>
      </w:pPr>
      <w:r w:rsidRPr="00E72880">
        <w:rPr>
          <w:rFonts w:cs="Arial"/>
          <w:color w:val="24292E"/>
        </w:rPr>
        <w:t>A dialog will appear, enter the name of the new folder. Please note that</w:t>
      </w:r>
    </w:p>
    <w:p w14:paraId="3DEE1A8B" w14:textId="5C256CE7" w:rsidR="001E129A" w:rsidRPr="00E72880" w:rsidRDefault="001E129A" w:rsidP="00B51D6B">
      <w:pPr>
        <w:pStyle w:val="ListParagraph"/>
        <w:numPr>
          <w:ilvl w:val="0"/>
          <w:numId w:val="60"/>
        </w:numPr>
        <w:spacing w:line="276" w:lineRule="auto"/>
        <w:rPr>
          <w:rFonts w:cs="Arial"/>
        </w:rPr>
      </w:pPr>
      <w:r w:rsidRPr="00E72880">
        <w:rPr>
          <w:rFonts w:cs="Arial"/>
          <w:color w:val="24292E"/>
        </w:rPr>
        <w:t>Click Add.</w:t>
      </w:r>
    </w:p>
    <w:p w14:paraId="2240F3A7" w14:textId="370B75F3" w:rsidR="00ED3DC3" w:rsidRPr="00E72880" w:rsidRDefault="00ED3DC3" w:rsidP="00B51D6B">
      <w:pPr>
        <w:pStyle w:val="Heading7"/>
        <w:spacing w:line="276" w:lineRule="auto"/>
        <w:rPr>
          <w:rFonts w:cs="Arial"/>
        </w:rPr>
      </w:pPr>
      <w:bookmarkStart w:id="879" w:name="_Toc27639324"/>
      <w:r w:rsidRPr="00E72880">
        <w:rPr>
          <w:rFonts w:cs="Arial"/>
        </w:rPr>
        <w:t>How to</w:t>
      </w:r>
      <w:r>
        <w:rPr>
          <w:rFonts w:cs="Arial"/>
        </w:rPr>
        <w:t>: Delete</w:t>
      </w:r>
      <w:r w:rsidRPr="00E72880">
        <w:rPr>
          <w:rFonts w:cs="Arial"/>
        </w:rPr>
        <w:t xml:space="preserve"> a folder</w:t>
      </w:r>
      <w:bookmarkEnd w:id="879"/>
    </w:p>
    <w:p w14:paraId="2BBE68F5" w14:textId="56ADA844" w:rsidR="00ED3DC3" w:rsidRPr="00ED3DC3" w:rsidRDefault="001578F7" w:rsidP="00ED3DC3">
      <w:pPr>
        <w:pStyle w:val="ListParagraph"/>
        <w:numPr>
          <w:ilvl w:val="0"/>
          <w:numId w:val="66"/>
        </w:numPr>
        <w:spacing w:line="276" w:lineRule="auto"/>
        <w:rPr>
          <w:rFonts w:cs="Arial"/>
        </w:rPr>
      </w:pPr>
      <w:r w:rsidRPr="00ED3DC3">
        <w:rPr>
          <w:rFonts w:cs="Arial"/>
        </w:rPr>
        <w:t>Select a Database or Folder or File. The source will be highlighted and a snowman icon will appear.</w:t>
      </w:r>
    </w:p>
    <w:p w14:paraId="7F6CC432" w14:textId="1E1D7090" w:rsidR="00ED3DC3" w:rsidRDefault="001578F7" w:rsidP="00ED3DC3">
      <w:pPr>
        <w:pStyle w:val="ListParagraph"/>
        <w:numPr>
          <w:ilvl w:val="0"/>
          <w:numId w:val="66"/>
        </w:numPr>
        <w:spacing w:line="276" w:lineRule="auto"/>
        <w:rPr>
          <w:color w:val="24292E"/>
        </w:rPr>
      </w:pPr>
      <w:r w:rsidRPr="00B51D6B">
        <w:rPr>
          <w:rFonts w:cs="Arial"/>
          <w:color w:val="24292E"/>
        </w:rPr>
        <w:t>Click the snowman icon.</w:t>
      </w:r>
      <w:r w:rsidR="00C62427" w:rsidRPr="00ED3DC3">
        <w:rPr>
          <w:rFonts w:cs="Arial"/>
          <w:color w:val="24292E"/>
        </w:rPr>
        <w:t xml:space="preserve"> </w:t>
      </w:r>
      <w:r w:rsidR="001E129A" w:rsidRPr="00ED3DC3">
        <w:rPr>
          <w:rFonts w:cs="Arial"/>
        </w:rPr>
        <w:t>In the dropdown, select: Delete.</w:t>
      </w:r>
    </w:p>
    <w:p w14:paraId="79FD991D" w14:textId="6A740B91" w:rsidR="001578F7" w:rsidRPr="00E72880" w:rsidRDefault="001E129A" w:rsidP="00B51D6B">
      <w:pPr>
        <w:pStyle w:val="ListParagraph"/>
        <w:numPr>
          <w:ilvl w:val="0"/>
          <w:numId w:val="66"/>
        </w:numPr>
        <w:spacing w:line="276" w:lineRule="auto"/>
      </w:pPr>
      <w:r w:rsidRPr="00B51D6B">
        <w:rPr>
          <w:rFonts w:cs="Arial"/>
          <w:color w:val="24292E"/>
        </w:rPr>
        <w:t>A dialog will appear, confirming the desired action.</w:t>
      </w:r>
    </w:p>
    <w:p w14:paraId="3ED4C6C0" w14:textId="618E0BF2" w:rsidR="002B3772" w:rsidRPr="00ED3DC3" w:rsidRDefault="001E129A" w:rsidP="00ED3DC3">
      <w:pPr>
        <w:pStyle w:val="ListParagraph"/>
        <w:numPr>
          <w:ilvl w:val="0"/>
          <w:numId w:val="66"/>
        </w:numPr>
        <w:spacing w:before="0" w:after="0" w:afterAutospacing="1" w:line="276" w:lineRule="auto"/>
        <w:rPr>
          <w:rFonts w:cs="Arial"/>
          <w:color w:val="24292E"/>
        </w:rPr>
      </w:pPr>
      <w:r w:rsidRPr="00B51D6B">
        <w:rPr>
          <w:rFonts w:cs="Arial"/>
          <w:color w:val="24292E"/>
        </w:rPr>
        <w:t>Click Yes.</w:t>
      </w:r>
    </w:p>
    <w:p w14:paraId="49C23F91" w14:textId="399567FD" w:rsidR="00C62427" w:rsidRPr="00E72880" w:rsidRDefault="00C62427" w:rsidP="00C62427">
      <w:pPr>
        <w:pStyle w:val="Heading6"/>
        <w:rPr>
          <w:rFonts w:cs="Arial"/>
          <w:lang w:val="en-US"/>
        </w:rPr>
      </w:pPr>
      <w:bookmarkStart w:id="880" w:name="_Toc27639325"/>
      <w:r w:rsidRPr="00E72880">
        <w:rPr>
          <w:rFonts w:cs="Arial"/>
          <w:lang w:val="en-US"/>
        </w:rPr>
        <w:t>How to: 'Graph Again' a source</w:t>
      </w:r>
      <w:bookmarkEnd w:id="880"/>
    </w:p>
    <w:p w14:paraId="3C0D702C" w14:textId="515E00C3" w:rsidR="00C62427" w:rsidRPr="00E72880" w:rsidRDefault="00C62427" w:rsidP="00C62427">
      <w:pPr>
        <w:rPr>
          <w:rFonts w:cs="Arial"/>
        </w:rPr>
      </w:pPr>
      <w:r w:rsidRPr="00E72880">
        <w:rPr>
          <w:rFonts w:cs="Arial"/>
        </w:rPr>
        <w:t xml:space="preserve">'Graph Again' allows users to add the same source as much times as desired to the Bands Panel. This can be useful, for example, when a user wants to add the same source to different overlaid bands. To do so, a band should be already added. </w:t>
      </w:r>
    </w:p>
    <w:p w14:paraId="5A2146FD" w14:textId="2A7A8891" w:rsidR="00C62427" w:rsidRPr="00B51D6B" w:rsidRDefault="00C62427" w:rsidP="00C62427">
      <w:pPr>
        <w:pStyle w:val="ListParagraph"/>
        <w:numPr>
          <w:ilvl w:val="0"/>
          <w:numId w:val="14"/>
        </w:numPr>
        <w:spacing w:before="0" w:after="0" w:afterAutospacing="1" w:line="276" w:lineRule="auto"/>
        <w:rPr>
          <w:rFonts w:cs="Arial"/>
          <w:color w:val="24292E"/>
        </w:rPr>
      </w:pPr>
      <w:r w:rsidRPr="00E72880">
        <w:rPr>
          <w:rFonts w:cs="Arial"/>
        </w:rPr>
        <w:t>Select a File. The source will be highlighted and a snowman icon will appear.</w:t>
      </w:r>
    </w:p>
    <w:p w14:paraId="762B4E3A" w14:textId="77777777" w:rsidR="00C62427" w:rsidRPr="00E72880" w:rsidRDefault="00C62427" w:rsidP="00C62427">
      <w:pPr>
        <w:pStyle w:val="ListParagraph"/>
        <w:numPr>
          <w:ilvl w:val="0"/>
          <w:numId w:val="14"/>
        </w:numPr>
        <w:spacing w:line="276" w:lineRule="auto"/>
        <w:rPr>
          <w:rFonts w:cs="Arial"/>
        </w:rPr>
      </w:pPr>
      <w:r w:rsidRPr="00E72880">
        <w:rPr>
          <w:rFonts w:cs="Arial"/>
        </w:rPr>
        <w:t>Click the snowman icon.</w:t>
      </w:r>
    </w:p>
    <w:p w14:paraId="05B34748" w14:textId="5A44F26D" w:rsidR="00C62427" w:rsidRPr="00E72880" w:rsidRDefault="00C62427" w:rsidP="00C62427">
      <w:pPr>
        <w:pStyle w:val="ListParagraph"/>
        <w:numPr>
          <w:ilvl w:val="0"/>
          <w:numId w:val="14"/>
        </w:numPr>
        <w:spacing w:line="276" w:lineRule="auto"/>
        <w:rPr>
          <w:rFonts w:cs="Arial"/>
        </w:rPr>
      </w:pPr>
      <w:r w:rsidRPr="00E72880">
        <w:rPr>
          <w:rFonts w:cs="Arial"/>
        </w:rPr>
        <w:t xml:space="preserve">In the dropdown, select: </w:t>
      </w:r>
      <w:r w:rsidR="009B72A0">
        <w:rPr>
          <w:rFonts w:cs="Arial"/>
        </w:rPr>
        <w:t>‘</w:t>
      </w:r>
      <w:r w:rsidRPr="00E72880">
        <w:rPr>
          <w:rFonts w:cs="Arial"/>
        </w:rPr>
        <w:t>Graph Again</w:t>
      </w:r>
      <w:r w:rsidR="009B72A0">
        <w:rPr>
          <w:rFonts w:cs="Arial"/>
        </w:rPr>
        <w:t>’</w:t>
      </w:r>
      <w:r w:rsidRPr="00E72880">
        <w:rPr>
          <w:rFonts w:cs="Arial"/>
        </w:rPr>
        <w:t>.</w:t>
      </w:r>
    </w:p>
    <w:p w14:paraId="5BD2B367" w14:textId="631B55F0" w:rsidR="00243872" w:rsidRPr="00E72880" w:rsidRDefault="00243872" w:rsidP="00771579">
      <w:pPr>
        <w:pStyle w:val="Heading6"/>
        <w:rPr>
          <w:rFonts w:cs="Arial"/>
        </w:rPr>
      </w:pPr>
      <w:bookmarkStart w:id="881" w:name="_Toc27639326"/>
      <w:r w:rsidRPr="00E72880">
        <w:rPr>
          <w:rFonts w:cs="Arial"/>
        </w:rPr>
        <w:t>How To: Select a source</w:t>
      </w:r>
      <w:bookmarkEnd w:id="881"/>
    </w:p>
    <w:p w14:paraId="1BCC488B" w14:textId="0D7D342D" w:rsidR="00692727" w:rsidRPr="00E72880" w:rsidRDefault="00692727" w:rsidP="00692727">
      <w:pPr>
        <w:spacing w:line="276" w:lineRule="auto"/>
        <w:jc w:val="center"/>
        <w:rPr>
          <w:rFonts w:cs="Arial"/>
        </w:rPr>
      </w:pPr>
      <w:r w:rsidRPr="00E72880">
        <w:rPr>
          <w:rFonts w:cs="Arial"/>
          <w:b/>
          <w:i/>
          <w:noProof/>
        </w:rPr>
        <w:drawing>
          <wp:inline distT="0" distB="0" distL="0" distR="0" wp14:anchorId="17474FFB" wp14:editId="6B154E38">
            <wp:extent cx="3608363" cy="12077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2008" cy="1222408"/>
                    </a:xfrm>
                    <a:prstGeom prst="rect">
                      <a:avLst/>
                    </a:prstGeom>
                  </pic:spPr>
                </pic:pic>
              </a:graphicData>
            </a:graphic>
          </wp:inline>
        </w:drawing>
      </w:r>
    </w:p>
    <w:p w14:paraId="4C38FDAA" w14:textId="00ECAFEB" w:rsidR="00692727" w:rsidRPr="00E72880" w:rsidRDefault="00692727" w:rsidP="00C62427">
      <w:pPr>
        <w:pStyle w:val="Caption"/>
        <w:spacing w:line="276" w:lineRule="auto"/>
        <w:ind w:left="720" w:right="720"/>
        <w:jc w:val="center"/>
        <w:rPr>
          <w:rFonts w:cs="Arial"/>
          <w:i/>
        </w:rPr>
      </w:pPr>
      <w:bookmarkStart w:id="882" w:name="_Toc27568123"/>
      <w:bookmarkStart w:id="883" w:name="_Toc27568780"/>
      <w:r w:rsidRPr="00E72880">
        <w:rPr>
          <w:rFonts w:cs="Arial"/>
          <w:b/>
          <w:i/>
        </w:rPr>
        <w:t xml:space="preserve">Figure </w:t>
      </w:r>
      <w:r w:rsidR="001578F7" w:rsidRPr="00E72880">
        <w:rPr>
          <w:rFonts w:cs="Arial"/>
          <w:b/>
          <w:i/>
        </w:rPr>
        <w:t>5</w:t>
      </w:r>
      <w:r w:rsidRPr="00E72880">
        <w:rPr>
          <w:rFonts w:cs="Arial"/>
          <w:i/>
        </w:rPr>
        <w:t>. How to: Select a Source in the Source Explorer and add a Band. Left side: Navigate and click the Checkbox previous to a graphable source of your interest. Right side: The Checkbox will change its state to selected and a band will be added to the Main Bands Panel.</w:t>
      </w:r>
      <w:bookmarkEnd w:id="882"/>
      <w:bookmarkEnd w:id="883"/>
    </w:p>
    <w:p w14:paraId="761B23BF" w14:textId="0707AB08" w:rsidR="00CE7210" w:rsidRPr="00E72880" w:rsidRDefault="00CE7210" w:rsidP="00CE7210">
      <w:pPr>
        <w:spacing w:line="276" w:lineRule="auto"/>
        <w:rPr>
          <w:rFonts w:cs="Arial"/>
        </w:rPr>
      </w:pPr>
      <w:r w:rsidRPr="00E72880">
        <w:rPr>
          <w:rFonts w:cs="Arial"/>
        </w:rPr>
        <w:t>To select a source in the Source Explorer:</w:t>
      </w:r>
    </w:p>
    <w:p w14:paraId="0A375B2A" w14:textId="77777777" w:rsidR="00CE7210" w:rsidRPr="00E72880" w:rsidRDefault="00CE7210" w:rsidP="0007068D">
      <w:pPr>
        <w:numPr>
          <w:ilvl w:val="0"/>
          <w:numId w:val="10"/>
        </w:numPr>
        <w:spacing w:before="100" w:beforeAutospacing="1" w:after="100" w:afterAutospacing="1" w:line="276" w:lineRule="auto"/>
        <w:jc w:val="left"/>
        <w:rPr>
          <w:rFonts w:cs="Arial"/>
          <w:color w:val="24292E"/>
        </w:rPr>
      </w:pPr>
      <w:r w:rsidRPr="00E72880">
        <w:rPr>
          <w:rFonts w:cs="Arial"/>
          <w:color w:val="24292E"/>
        </w:rPr>
        <w:t>Browse for a Graphable Source to display.</w:t>
      </w:r>
    </w:p>
    <w:p w14:paraId="08B108A4" w14:textId="752AEE75" w:rsidR="00CE7210" w:rsidRPr="00E72880" w:rsidRDefault="00CE7210" w:rsidP="0007068D">
      <w:pPr>
        <w:numPr>
          <w:ilvl w:val="0"/>
          <w:numId w:val="10"/>
        </w:numPr>
        <w:spacing w:before="60" w:after="100" w:afterAutospacing="1" w:line="276" w:lineRule="auto"/>
        <w:jc w:val="left"/>
        <w:rPr>
          <w:rFonts w:cs="Arial"/>
          <w:color w:val="24292E"/>
        </w:rPr>
      </w:pPr>
      <w:r w:rsidRPr="00E72880">
        <w:rPr>
          <w:rFonts w:cs="Arial"/>
          <w:color w:val="24292E"/>
        </w:rPr>
        <w:t xml:space="preserve">Click the Unselected Source </w:t>
      </w:r>
      <w:r w:rsidR="001578F7" w:rsidRPr="00E72880">
        <w:rPr>
          <w:rFonts w:cs="Arial"/>
          <w:color w:val="24292E"/>
        </w:rPr>
        <w:t xml:space="preserve">name </w:t>
      </w:r>
      <w:r w:rsidRPr="00E72880">
        <w:rPr>
          <w:rFonts w:cs="Arial"/>
          <w:color w:val="24292E"/>
        </w:rPr>
        <w:t xml:space="preserve">or </w:t>
      </w:r>
      <w:r w:rsidR="001578F7" w:rsidRPr="00E72880">
        <w:rPr>
          <w:rFonts w:cs="Arial"/>
          <w:color w:val="24292E"/>
        </w:rPr>
        <w:t>c</w:t>
      </w:r>
      <w:r w:rsidR="00A45898" w:rsidRPr="00E72880">
        <w:rPr>
          <w:rFonts w:cs="Arial"/>
          <w:color w:val="24292E"/>
        </w:rPr>
        <w:t>heckbox</w:t>
      </w:r>
      <w:r w:rsidRPr="00E72880">
        <w:rPr>
          <w:rFonts w:cs="Arial"/>
          <w:color w:val="24292E"/>
        </w:rPr>
        <w:t xml:space="preserve"> to select the source.</w:t>
      </w:r>
    </w:p>
    <w:p w14:paraId="6C87F61A" w14:textId="69FB3218" w:rsidR="00857783" w:rsidRPr="00E72880" w:rsidRDefault="00CE7210" w:rsidP="00A45898">
      <w:pPr>
        <w:rPr>
          <w:rFonts w:cs="Arial"/>
          <w:i/>
        </w:rPr>
      </w:pPr>
      <w:r w:rsidRPr="00E72880">
        <w:rPr>
          <w:rFonts w:cs="Arial"/>
        </w:rPr>
        <w:t>As a result of your selection; a band is added to the </w:t>
      </w:r>
      <w:r w:rsidRPr="00E72880">
        <w:rPr>
          <w:rStyle w:val="Emphasis"/>
          <w:rFonts w:cs="Arial"/>
          <w:color w:val="24292E"/>
        </w:rPr>
        <w:t>Main Bands Panel</w:t>
      </w:r>
      <w:r w:rsidR="00A45898" w:rsidRPr="00E72880">
        <w:rPr>
          <w:rFonts w:cs="Arial"/>
        </w:rPr>
        <w:t>.</w:t>
      </w:r>
    </w:p>
    <w:p w14:paraId="13897408" w14:textId="2BB8ED00" w:rsidR="00243872" w:rsidRPr="00E72880" w:rsidRDefault="00243872" w:rsidP="00771579">
      <w:pPr>
        <w:pStyle w:val="Heading6"/>
        <w:rPr>
          <w:rFonts w:cs="Arial"/>
        </w:rPr>
      </w:pPr>
      <w:bookmarkStart w:id="884" w:name="_Toc27639327"/>
      <w:r w:rsidRPr="00E72880">
        <w:rPr>
          <w:rFonts w:cs="Arial"/>
        </w:rPr>
        <w:lastRenderedPageBreak/>
        <w:t>Pins</w:t>
      </w:r>
      <w:bookmarkEnd w:id="884"/>
    </w:p>
    <w:p w14:paraId="52D94735" w14:textId="2AE81CBF" w:rsidR="00CE7210" w:rsidRPr="00E72880" w:rsidRDefault="00CE7210" w:rsidP="00CE7210">
      <w:pPr>
        <w:rPr>
          <w:rFonts w:cs="Arial"/>
        </w:rPr>
      </w:pPr>
      <w:r w:rsidRPr="00E72880">
        <w:rPr>
          <w:rFonts w:cs="Arial"/>
        </w:rPr>
        <w:t xml:space="preserve">A Pin is a subtree of the sources tree loaded in the Home Tab. It is used when a subtree is of special interest or requires quick and easy access. When a pin is created, a new tab will be added next to the </w:t>
      </w:r>
      <w:r w:rsidRPr="00824CBE">
        <w:rPr>
          <w:rFonts w:cs="Arial"/>
          <w:i/>
        </w:rPr>
        <w:t>Home</w:t>
      </w:r>
      <w:r w:rsidRPr="00E72880">
        <w:rPr>
          <w:rFonts w:cs="Arial"/>
        </w:rPr>
        <w:t xml:space="preserve"> tab in the </w:t>
      </w:r>
      <w:r w:rsidRPr="00824CBE">
        <w:rPr>
          <w:rFonts w:cs="Arial"/>
          <w:i/>
        </w:rPr>
        <w:t>Source Explorer</w:t>
      </w:r>
      <w:r w:rsidRPr="00E72880">
        <w:rPr>
          <w:rFonts w:cs="Arial"/>
        </w:rPr>
        <w:t xml:space="preserve">, as shown on the </w:t>
      </w:r>
      <w:r w:rsidRPr="00824CBE">
        <w:rPr>
          <w:rFonts w:cs="Arial"/>
          <w:b/>
        </w:rPr>
        <w:t xml:space="preserve">Figure </w:t>
      </w:r>
      <w:r w:rsidR="00824CBE" w:rsidRPr="00824CBE">
        <w:rPr>
          <w:rFonts w:cs="Arial"/>
          <w:b/>
        </w:rPr>
        <w:t>6</w:t>
      </w:r>
      <w:r w:rsidRPr="00E72880">
        <w:rPr>
          <w:rFonts w:cs="Arial"/>
        </w:rPr>
        <w:t>. If there are bands in the </w:t>
      </w:r>
      <w:r w:rsidRPr="00E72880">
        <w:rPr>
          <w:rStyle w:val="Emphasis"/>
          <w:rFonts w:cs="Arial"/>
          <w:color w:val="24292E"/>
        </w:rPr>
        <w:t>Bands Panels</w:t>
      </w:r>
      <w:r w:rsidRPr="00E72880">
        <w:rPr>
          <w:rFonts w:cs="Arial"/>
        </w:rPr>
        <w:t> that are children of a pinned source, their labels will be attached with the pin name.</w:t>
      </w:r>
    </w:p>
    <w:p w14:paraId="7B0C47C1" w14:textId="2A4E825B" w:rsidR="00F96C88" w:rsidRPr="00E72880" w:rsidRDefault="00692727" w:rsidP="00692727">
      <w:pPr>
        <w:spacing w:line="276" w:lineRule="auto"/>
        <w:jc w:val="center"/>
        <w:rPr>
          <w:rFonts w:cs="Arial"/>
        </w:rPr>
      </w:pPr>
      <w:r w:rsidRPr="00E72880">
        <w:rPr>
          <w:rFonts w:cs="Arial"/>
          <w:noProof/>
        </w:rPr>
        <w:drawing>
          <wp:inline distT="0" distB="0" distL="0" distR="0" wp14:anchorId="5AFEBC5B" wp14:editId="72DE1598">
            <wp:extent cx="1702191" cy="139479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555" cy="1403289"/>
                    </a:xfrm>
                    <a:prstGeom prst="rect">
                      <a:avLst/>
                    </a:prstGeom>
                  </pic:spPr>
                </pic:pic>
              </a:graphicData>
            </a:graphic>
          </wp:inline>
        </w:drawing>
      </w:r>
    </w:p>
    <w:p w14:paraId="20EBA8F7" w14:textId="0B0B01EF" w:rsidR="00692727" w:rsidRPr="00E72880" w:rsidRDefault="00692727" w:rsidP="00C62427">
      <w:pPr>
        <w:pStyle w:val="Caption"/>
        <w:spacing w:line="276" w:lineRule="auto"/>
        <w:ind w:left="720" w:right="720"/>
        <w:jc w:val="center"/>
        <w:rPr>
          <w:rFonts w:cs="Arial"/>
          <w:i/>
        </w:rPr>
      </w:pPr>
      <w:bookmarkStart w:id="885" w:name="_Toc27568124"/>
      <w:bookmarkStart w:id="886" w:name="_Toc27568781"/>
      <w:r w:rsidRPr="00E72880">
        <w:rPr>
          <w:rFonts w:cs="Arial"/>
          <w:b/>
          <w:i/>
        </w:rPr>
        <w:t xml:space="preserve">Figure </w:t>
      </w:r>
      <w:r w:rsidR="001A3575" w:rsidRPr="00E72880">
        <w:rPr>
          <w:rFonts w:cs="Arial"/>
          <w:b/>
          <w:i/>
        </w:rPr>
        <w:t>6</w:t>
      </w:r>
      <w:r w:rsidRPr="00E72880">
        <w:rPr>
          <w:rFonts w:cs="Arial"/>
          <w:i/>
        </w:rPr>
        <w:t>. Pins: The (1) Home tab contains the original sources tree. When the user adds a new pin, for example (2) my-pin, it will represent a sub-tree out of the Home tab. To navigate to the content of the pin, click on its name in the Source Explorer's tab.</w:t>
      </w:r>
      <w:bookmarkEnd w:id="885"/>
      <w:bookmarkEnd w:id="886"/>
    </w:p>
    <w:p w14:paraId="391B23F5" w14:textId="33FB70BB" w:rsidR="00243872" w:rsidRPr="00E72880" w:rsidRDefault="00243872" w:rsidP="00771579">
      <w:pPr>
        <w:pStyle w:val="Heading7"/>
        <w:rPr>
          <w:rFonts w:cs="Arial"/>
        </w:rPr>
      </w:pPr>
      <w:bookmarkStart w:id="887" w:name="_Toc27639328"/>
      <w:r w:rsidRPr="00E72880">
        <w:rPr>
          <w:rFonts w:cs="Arial"/>
        </w:rPr>
        <w:t>How To: Pin a Subtree</w:t>
      </w:r>
      <w:bookmarkEnd w:id="887"/>
    </w:p>
    <w:p w14:paraId="613F42BF" w14:textId="0FC32C14" w:rsidR="00243872" w:rsidRPr="00E72880" w:rsidRDefault="00243872" w:rsidP="0007068D">
      <w:pPr>
        <w:numPr>
          <w:ilvl w:val="0"/>
          <w:numId w:val="11"/>
        </w:numPr>
        <w:spacing w:before="100" w:beforeAutospacing="1" w:after="100" w:afterAutospacing="1" w:line="276" w:lineRule="auto"/>
        <w:jc w:val="left"/>
        <w:rPr>
          <w:rFonts w:cs="Arial"/>
          <w:color w:val="24292E"/>
        </w:rPr>
      </w:pPr>
      <w:r w:rsidRPr="00E72880">
        <w:rPr>
          <w:rFonts w:cs="Arial"/>
          <w:color w:val="24292E"/>
        </w:rPr>
        <w:t>Select a Database, Folder or File. The source will be highlighted and a snowman icon</w:t>
      </w:r>
      <w:r w:rsidR="00F96C88" w:rsidRPr="00E72880">
        <w:rPr>
          <w:rFonts w:cs="Arial"/>
          <w:color w:val="24292E"/>
        </w:rPr>
        <w:t xml:space="preserve"> </w:t>
      </w:r>
      <w:r w:rsidRPr="00E72880">
        <w:rPr>
          <w:rFonts w:cs="Arial"/>
          <w:color w:val="24292E"/>
        </w:rPr>
        <w:t>will appear.</w:t>
      </w:r>
    </w:p>
    <w:p w14:paraId="52F083EF" w14:textId="6A72DCE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the snowman icon.</w:t>
      </w:r>
    </w:p>
    <w:p w14:paraId="70024CE6"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In the dropdown, select: Add Pin.</w:t>
      </w:r>
    </w:p>
    <w:p w14:paraId="234D1508"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A dialog will appear, enter the name of the new pin.</w:t>
      </w:r>
    </w:p>
    <w:p w14:paraId="5F2CA8F3"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Add.</w:t>
      </w:r>
    </w:p>
    <w:p w14:paraId="4F5A5256" w14:textId="348A442A" w:rsidR="00243872" w:rsidRPr="00E72880" w:rsidRDefault="00243872" w:rsidP="00771579">
      <w:pPr>
        <w:pStyle w:val="Heading7"/>
        <w:rPr>
          <w:rFonts w:cs="Arial"/>
        </w:rPr>
      </w:pPr>
      <w:bookmarkStart w:id="888" w:name="_Toc27639329"/>
      <w:r w:rsidRPr="00E72880">
        <w:rPr>
          <w:rFonts w:cs="Arial"/>
        </w:rPr>
        <w:t>How To: Rename a pin</w:t>
      </w:r>
      <w:bookmarkEnd w:id="888"/>
    </w:p>
    <w:p w14:paraId="100F6A61" w14:textId="77777777" w:rsidR="00824CBE"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 xml:space="preserve">Select a Database, Folder or File that is pinned already. It can be selected from the Home Tab or the Pin's Tab. </w:t>
      </w:r>
    </w:p>
    <w:p w14:paraId="571581D6" w14:textId="25A3981D" w:rsidR="00243872" w:rsidRPr="00E72880"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The source will be highlighted and a snowman icon will appear.</w:t>
      </w:r>
    </w:p>
    <w:p w14:paraId="6F22CB5A" w14:textId="333E32FD"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Click the snowman icon.</w:t>
      </w:r>
    </w:p>
    <w:p w14:paraId="24E02905" w14:textId="77777777"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In the dropdown, select: Remove Pin</w:t>
      </w:r>
    </w:p>
    <w:p w14:paraId="469258E4" w14:textId="32C072C0"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A dialog will appear, click: Remove.</w:t>
      </w:r>
    </w:p>
    <w:p w14:paraId="211183B0" w14:textId="513DC51B" w:rsidR="00A45898" w:rsidRPr="00E72880" w:rsidRDefault="00A45898" w:rsidP="00A45898">
      <w:pPr>
        <w:pStyle w:val="Heading6"/>
        <w:rPr>
          <w:rFonts w:cs="Arial"/>
        </w:rPr>
      </w:pPr>
      <w:bookmarkStart w:id="889" w:name="_Toc27639330"/>
      <w:r w:rsidRPr="00E72880">
        <w:rPr>
          <w:rFonts w:cs="Arial"/>
        </w:rPr>
        <w:t>Filtering the source tree</w:t>
      </w:r>
      <w:bookmarkEnd w:id="889"/>
    </w:p>
    <w:p w14:paraId="37F5ADB6" w14:textId="6A567C11" w:rsidR="00A45898" w:rsidRPr="00E72880" w:rsidRDefault="00A45898" w:rsidP="00B51D6B">
      <w:pPr>
        <w:pStyle w:val="Heading7"/>
        <w:rPr>
          <w:rFonts w:cs="Arial"/>
        </w:rPr>
      </w:pPr>
      <w:bookmarkStart w:id="890" w:name="_Toc27639331"/>
      <w:r w:rsidRPr="00E72880">
        <w:rPr>
          <w:rFonts w:cs="Arial"/>
        </w:rPr>
        <w:t>How To: Apply a filter</w:t>
      </w:r>
      <w:bookmarkEnd w:id="890"/>
    </w:p>
    <w:p w14:paraId="6715F07D"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rPr>
        <w:t>Input a regular expression into the filter panel.</w:t>
      </w:r>
    </w:p>
    <w:p w14:paraId="4FB7CF4A"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Click the ‘Search’ button in the filter panel.</w:t>
      </w:r>
    </w:p>
    <w:p w14:paraId="59982897"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The source tree will be pruned: only items whose name matches the regular expression, folders containing those items, and files contained in those items will remain visible.</w:t>
      </w:r>
    </w:p>
    <w:p w14:paraId="3D5A1979" w14:textId="0CB0292F" w:rsidR="00A45898" w:rsidRPr="00E72880" w:rsidRDefault="00A45898" w:rsidP="00B51D6B">
      <w:pPr>
        <w:pStyle w:val="Heading7"/>
        <w:rPr>
          <w:rFonts w:cs="Arial"/>
        </w:rPr>
      </w:pPr>
      <w:bookmarkStart w:id="891" w:name="_Toc27639332"/>
      <w:r w:rsidRPr="00E72880">
        <w:rPr>
          <w:rFonts w:cs="Arial"/>
        </w:rPr>
        <w:lastRenderedPageBreak/>
        <w:t>How To: Remove a filter</w:t>
      </w:r>
      <w:bookmarkEnd w:id="891"/>
    </w:p>
    <w:p w14:paraId="44901105"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rPr>
        <w:t>Clear any input in the filter panel.</w:t>
      </w:r>
    </w:p>
    <w:p w14:paraId="65E9D364"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color w:val="24292E"/>
        </w:rPr>
        <w:t>Click the ‘Search’ button in the filter panel.</w:t>
      </w:r>
    </w:p>
    <w:p w14:paraId="565F96B7"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color w:val="24292E"/>
        </w:rPr>
        <w:t>The source tree will display all items, regardless of their names.</w:t>
      </w:r>
    </w:p>
    <w:p w14:paraId="21D16B76" w14:textId="67405646" w:rsidR="00A45898" w:rsidRPr="00E72880" w:rsidRDefault="00A45898" w:rsidP="00A45898">
      <w:pPr>
        <w:pStyle w:val="Heading6"/>
        <w:rPr>
          <w:rFonts w:cs="Arial"/>
        </w:rPr>
      </w:pPr>
      <w:bookmarkStart w:id="892" w:name="_Toc27639333"/>
      <w:r w:rsidRPr="00E72880">
        <w:rPr>
          <w:rFonts w:cs="Arial"/>
        </w:rPr>
        <w:t>Import CSVs, Epochs or PEFs</w:t>
      </w:r>
      <w:bookmarkEnd w:id="892"/>
    </w:p>
    <w:p w14:paraId="7A144CF4" w14:textId="499BDF89" w:rsidR="00A45898" w:rsidRPr="00E72880" w:rsidRDefault="00A45898" w:rsidP="00A45898">
      <w:pPr>
        <w:rPr>
          <w:rFonts w:cs="Arial"/>
        </w:rPr>
      </w:pPr>
      <w:r w:rsidRPr="00E72880">
        <w:rPr>
          <w:rFonts w:cs="Arial"/>
        </w:rPr>
        <w:t>RAVEN allows the user to add sources from the user interface.</w:t>
      </w:r>
      <w:ins w:id="893" w:author="Microsoft Office User" w:date="2019-12-18T13:13:00Z">
        <w:r w:rsidR="00EE76F4">
          <w:rPr>
            <w:rFonts w:cs="Arial"/>
          </w:rPr>
          <w:t xml:space="preserve"> CSV</w:t>
        </w:r>
        <w:r w:rsidR="00A21A31">
          <w:rPr>
            <w:rFonts w:cs="Arial"/>
          </w:rPr>
          <w:t xml:space="preserve"> </w:t>
        </w:r>
      </w:ins>
      <w:ins w:id="894" w:author="Microsoft Office User" w:date="2019-12-18T13:14:00Z">
        <w:r w:rsidR="00A21A31">
          <w:rPr>
            <w:rFonts w:cs="Arial"/>
          </w:rPr>
          <w:t>(</w:t>
        </w:r>
      </w:ins>
      <w:ins w:id="895" w:author="Microsoft Office User" w:date="2019-12-18T13:13:00Z">
        <w:r w:rsidR="00A21A31">
          <w:rPr>
            <w:rFonts w:cs="Arial"/>
          </w:rPr>
          <w:t>with</w:t>
        </w:r>
      </w:ins>
      <w:ins w:id="896" w:author="Microsoft Office User" w:date="2019-12-18T13:14:00Z">
        <w:r w:rsidR="00A21A31">
          <w:rPr>
            <w:rFonts w:cs="Arial"/>
          </w:rPr>
          <w:t>/</w:t>
        </w:r>
      </w:ins>
      <w:ins w:id="897" w:author="Microsoft Office User" w:date="2019-12-18T13:13:00Z">
        <w:r w:rsidR="00A21A31">
          <w:rPr>
            <w:rFonts w:cs="Arial"/>
          </w:rPr>
          <w:t>without mapping</w:t>
        </w:r>
        <w:r w:rsidR="00EE76F4">
          <w:rPr>
            <w:rFonts w:cs="Arial"/>
          </w:rPr>
          <w:t>,</w:t>
        </w:r>
      </w:ins>
      <w:ins w:id="898" w:author="Microsoft Office User" w:date="2019-12-18T13:14:00Z">
        <w:r w:rsidR="00A21A31">
          <w:rPr>
            <w:rFonts w:cs="Arial"/>
          </w:rPr>
          <w:t>)</w:t>
        </w:r>
      </w:ins>
      <w:ins w:id="899" w:author="Microsoft Office User" w:date="2019-12-18T13:13:00Z">
        <w:r w:rsidR="00EE76F4">
          <w:rPr>
            <w:rFonts w:cs="Arial"/>
          </w:rPr>
          <w:t xml:space="preserve"> PEF and </w:t>
        </w:r>
        <w:r w:rsidR="00A21A31">
          <w:rPr>
            <w:rFonts w:cs="Arial"/>
          </w:rPr>
          <w:t>Epoch</w:t>
        </w:r>
      </w:ins>
      <w:ins w:id="900" w:author="Microsoft Office User" w:date="2019-12-18T13:14:00Z">
        <w:r w:rsidR="00A21A31">
          <w:rPr>
            <w:rFonts w:cs="Arial"/>
          </w:rPr>
          <w:t xml:space="preserve"> can be imported in Raven.</w:t>
        </w:r>
      </w:ins>
    </w:p>
    <w:p w14:paraId="77D92A98" w14:textId="6ACA5FE2" w:rsidR="00A45898" w:rsidRPr="00E72880" w:rsidRDefault="00A45898" w:rsidP="00B51D6B">
      <w:pPr>
        <w:pStyle w:val="Heading7"/>
        <w:rPr>
          <w:rFonts w:cs="Arial"/>
        </w:rPr>
      </w:pPr>
      <w:bookmarkStart w:id="901" w:name="_Toc27639334"/>
      <w:r w:rsidRPr="00E72880">
        <w:rPr>
          <w:rFonts w:cs="Arial"/>
        </w:rPr>
        <w:t>How To: Import</w:t>
      </w:r>
      <w:bookmarkEnd w:id="901"/>
    </w:p>
    <w:p w14:paraId="6143F018" w14:textId="740B9A48" w:rsidR="00A45898" w:rsidRPr="00E72880" w:rsidRDefault="00A45898" w:rsidP="00B17A6D">
      <w:pPr>
        <w:numPr>
          <w:ilvl w:val="0"/>
          <w:numId w:val="41"/>
        </w:numPr>
        <w:spacing w:before="0" w:after="0" w:afterAutospacing="1" w:line="276" w:lineRule="auto"/>
        <w:rPr>
          <w:rFonts w:cs="Arial"/>
          <w:color w:val="24292E"/>
        </w:rPr>
      </w:pPr>
      <w:r w:rsidRPr="00E72880">
        <w:rPr>
          <w:rFonts w:cs="Arial"/>
        </w:rPr>
        <w:t xml:space="preserve">Identify where in the </w:t>
      </w:r>
      <w:r w:rsidR="001578F7" w:rsidRPr="00E72880">
        <w:rPr>
          <w:rFonts w:cs="Arial"/>
        </w:rPr>
        <w:t>S</w:t>
      </w:r>
      <w:r w:rsidRPr="00E72880">
        <w:rPr>
          <w:rFonts w:cs="Arial"/>
        </w:rPr>
        <w:t xml:space="preserve">ource </w:t>
      </w:r>
      <w:r w:rsidR="001578F7" w:rsidRPr="00E72880">
        <w:rPr>
          <w:rFonts w:cs="Arial"/>
        </w:rPr>
        <w:t>E</w:t>
      </w:r>
      <w:r w:rsidRPr="00E72880">
        <w:rPr>
          <w:rFonts w:cs="Arial"/>
        </w:rPr>
        <w:t xml:space="preserve">xplorer </w:t>
      </w:r>
      <w:r w:rsidR="001578F7" w:rsidRPr="00E72880">
        <w:rPr>
          <w:rFonts w:cs="Arial"/>
        </w:rPr>
        <w:t>you want to add the new source</w:t>
      </w:r>
      <w:r w:rsidRPr="00E72880">
        <w:rPr>
          <w:rFonts w:cs="Arial"/>
        </w:rPr>
        <w:t>. In the parent of that location, hover the source</w:t>
      </w:r>
      <w:r w:rsidR="001578F7" w:rsidRPr="00E72880">
        <w:rPr>
          <w:rFonts w:cs="Arial"/>
        </w:rPr>
        <w:t xml:space="preserve"> to show the snowman icon. C</w:t>
      </w:r>
      <w:r w:rsidRPr="00E72880">
        <w:rPr>
          <w:rFonts w:cs="Arial"/>
        </w:rPr>
        <w:t>lick the snowman icon.</w:t>
      </w:r>
    </w:p>
    <w:p w14:paraId="065EB1B2"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In the dropdown select `Import`. A dialog will appear.</w:t>
      </w:r>
    </w:p>
    <w:p w14:paraId="266812BE" w14:textId="77777777" w:rsidR="00755B1A" w:rsidRPr="00E72880" w:rsidRDefault="001578F7" w:rsidP="001578F7">
      <w:pPr>
        <w:numPr>
          <w:ilvl w:val="0"/>
          <w:numId w:val="41"/>
        </w:numPr>
        <w:spacing w:before="0" w:after="0" w:afterAutospacing="1" w:line="276" w:lineRule="auto"/>
        <w:rPr>
          <w:rFonts w:cs="Arial"/>
          <w:color w:val="24292E"/>
        </w:rPr>
      </w:pPr>
      <w:r w:rsidRPr="00E72880">
        <w:rPr>
          <w:rFonts w:cs="Arial"/>
          <w:color w:val="24292E"/>
        </w:rPr>
        <w:t xml:space="preserve">Fill the form: </w:t>
      </w:r>
    </w:p>
    <w:p w14:paraId="6D592917" w14:textId="77777777" w:rsidR="00755B1A" w:rsidRPr="00E72880" w:rsidRDefault="00A45898" w:rsidP="00755B1A">
      <w:pPr>
        <w:pStyle w:val="ListParagraph"/>
        <w:numPr>
          <w:ilvl w:val="1"/>
          <w:numId w:val="41"/>
        </w:numPr>
        <w:rPr>
          <w:rFonts w:cs="Arial"/>
          <w:color w:val="24292E"/>
        </w:rPr>
      </w:pPr>
      <w:r w:rsidRPr="00E72880">
        <w:rPr>
          <w:rFonts w:cs="Arial"/>
          <w:color w:val="24292E"/>
        </w:rPr>
        <w:t>Enter the name of the source that will appear in the Source Explorer</w:t>
      </w:r>
      <w:r w:rsidR="00755B1A" w:rsidRPr="00E72880">
        <w:rPr>
          <w:rFonts w:cs="Arial"/>
          <w:color w:val="24292E"/>
        </w:rPr>
        <w:t>.</w:t>
      </w:r>
    </w:p>
    <w:p w14:paraId="6C87DF3C" w14:textId="13FE5AEA" w:rsidR="00755B1A" w:rsidRPr="00E72880" w:rsidRDefault="00755B1A" w:rsidP="00755B1A">
      <w:pPr>
        <w:pStyle w:val="ListParagraph"/>
        <w:numPr>
          <w:ilvl w:val="1"/>
          <w:numId w:val="41"/>
        </w:numPr>
        <w:rPr>
          <w:rFonts w:cs="Arial"/>
          <w:color w:val="24292E"/>
        </w:rPr>
      </w:pPr>
      <w:r w:rsidRPr="00E72880">
        <w:rPr>
          <w:rFonts w:cs="Arial"/>
          <w:color w:val="24292E"/>
        </w:rPr>
        <w:t>S</w:t>
      </w:r>
      <w:r w:rsidR="00A45898" w:rsidRPr="00E72880">
        <w:rPr>
          <w:rFonts w:cs="Arial"/>
          <w:color w:val="24292E"/>
        </w:rPr>
        <w:t>elect the file type</w:t>
      </w:r>
      <w:r w:rsidRPr="00E72880">
        <w:rPr>
          <w:rFonts w:cs="Arial"/>
          <w:color w:val="24292E"/>
        </w:rPr>
        <w:t>, options are: CSV, Epoch and PEF.</w:t>
      </w:r>
    </w:p>
    <w:p w14:paraId="4B665011" w14:textId="4C8A5F3A" w:rsidR="00A45898" w:rsidRPr="00E72880" w:rsidRDefault="00755B1A" w:rsidP="00755B1A">
      <w:pPr>
        <w:pStyle w:val="ListParagraph"/>
        <w:numPr>
          <w:ilvl w:val="1"/>
          <w:numId w:val="41"/>
        </w:numPr>
        <w:rPr>
          <w:rFonts w:cs="Arial"/>
        </w:rPr>
      </w:pPr>
      <w:r w:rsidRPr="00E72880">
        <w:rPr>
          <w:rFonts w:cs="Arial"/>
          <w:color w:val="24292E"/>
        </w:rPr>
        <w:t>Select the f</w:t>
      </w:r>
      <w:r w:rsidR="001578F7" w:rsidRPr="00E72880">
        <w:rPr>
          <w:rFonts w:cs="Arial"/>
          <w:color w:val="24292E"/>
        </w:rPr>
        <w:t>ile</w:t>
      </w:r>
      <w:r w:rsidR="00A45898" w:rsidRPr="00E72880">
        <w:rPr>
          <w:rFonts w:cs="Arial"/>
          <w:color w:val="24292E"/>
        </w:rPr>
        <w:t xml:space="preserve"> that will be imported</w:t>
      </w:r>
      <w:r w:rsidRPr="00E72880">
        <w:rPr>
          <w:rFonts w:cs="Arial"/>
          <w:color w:val="24292E"/>
        </w:rPr>
        <w:t xml:space="preserve"> from your computer. </w:t>
      </w:r>
      <w:r w:rsidR="00A45898" w:rsidRPr="00E72880">
        <w:rPr>
          <w:rFonts w:cs="Arial"/>
        </w:rPr>
        <w:t>Please note that when importing a CSV, you will need a mapping file as well.</w:t>
      </w:r>
    </w:p>
    <w:p w14:paraId="2F1A696E"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Click Import.</w:t>
      </w:r>
    </w:p>
    <w:p w14:paraId="1BFF028C" w14:textId="550F26C5" w:rsidR="00A45898" w:rsidRDefault="00A45898" w:rsidP="00B24009">
      <w:pPr>
        <w:numPr>
          <w:ilvl w:val="0"/>
          <w:numId w:val="41"/>
        </w:numPr>
        <w:spacing w:before="0" w:after="0" w:afterAutospacing="1" w:line="276" w:lineRule="auto"/>
        <w:rPr>
          <w:ins w:id="902" w:author="Microsoft Office User" w:date="2019-12-18T08:12:00Z"/>
          <w:rFonts w:cs="Arial"/>
          <w:color w:val="24292E"/>
        </w:rPr>
      </w:pPr>
      <w:r w:rsidRPr="00E72880">
        <w:rPr>
          <w:rFonts w:cs="Arial"/>
          <w:color w:val="24292E"/>
        </w:rPr>
        <w:t xml:space="preserve">The file </w:t>
      </w:r>
      <w:r w:rsidR="001578F7" w:rsidRPr="00E72880">
        <w:rPr>
          <w:rFonts w:cs="Arial"/>
          <w:color w:val="24292E"/>
        </w:rPr>
        <w:t xml:space="preserve">will be imported and </w:t>
      </w:r>
      <w:r w:rsidRPr="00E72880">
        <w:rPr>
          <w:rFonts w:cs="Arial"/>
          <w:color w:val="24292E"/>
        </w:rPr>
        <w:t xml:space="preserve">appear in the </w:t>
      </w:r>
      <w:r w:rsidR="001578F7" w:rsidRPr="00E72880">
        <w:rPr>
          <w:rFonts w:cs="Arial"/>
          <w:color w:val="24292E"/>
        </w:rPr>
        <w:t xml:space="preserve">desired </w:t>
      </w:r>
      <w:r w:rsidRPr="00E72880">
        <w:rPr>
          <w:rFonts w:cs="Arial"/>
          <w:color w:val="24292E"/>
        </w:rPr>
        <w:t>location</w:t>
      </w:r>
      <w:r w:rsidR="001578F7" w:rsidRPr="00E72880">
        <w:rPr>
          <w:rFonts w:cs="Arial"/>
          <w:color w:val="24292E"/>
        </w:rPr>
        <w:t>. P</w:t>
      </w:r>
      <w:r w:rsidRPr="00E72880">
        <w:rPr>
          <w:rFonts w:cs="Arial"/>
          <w:color w:val="24292E"/>
        </w:rPr>
        <w:t>lease note that sometimes the source does not appear immediately, if so, please refresh the page. This is a known issue that might be addressed in a future.</w:t>
      </w:r>
    </w:p>
    <w:p w14:paraId="4B928C1B" w14:textId="0F71AC95" w:rsidR="002B7CF2" w:rsidRDefault="00B24D9A" w:rsidP="002B7CF2">
      <w:pPr>
        <w:pStyle w:val="Heading7"/>
        <w:rPr>
          <w:ins w:id="903" w:author="Microsoft Office User" w:date="2019-12-18T08:13:00Z"/>
          <w:rFonts w:cs="Arial"/>
        </w:rPr>
      </w:pPr>
      <w:bookmarkStart w:id="904" w:name="_Toc27639335"/>
      <w:ins w:id="905" w:author="Microsoft Office User" w:date="2019-12-18T08:13:00Z">
        <w:r>
          <w:rPr>
            <w:rFonts w:cs="Arial"/>
          </w:rPr>
          <w:t>CSV data for import</w:t>
        </w:r>
        <w:bookmarkEnd w:id="904"/>
      </w:ins>
    </w:p>
    <w:p w14:paraId="154514E6" w14:textId="77777777" w:rsidR="00B24D9A" w:rsidRDefault="00B24D9A" w:rsidP="00B24D9A">
      <w:pPr>
        <w:rPr>
          <w:ins w:id="906" w:author="Microsoft Office User" w:date="2019-12-18T08:14:00Z"/>
          <w:rFonts w:cs="Arial"/>
          <w:lang w:val="en-US"/>
        </w:rPr>
      </w:pPr>
      <w:ins w:id="907" w:author="Microsoft Office User" w:date="2019-12-18T08:14:00Z">
        <w:r w:rsidRPr="001142DE">
          <w:rPr>
            <w:rFonts w:cs="Arial"/>
            <w:lang w:val="en-US"/>
          </w:rPr>
          <w:t>There are two kinds of data to ingest, with variations on how they are rendered based upon time considerations:</w:t>
        </w:r>
      </w:ins>
    </w:p>
    <w:p w14:paraId="163F7DA5" w14:textId="77777777" w:rsidR="00B24D9A" w:rsidRPr="001142DE" w:rsidRDefault="00B24D9A" w:rsidP="00B24D9A">
      <w:pPr>
        <w:pStyle w:val="ListParagraph"/>
        <w:numPr>
          <w:ilvl w:val="0"/>
          <w:numId w:val="79"/>
        </w:numPr>
        <w:rPr>
          <w:ins w:id="908" w:author="Microsoft Office User" w:date="2019-12-18T08:14:00Z"/>
          <w:rFonts w:cs="Arial"/>
          <w:lang w:val="en-US"/>
        </w:rPr>
      </w:pPr>
      <w:ins w:id="909" w:author="Microsoft Office User" w:date="2019-12-18T08:14:00Z">
        <w:r w:rsidRPr="001142DE">
          <w:rPr>
            <w:rFonts w:cs="Arial"/>
            <w:lang w:val="en-US"/>
          </w:rPr>
          <w:t>Resource</w:t>
        </w:r>
      </w:ins>
    </w:p>
    <w:p w14:paraId="1CC3DE5D" w14:textId="77777777" w:rsidR="00B24D9A" w:rsidRDefault="00B24D9A" w:rsidP="00B24D9A">
      <w:pPr>
        <w:pStyle w:val="ListParagraph"/>
        <w:numPr>
          <w:ilvl w:val="0"/>
          <w:numId w:val="79"/>
        </w:numPr>
        <w:rPr>
          <w:ins w:id="910" w:author="Microsoft Office User" w:date="2019-12-18T08:31:00Z"/>
          <w:rFonts w:cs="Arial"/>
          <w:lang w:val="en-US"/>
        </w:rPr>
      </w:pPr>
      <w:ins w:id="911" w:author="Microsoft Office User" w:date="2019-12-18T08:14:00Z">
        <w:r w:rsidRPr="001142DE">
          <w:rPr>
            <w:rFonts w:cs="Arial"/>
            <w:lang w:val="en-US"/>
          </w:rPr>
          <w:t>Activity</w:t>
        </w:r>
      </w:ins>
    </w:p>
    <w:p w14:paraId="1171FC54" w14:textId="77777777" w:rsidR="004D6A0D" w:rsidRDefault="004D6A0D" w:rsidP="004D6A0D">
      <w:pPr>
        <w:pStyle w:val="ListParagraph"/>
        <w:rPr>
          <w:ins w:id="912" w:author="Microsoft Office User" w:date="2019-12-18T08:28:00Z"/>
          <w:rFonts w:cs="Arial"/>
          <w:lang w:val="en-US"/>
        </w:rPr>
        <w:pPrChange w:id="913" w:author="Microsoft Office User" w:date="2019-12-18T08:32:00Z">
          <w:pPr>
            <w:pStyle w:val="ListParagraph"/>
            <w:numPr>
              <w:numId w:val="79"/>
            </w:numPr>
            <w:ind w:hanging="360"/>
          </w:pPr>
        </w:pPrChange>
      </w:pPr>
    </w:p>
    <w:p w14:paraId="76AEDFF2" w14:textId="209F452D" w:rsidR="004D6A0D" w:rsidRDefault="004D6A0D" w:rsidP="004D6A0D">
      <w:pPr>
        <w:rPr>
          <w:ins w:id="914" w:author="Microsoft Office User" w:date="2019-12-18T08:29:00Z"/>
          <w:rFonts w:cs="Arial"/>
          <w:lang w:val="en-US"/>
        </w:rPr>
        <w:pPrChange w:id="915" w:author="Microsoft Office User" w:date="2019-12-18T08:28:00Z">
          <w:pPr>
            <w:pStyle w:val="ListParagraph"/>
            <w:numPr>
              <w:numId w:val="79"/>
            </w:numPr>
            <w:ind w:hanging="360"/>
          </w:pPr>
        </w:pPrChange>
      </w:pPr>
      <w:ins w:id="916" w:author="Microsoft Office User" w:date="2019-12-18T08:28:00Z">
        <w:r>
          <w:rPr>
            <w:rFonts w:cs="Arial"/>
            <w:lang w:val="en-US"/>
          </w:rPr>
          <w:t>DOY and DOM time formats are supported</w:t>
        </w:r>
      </w:ins>
      <w:ins w:id="917" w:author="Microsoft Office User" w:date="2019-12-18T08:31:00Z">
        <w:r>
          <w:rPr>
            <w:rFonts w:cs="Arial"/>
            <w:lang w:val="en-US"/>
          </w:rPr>
          <w:t xml:space="preserve"> in CSV</w:t>
        </w:r>
      </w:ins>
      <w:ins w:id="918" w:author="Microsoft Office User" w:date="2019-12-18T08:29:00Z">
        <w:r>
          <w:rPr>
            <w:rFonts w:cs="Arial"/>
            <w:lang w:val="en-US"/>
          </w:rPr>
          <w:t>. Here are examples of time formats:</w:t>
        </w:r>
      </w:ins>
    </w:p>
    <w:p w14:paraId="1180C1DA" w14:textId="448E42A3" w:rsidR="004D6A0D" w:rsidRPr="004D6A0D" w:rsidRDefault="004D6A0D" w:rsidP="004D6A0D">
      <w:pPr>
        <w:pStyle w:val="ListParagraph"/>
        <w:numPr>
          <w:ilvl w:val="0"/>
          <w:numId w:val="81"/>
        </w:numPr>
        <w:rPr>
          <w:ins w:id="919" w:author="Microsoft Office User" w:date="2019-12-18T08:29:00Z"/>
          <w:rFonts w:cs="Arial"/>
          <w:lang w:val="en-US"/>
        </w:rPr>
        <w:pPrChange w:id="920" w:author="Microsoft Office User" w:date="2019-12-18T08:31:00Z">
          <w:pPr>
            <w:pStyle w:val="ListParagraph"/>
            <w:numPr>
              <w:numId w:val="79"/>
            </w:numPr>
            <w:ind w:hanging="360"/>
          </w:pPr>
        </w:pPrChange>
      </w:pPr>
      <w:ins w:id="921" w:author="Microsoft Office User" w:date="2019-12-18T08:29:00Z">
        <w:r>
          <w:rPr>
            <w:rFonts w:cs="Arial"/>
            <w:lang w:val="en-US"/>
          </w:rPr>
          <w:t>DOY</w:t>
        </w:r>
      </w:ins>
      <w:ins w:id="922" w:author="Microsoft Office User" w:date="2019-12-18T08:31:00Z">
        <w:r>
          <w:rPr>
            <w:rFonts w:cs="Arial"/>
            <w:lang w:val="en-US"/>
          </w:rPr>
          <w:t>:</w:t>
        </w:r>
      </w:ins>
      <w:ins w:id="923" w:author="Microsoft Office User" w:date="2019-12-18T08:29:00Z">
        <w:r w:rsidRPr="004D6A0D">
          <w:rPr>
            <w:rFonts w:cs="Arial"/>
            <w:lang w:val="en-US"/>
          </w:rPr>
          <w:t xml:space="preserve"> 2020-363T00:00:00.000</w:t>
        </w:r>
      </w:ins>
    </w:p>
    <w:p w14:paraId="22C26BB5" w14:textId="25F70B1C" w:rsidR="004D6A0D" w:rsidRDefault="004D6A0D" w:rsidP="004D6A0D">
      <w:pPr>
        <w:pStyle w:val="ListParagraph"/>
        <w:numPr>
          <w:ilvl w:val="0"/>
          <w:numId w:val="81"/>
        </w:numPr>
        <w:rPr>
          <w:ins w:id="924" w:author="Microsoft Office User" w:date="2019-12-18T08:32:00Z"/>
          <w:rFonts w:cs="Arial"/>
          <w:lang w:val="en-US"/>
        </w:rPr>
        <w:pPrChange w:id="925" w:author="Microsoft Office User" w:date="2019-12-18T08:28:00Z">
          <w:pPr>
            <w:pStyle w:val="ListParagraph"/>
            <w:numPr>
              <w:numId w:val="79"/>
            </w:numPr>
            <w:ind w:hanging="360"/>
          </w:pPr>
        </w:pPrChange>
      </w:pPr>
      <w:ins w:id="926" w:author="Microsoft Office User" w:date="2019-12-18T08:30:00Z">
        <w:r w:rsidRPr="004D6A0D">
          <w:rPr>
            <w:rFonts w:cs="Arial"/>
            <w:lang w:val="en-US"/>
          </w:rPr>
          <w:t>DOM: 2020-12-20T20:00:00.000</w:t>
        </w:r>
      </w:ins>
    </w:p>
    <w:p w14:paraId="5CE9DD1C" w14:textId="77777777" w:rsidR="004D6A0D" w:rsidRPr="004D6A0D" w:rsidRDefault="004D6A0D" w:rsidP="004D6A0D">
      <w:pPr>
        <w:pStyle w:val="ListParagraph"/>
        <w:rPr>
          <w:ins w:id="927" w:author="Microsoft Office User" w:date="2019-12-18T08:14:00Z"/>
          <w:rFonts w:cs="Arial"/>
          <w:lang w:val="en-US"/>
        </w:rPr>
        <w:pPrChange w:id="928" w:author="Microsoft Office User" w:date="2019-12-18T08:32:00Z">
          <w:pPr>
            <w:pStyle w:val="ListParagraph"/>
            <w:numPr>
              <w:numId w:val="79"/>
            </w:numPr>
            <w:ind w:hanging="360"/>
          </w:pPr>
        </w:pPrChange>
      </w:pPr>
    </w:p>
    <w:p w14:paraId="21364AD6" w14:textId="7D0F14CC" w:rsidR="00B24D9A" w:rsidRDefault="00B24D9A" w:rsidP="00B24D9A">
      <w:pPr>
        <w:rPr>
          <w:ins w:id="929" w:author="Microsoft Office User" w:date="2019-12-18T08:14:00Z"/>
          <w:rFonts w:cs="Arial"/>
          <w:lang w:val="en-US"/>
        </w:rPr>
      </w:pPr>
      <w:ins w:id="930" w:author="Microsoft Office User" w:date="2019-12-18T08:14:00Z">
        <w:r>
          <w:rPr>
            <w:rFonts w:cs="Arial"/>
            <w:lang w:val="en-US"/>
          </w:rPr>
          <w:t xml:space="preserve">CSV </w:t>
        </w:r>
      </w:ins>
      <w:ins w:id="931" w:author="Microsoft Office User" w:date="2019-12-18T08:16:00Z">
        <w:r>
          <w:rPr>
            <w:rFonts w:cs="Arial"/>
            <w:lang w:val="en-US"/>
          </w:rPr>
          <w:t>headers</w:t>
        </w:r>
      </w:ins>
      <w:ins w:id="932" w:author="Microsoft Office User" w:date="2019-12-18T08:14:00Z">
        <w:r>
          <w:rPr>
            <w:rFonts w:cs="Arial"/>
            <w:lang w:val="en-US"/>
          </w:rPr>
          <w:t xml:space="preserve"> </w:t>
        </w:r>
      </w:ins>
      <w:ins w:id="933" w:author="Microsoft Office User" w:date="2019-12-18T08:51:00Z">
        <w:r w:rsidR="00B24009">
          <w:rPr>
            <w:rFonts w:cs="Arial"/>
            <w:lang w:val="en-US"/>
          </w:rPr>
          <w:t xml:space="preserve">required </w:t>
        </w:r>
      </w:ins>
      <w:ins w:id="934" w:author="Microsoft Office User" w:date="2019-12-18T08:14:00Z">
        <w:r>
          <w:rPr>
            <w:rFonts w:cs="Arial"/>
            <w:lang w:val="en-US"/>
          </w:rPr>
          <w:t>for Raven to graph states and numeric plots</w:t>
        </w:r>
      </w:ins>
      <w:ins w:id="935" w:author="Microsoft Office User" w:date="2019-12-19T09:21:00Z">
        <w:r w:rsidR="008D0EF7">
          <w:rPr>
            <w:rFonts w:cs="Arial"/>
            <w:lang w:val="en-US"/>
          </w:rPr>
          <w:t xml:space="preserve"> unless a mapping file is provided</w:t>
        </w:r>
      </w:ins>
      <w:ins w:id="936" w:author="Microsoft Office User" w:date="2019-12-18T08:14:00Z">
        <w:r>
          <w:rPr>
            <w:rFonts w:cs="Arial"/>
            <w:lang w:val="en-US"/>
          </w:rPr>
          <w:t>:</w:t>
        </w:r>
      </w:ins>
    </w:p>
    <w:p w14:paraId="3AE1BE4C" w14:textId="6034CD69" w:rsidR="00B24D9A" w:rsidRPr="001142DE" w:rsidRDefault="00B24D9A" w:rsidP="00B24D9A">
      <w:pPr>
        <w:pStyle w:val="ListParagraph"/>
        <w:numPr>
          <w:ilvl w:val="0"/>
          <w:numId w:val="80"/>
        </w:numPr>
        <w:rPr>
          <w:ins w:id="937" w:author="Microsoft Office User" w:date="2019-12-18T08:14:00Z"/>
          <w:rFonts w:cs="Arial"/>
          <w:lang w:val="en-US"/>
        </w:rPr>
      </w:pPr>
      <w:ins w:id="938" w:author="Microsoft Office User" w:date="2019-12-18T08:14:00Z">
        <w:r w:rsidRPr="001142DE">
          <w:rPr>
            <w:rFonts w:cs="Arial"/>
            <w:lang w:val="en-US"/>
          </w:rPr>
          <w:t>Data Timestamp</w:t>
        </w:r>
      </w:ins>
      <w:ins w:id="939" w:author="Microsoft Office User" w:date="2019-12-18T08:22:00Z">
        <w:r>
          <w:rPr>
            <w:rFonts w:cs="Arial"/>
            <w:lang w:val="en-US"/>
          </w:rPr>
          <w:t xml:space="preserve"> (required)</w:t>
        </w:r>
      </w:ins>
    </w:p>
    <w:p w14:paraId="014E3930" w14:textId="64B92755" w:rsidR="00B24D9A" w:rsidRDefault="00B24D9A" w:rsidP="00B24D9A">
      <w:pPr>
        <w:pStyle w:val="ListParagraph"/>
        <w:numPr>
          <w:ilvl w:val="0"/>
          <w:numId w:val="80"/>
        </w:numPr>
        <w:rPr>
          <w:ins w:id="940" w:author="Microsoft Office User" w:date="2019-12-18T08:25:00Z"/>
          <w:rFonts w:cs="Arial"/>
          <w:lang w:val="en-US"/>
        </w:rPr>
      </w:pPr>
      <w:ins w:id="941" w:author="Microsoft Office User" w:date="2019-12-18T08:14:00Z">
        <w:r w:rsidRPr="001142DE">
          <w:rPr>
            <w:rFonts w:cs="Arial"/>
            <w:lang w:val="en-US"/>
          </w:rPr>
          <w:t>Data Value</w:t>
        </w:r>
      </w:ins>
      <w:ins w:id="942" w:author="Microsoft Office User" w:date="2019-12-18T08:22:00Z">
        <w:r>
          <w:rPr>
            <w:rFonts w:cs="Arial"/>
            <w:lang w:val="en-US"/>
          </w:rPr>
          <w:t xml:space="preserve"> (required)</w:t>
        </w:r>
      </w:ins>
    </w:p>
    <w:p w14:paraId="69974D22" w14:textId="05E8D6CC" w:rsidR="004D6A0D" w:rsidRDefault="004D6A0D" w:rsidP="00B24D9A">
      <w:pPr>
        <w:pStyle w:val="ListParagraph"/>
        <w:numPr>
          <w:ilvl w:val="0"/>
          <w:numId w:val="80"/>
        </w:numPr>
        <w:rPr>
          <w:ins w:id="943" w:author="Microsoft Office User" w:date="2019-12-18T08:32:00Z"/>
          <w:rFonts w:cs="Arial"/>
          <w:lang w:val="en-US"/>
        </w:rPr>
      </w:pPr>
      <w:ins w:id="944" w:author="Microsoft Office User" w:date="2019-12-18T08:25:00Z">
        <w:r>
          <w:rPr>
            <w:rFonts w:cs="Arial"/>
            <w:lang w:val="en-US"/>
          </w:rPr>
          <w:lastRenderedPageBreak/>
          <w:t>type (optional, type supported are float, integer</w:t>
        </w:r>
      </w:ins>
      <w:ins w:id="945" w:author="Microsoft Office User" w:date="2019-12-18T09:27:00Z">
        <w:r w:rsidR="00260B3E">
          <w:rPr>
            <w:rFonts w:cs="Arial"/>
            <w:lang w:val="en-US"/>
          </w:rPr>
          <w:t>, string)</w:t>
        </w:r>
      </w:ins>
    </w:p>
    <w:p w14:paraId="67521256" w14:textId="5084F2F3" w:rsidR="004D6A0D" w:rsidRDefault="004D6A0D" w:rsidP="004D6A0D">
      <w:pPr>
        <w:pStyle w:val="ListParagraph"/>
        <w:numPr>
          <w:ilvl w:val="1"/>
          <w:numId w:val="80"/>
        </w:numPr>
        <w:rPr>
          <w:ins w:id="946" w:author="Microsoft Office User" w:date="2019-12-18T08:46:00Z"/>
          <w:rFonts w:cs="Arial"/>
          <w:lang w:val="en-US"/>
        </w:rPr>
        <w:pPrChange w:id="947" w:author="Microsoft Office User" w:date="2019-12-18T08:33:00Z">
          <w:pPr>
            <w:pStyle w:val="ListParagraph"/>
            <w:numPr>
              <w:numId w:val="80"/>
            </w:numPr>
            <w:ind w:hanging="360"/>
          </w:pPr>
        </w:pPrChange>
      </w:pPr>
      <w:ins w:id="948" w:author="Microsoft Office User" w:date="2019-12-18T08:32:00Z">
        <w:r>
          <w:rPr>
            <w:rFonts w:cs="Arial"/>
            <w:lang w:val="en-US"/>
          </w:rPr>
          <w:t>If ‘type’ is not specified, the type is inferred from the value</w:t>
        </w:r>
      </w:ins>
    </w:p>
    <w:p w14:paraId="63028BD7" w14:textId="05B26592" w:rsidR="00B24009" w:rsidRDefault="00B24009" w:rsidP="00B24009">
      <w:pPr>
        <w:pStyle w:val="ListParagraph"/>
        <w:numPr>
          <w:ilvl w:val="0"/>
          <w:numId w:val="80"/>
        </w:numPr>
        <w:rPr>
          <w:ins w:id="949" w:author="Microsoft Office User" w:date="2019-12-18T08:46:00Z"/>
          <w:rFonts w:cs="Arial"/>
          <w:lang w:val="en-US"/>
        </w:rPr>
      </w:pPr>
      <w:ins w:id="950" w:author="Microsoft Office User" w:date="2019-12-18T08:47:00Z">
        <w:r>
          <w:rPr>
            <w:rFonts w:cs="Arial"/>
            <w:lang w:val="en-US"/>
          </w:rPr>
          <w:t>i</w:t>
        </w:r>
      </w:ins>
      <w:ins w:id="951" w:author="Microsoft Office User" w:date="2019-12-18T08:46:00Z">
        <w:r>
          <w:rPr>
            <w:rFonts w:cs="Arial"/>
            <w:lang w:val="en-US"/>
          </w:rPr>
          <w:t>nterpolation (optional</w:t>
        </w:r>
      </w:ins>
      <w:ins w:id="952" w:author="Microsoft Office User" w:date="2019-12-18T09:26:00Z">
        <w:r w:rsidR="00260B3E">
          <w:rPr>
            <w:rFonts w:cs="Arial"/>
            <w:lang w:val="en-US"/>
          </w:rPr>
          <w:t xml:space="preserve">, </w:t>
        </w:r>
      </w:ins>
      <w:ins w:id="953" w:author="Microsoft Office User" w:date="2019-12-18T09:27:00Z">
        <w:r w:rsidR="00260B3E">
          <w:rPr>
            <w:rFonts w:cs="Arial"/>
            <w:lang w:val="en-US"/>
          </w:rPr>
          <w:t xml:space="preserve">constant or linear, </w:t>
        </w:r>
      </w:ins>
      <w:ins w:id="954" w:author="Microsoft Office User" w:date="2019-12-18T09:26:00Z">
        <w:r w:rsidR="00260B3E">
          <w:rPr>
            <w:rFonts w:cs="Arial"/>
            <w:lang w:val="en-US"/>
          </w:rPr>
          <w:t>default ‘constant’</w:t>
        </w:r>
      </w:ins>
      <w:ins w:id="955" w:author="Microsoft Office User" w:date="2019-12-18T08:46:00Z">
        <w:r>
          <w:rPr>
            <w:rFonts w:cs="Arial"/>
            <w:lang w:val="en-US"/>
          </w:rPr>
          <w:t>)</w:t>
        </w:r>
      </w:ins>
    </w:p>
    <w:p w14:paraId="4AE05C62" w14:textId="5310EB1D" w:rsidR="00B24009" w:rsidRDefault="00B24009" w:rsidP="00B24009">
      <w:pPr>
        <w:pStyle w:val="ListParagraph"/>
        <w:numPr>
          <w:ilvl w:val="0"/>
          <w:numId w:val="80"/>
        </w:numPr>
        <w:rPr>
          <w:ins w:id="956" w:author="Microsoft Office User" w:date="2019-12-18T08:47:00Z"/>
          <w:rFonts w:cs="Arial"/>
          <w:lang w:val="en-US"/>
        </w:rPr>
      </w:pPr>
      <w:ins w:id="957" w:author="Microsoft Office User" w:date="2019-12-18T08:47:00Z">
        <w:r>
          <w:rPr>
            <w:rFonts w:cs="Arial"/>
            <w:lang w:val="en-US"/>
          </w:rPr>
          <w:t>unit (optional)</w:t>
        </w:r>
      </w:ins>
    </w:p>
    <w:p w14:paraId="075E9899" w14:textId="0BC9BC4E" w:rsidR="00B24009" w:rsidRDefault="00B24009" w:rsidP="00B24009">
      <w:pPr>
        <w:pStyle w:val="ListParagraph"/>
        <w:numPr>
          <w:ilvl w:val="0"/>
          <w:numId w:val="80"/>
        </w:numPr>
        <w:rPr>
          <w:ins w:id="958" w:author="Microsoft Office User" w:date="2019-12-18T08:47:00Z"/>
          <w:rFonts w:cs="Arial"/>
          <w:lang w:val="en-US"/>
        </w:rPr>
      </w:pPr>
      <w:proofErr w:type="spellStart"/>
      <w:ins w:id="959" w:author="Microsoft Office User" w:date="2019-12-18T08:47:00Z">
        <w:r>
          <w:rPr>
            <w:rFonts w:cs="Arial"/>
            <w:lang w:val="en-US"/>
          </w:rPr>
          <w:t>possibleStates</w:t>
        </w:r>
        <w:proofErr w:type="spellEnd"/>
        <w:r>
          <w:rPr>
            <w:rFonts w:cs="Arial"/>
            <w:lang w:val="en-US"/>
          </w:rPr>
          <w:t xml:space="preserve"> (optional)</w:t>
        </w:r>
      </w:ins>
    </w:p>
    <w:p w14:paraId="4B18A6F4" w14:textId="07354CE0" w:rsidR="00B24009" w:rsidRDefault="00B24009" w:rsidP="00B24009">
      <w:pPr>
        <w:pStyle w:val="ListParagraph"/>
        <w:numPr>
          <w:ilvl w:val="0"/>
          <w:numId w:val="80"/>
        </w:numPr>
        <w:rPr>
          <w:ins w:id="960" w:author="Microsoft Office User" w:date="2019-12-18T08:47:00Z"/>
          <w:rFonts w:cs="Arial"/>
          <w:lang w:val="en-US"/>
        </w:rPr>
      </w:pPr>
      <w:proofErr w:type="spellStart"/>
      <w:ins w:id="961" w:author="Microsoft Office User" w:date="2019-12-18T08:47:00Z">
        <w:r>
          <w:rPr>
            <w:rFonts w:cs="Arial"/>
            <w:lang w:val="en-US"/>
          </w:rPr>
          <w:t>minLimit</w:t>
        </w:r>
        <w:proofErr w:type="spellEnd"/>
        <w:r>
          <w:rPr>
            <w:rFonts w:cs="Arial"/>
            <w:lang w:val="en-US"/>
          </w:rPr>
          <w:t xml:space="preserve"> (optional)</w:t>
        </w:r>
      </w:ins>
    </w:p>
    <w:p w14:paraId="5549B1C2" w14:textId="22D2E858" w:rsidR="00B24009" w:rsidRDefault="00B24009" w:rsidP="00B24009">
      <w:pPr>
        <w:pStyle w:val="ListParagraph"/>
        <w:numPr>
          <w:ilvl w:val="0"/>
          <w:numId w:val="80"/>
        </w:numPr>
        <w:rPr>
          <w:ins w:id="962" w:author="Microsoft Office User" w:date="2019-12-18T08:25:00Z"/>
          <w:rFonts w:cs="Arial"/>
          <w:lang w:val="en-US"/>
        </w:rPr>
      </w:pPr>
      <w:proofErr w:type="spellStart"/>
      <w:ins w:id="963" w:author="Microsoft Office User" w:date="2019-12-18T08:47:00Z">
        <w:r>
          <w:rPr>
            <w:rFonts w:cs="Arial"/>
            <w:lang w:val="en-US"/>
          </w:rPr>
          <w:t>maxLimit</w:t>
        </w:r>
        <w:proofErr w:type="spellEnd"/>
        <w:r>
          <w:rPr>
            <w:rFonts w:cs="Arial"/>
            <w:lang w:val="en-US"/>
          </w:rPr>
          <w:t xml:space="preserve"> (optional)</w:t>
        </w:r>
      </w:ins>
    </w:p>
    <w:p w14:paraId="12D456AA" w14:textId="77777777" w:rsidR="004D6A0D" w:rsidRPr="004D6A0D" w:rsidRDefault="004D6A0D" w:rsidP="004D6A0D">
      <w:pPr>
        <w:rPr>
          <w:ins w:id="964" w:author="Microsoft Office User" w:date="2019-12-18T08:14:00Z"/>
          <w:rFonts w:cs="Arial"/>
          <w:lang w:val="en-US"/>
        </w:rPr>
        <w:pPrChange w:id="965" w:author="Microsoft Office User" w:date="2019-12-18T08:26:00Z">
          <w:pPr>
            <w:pStyle w:val="ListParagraph"/>
            <w:numPr>
              <w:numId w:val="80"/>
            </w:numPr>
            <w:ind w:hanging="360"/>
          </w:pPr>
        </w:pPrChange>
      </w:pPr>
    </w:p>
    <w:p w14:paraId="30F4962B" w14:textId="043D90AF" w:rsidR="00B24D9A" w:rsidRDefault="00B24D9A" w:rsidP="00B24D9A">
      <w:pPr>
        <w:rPr>
          <w:ins w:id="966" w:author="Microsoft Office User" w:date="2019-12-18T08:14:00Z"/>
          <w:rFonts w:cs="Arial"/>
          <w:lang w:val="en-US"/>
        </w:rPr>
      </w:pPr>
      <w:ins w:id="967" w:author="Microsoft Office User" w:date="2019-12-18T08:14:00Z">
        <w:r>
          <w:rPr>
            <w:rFonts w:cs="Arial"/>
            <w:lang w:val="en-US"/>
          </w:rPr>
          <w:t xml:space="preserve">CSV </w:t>
        </w:r>
      </w:ins>
      <w:ins w:id="968" w:author="Microsoft Office User" w:date="2019-12-18T08:16:00Z">
        <w:r>
          <w:rPr>
            <w:rFonts w:cs="Arial"/>
            <w:lang w:val="en-US"/>
          </w:rPr>
          <w:t>headers</w:t>
        </w:r>
      </w:ins>
      <w:ins w:id="969" w:author="Microsoft Office User" w:date="2019-12-18T08:14:00Z">
        <w:r>
          <w:rPr>
            <w:rFonts w:cs="Arial"/>
            <w:lang w:val="en-US"/>
          </w:rPr>
          <w:t xml:space="preserve"> </w:t>
        </w:r>
      </w:ins>
      <w:ins w:id="970" w:author="Microsoft Office User" w:date="2019-12-18T08:51:00Z">
        <w:r w:rsidR="00B24009">
          <w:rPr>
            <w:rFonts w:cs="Arial"/>
            <w:lang w:val="en-US"/>
          </w:rPr>
          <w:t xml:space="preserve">required </w:t>
        </w:r>
      </w:ins>
      <w:ins w:id="971" w:author="Microsoft Office User" w:date="2019-12-18T08:14:00Z">
        <w:r>
          <w:rPr>
            <w:rFonts w:cs="Arial"/>
            <w:lang w:val="en-US"/>
          </w:rPr>
          <w:t>for Raven to graph activities</w:t>
        </w:r>
      </w:ins>
      <w:ins w:id="972" w:author="Microsoft Office User" w:date="2019-12-19T09:21:00Z">
        <w:r w:rsidR="008D0EF7">
          <w:rPr>
            <w:rFonts w:cs="Arial"/>
            <w:lang w:val="en-US"/>
          </w:rPr>
          <w:t xml:space="preserve"> unless a mapping file is provided</w:t>
        </w:r>
      </w:ins>
      <w:ins w:id="973" w:author="Microsoft Office User" w:date="2019-12-18T08:14:00Z">
        <w:r>
          <w:rPr>
            <w:rFonts w:cs="Arial"/>
            <w:lang w:val="en-US"/>
          </w:rPr>
          <w:t>:</w:t>
        </w:r>
      </w:ins>
    </w:p>
    <w:p w14:paraId="3231BE26" w14:textId="2E26E130" w:rsidR="00B24D9A" w:rsidRPr="001142DE" w:rsidRDefault="00B24D9A" w:rsidP="00B24D9A">
      <w:pPr>
        <w:pStyle w:val="ListParagraph"/>
        <w:numPr>
          <w:ilvl w:val="0"/>
          <w:numId w:val="80"/>
        </w:numPr>
        <w:rPr>
          <w:ins w:id="974" w:author="Microsoft Office User" w:date="2019-12-18T08:14:00Z"/>
          <w:rFonts w:cs="Arial"/>
          <w:lang w:val="en-US"/>
        </w:rPr>
      </w:pPr>
      <w:proofErr w:type="spellStart"/>
      <w:ins w:id="975" w:author="Microsoft Office User" w:date="2019-12-18T08:14:00Z">
        <w:r>
          <w:rPr>
            <w:rFonts w:cs="Arial"/>
            <w:lang w:val="en-US"/>
          </w:rPr>
          <w:t>Tstart</w:t>
        </w:r>
        <w:proofErr w:type="spellEnd"/>
        <w:r>
          <w:rPr>
            <w:rFonts w:cs="Arial"/>
            <w:lang w:val="en-US"/>
          </w:rPr>
          <w:t xml:space="preserve"> Assigned</w:t>
        </w:r>
      </w:ins>
      <w:ins w:id="976" w:author="Microsoft Office User" w:date="2019-12-18T08:22:00Z">
        <w:r>
          <w:rPr>
            <w:rFonts w:cs="Arial"/>
            <w:lang w:val="en-US"/>
          </w:rPr>
          <w:t xml:space="preserve"> (required)</w:t>
        </w:r>
      </w:ins>
    </w:p>
    <w:p w14:paraId="39588492" w14:textId="2499CB33" w:rsidR="00B24D9A" w:rsidRDefault="00B24D9A" w:rsidP="00B24D9A">
      <w:pPr>
        <w:pStyle w:val="ListParagraph"/>
        <w:numPr>
          <w:ilvl w:val="0"/>
          <w:numId w:val="80"/>
        </w:numPr>
        <w:rPr>
          <w:ins w:id="977" w:author="Microsoft Office User" w:date="2019-12-18T08:14:00Z"/>
          <w:rFonts w:cs="Arial"/>
          <w:lang w:val="en-US"/>
        </w:rPr>
      </w:pPr>
      <w:proofErr w:type="spellStart"/>
      <w:ins w:id="978" w:author="Microsoft Office User" w:date="2019-12-18T08:14:00Z">
        <w:r>
          <w:rPr>
            <w:rFonts w:cs="Arial"/>
            <w:lang w:val="en-US"/>
          </w:rPr>
          <w:t>Tend</w:t>
        </w:r>
        <w:proofErr w:type="spellEnd"/>
        <w:r>
          <w:rPr>
            <w:rFonts w:cs="Arial"/>
            <w:lang w:val="en-US"/>
          </w:rPr>
          <w:t xml:space="preserve"> Assigned</w:t>
        </w:r>
      </w:ins>
      <w:ins w:id="979" w:author="Microsoft Office User" w:date="2019-12-18T08:22:00Z">
        <w:r>
          <w:rPr>
            <w:rFonts w:cs="Arial"/>
            <w:lang w:val="en-US"/>
          </w:rPr>
          <w:t xml:space="preserve"> (required)</w:t>
        </w:r>
      </w:ins>
    </w:p>
    <w:p w14:paraId="13E29F2F" w14:textId="3B15386C" w:rsidR="00B24D9A" w:rsidRDefault="00B24D9A" w:rsidP="00B24D9A">
      <w:pPr>
        <w:pStyle w:val="ListParagraph"/>
        <w:numPr>
          <w:ilvl w:val="0"/>
          <w:numId w:val="80"/>
        </w:numPr>
        <w:rPr>
          <w:ins w:id="980" w:author="Microsoft Office User" w:date="2019-12-18T08:24:00Z"/>
          <w:rFonts w:cs="Arial"/>
          <w:lang w:val="en-US"/>
        </w:rPr>
      </w:pPr>
      <w:ins w:id="981" w:author="Microsoft Office User" w:date="2019-12-18T08:14:00Z">
        <w:r>
          <w:rPr>
            <w:rFonts w:cs="Arial"/>
            <w:lang w:val="en-US"/>
          </w:rPr>
          <w:t>Activity Name</w:t>
        </w:r>
      </w:ins>
      <w:ins w:id="982" w:author="Microsoft Office User" w:date="2019-12-18T08:22:00Z">
        <w:r>
          <w:rPr>
            <w:rFonts w:cs="Arial"/>
            <w:lang w:val="en-US"/>
          </w:rPr>
          <w:t xml:space="preserve"> (required)</w:t>
        </w:r>
      </w:ins>
    </w:p>
    <w:p w14:paraId="3EB1F3E3" w14:textId="44AC7F8D" w:rsidR="004D6A0D" w:rsidRDefault="004D6A0D" w:rsidP="00B24D9A">
      <w:pPr>
        <w:pStyle w:val="ListParagraph"/>
        <w:numPr>
          <w:ilvl w:val="0"/>
          <w:numId w:val="80"/>
        </w:numPr>
        <w:rPr>
          <w:ins w:id="983" w:author="Microsoft Office User" w:date="2019-12-18T08:33:00Z"/>
          <w:rFonts w:cs="Arial"/>
          <w:lang w:val="en-US"/>
        </w:rPr>
      </w:pPr>
      <w:ins w:id="984" w:author="Microsoft Office User" w:date="2019-12-18T08:24:00Z">
        <w:r>
          <w:rPr>
            <w:rFonts w:cs="Arial"/>
            <w:lang w:val="en-US"/>
          </w:rPr>
          <w:t>Draw Type (optional</w:t>
        </w:r>
      </w:ins>
      <w:ins w:id="985" w:author="Microsoft Office User" w:date="2019-12-18T08:52:00Z">
        <w:r w:rsidR="00B24009">
          <w:rPr>
            <w:rFonts w:cs="Arial"/>
            <w:lang w:val="en-US"/>
          </w:rPr>
          <w:t xml:space="preserve">, </w:t>
        </w:r>
      </w:ins>
      <w:ins w:id="986" w:author="Microsoft Office User" w:date="2019-12-18T09:28:00Z">
        <w:r w:rsidR="00260B3E">
          <w:rPr>
            <w:rFonts w:cs="Arial"/>
            <w:lang w:val="en-US"/>
          </w:rPr>
          <w:t xml:space="preserve">circle or triangle, </w:t>
        </w:r>
      </w:ins>
      <w:ins w:id="987" w:author="Microsoft Office User" w:date="2019-12-18T08:52:00Z">
        <w:r w:rsidR="00B24009">
          <w:rPr>
            <w:rFonts w:cs="Arial"/>
            <w:lang w:val="en-US"/>
          </w:rPr>
          <w:t>default ‘circle’</w:t>
        </w:r>
      </w:ins>
      <w:ins w:id="988" w:author="Microsoft Office User" w:date="2019-12-18T08:24:00Z">
        <w:r>
          <w:rPr>
            <w:rFonts w:cs="Arial"/>
            <w:lang w:val="en-US"/>
          </w:rPr>
          <w:t>)</w:t>
        </w:r>
      </w:ins>
    </w:p>
    <w:p w14:paraId="14376B74" w14:textId="13F51AED" w:rsidR="002F201D" w:rsidRDefault="002F201D" w:rsidP="002F201D">
      <w:pPr>
        <w:pStyle w:val="ListParagraph"/>
        <w:numPr>
          <w:ilvl w:val="0"/>
          <w:numId w:val="80"/>
        </w:numPr>
        <w:rPr>
          <w:ins w:id="989" w:author="Microsoft Office User" w:date="2019-12-18T08:35:00Z"/>
          <w:rFonts w:cs="Arial"/>
          <w:lang w:val="en-US"/>
        </w:rPr>
      </w:pPr>
      <w:ins w:id="990" w:author="Microsoft Office User" w:date="2019-12-18T08:36:00Z">
        <w:r>
          <w:rPr>
            <w:rFonts w:cs="Arial"/>
            <w:lang w:val="en-US"/>
          </w:rPr>
          <w:t>l</w:t>
        </w:r>
      </w:ins>
      <w:ins w:id="991" w:author="Microsoft Office User" w:date="2019-12-18T08:35:00Z">
        <w:r>
          <w:rPr>
            <w:rFonts w:cs="Arial"/>
            <w:lang w:val="en-US"/>
          </w:rPr>
          <w:t>egend (optional</w:t>
        </w:r>
      </w:ins>
      <w:ins w:id="992" w:author="Microsoft Office User" w:date="2019-12-18T08:52:00Z">
        <w:r w:rsidR="00B24009">
          <w:rPr>
            <w:rFonts w:cs="Arial"/>
            <w:lang w:val="en-US"/>
          </w:rPr>
          <w:t>, default same as source name</w:t>
        </w:r>
      </w:ins>
      <w:ins w:id="993" w:author="Microsoft Office User" w:date="2019-12-18T08:35:00Z">
        <w:r>
          <w:rPr>
            <w:rFonts w:cs="Arial"/>
            <w:lang w:val="en-US"/>
          </w:rPr>
          <w:t>)</w:t>
        </w:r>
      </w:ins>
    </w:p>
    <w:p w14:paraId="2E164145" w14:textId="43E4AB4B" w:rsidR="002F201D" w:rsidRDefault="002F201D" w:rsidP="002F201D">
      <w:pPr>
        <w:pStyle w:val="ListParagraph"/>
        <w:numPr>
          <w:ilvl w:val="0"/>
          <w:numId w:val="80"/>
        </w:numPr>
        <w:rPr>
          <w:ins w:id="994" w:author="Microsoft Office User" w:date="2019-12-18T08:36:00Z"/>
          <w:rFonts w:cs="Arial"/>
          <w:lang w:val="en-US"/>
        </w:rPr>
      </w:pPr>
      <w:ins w:id="995" w:author="Microsoft Office User" w:date="2019-12-18T08:35:00Z">
        <w:r>
          <w:rPr>
            <w:rFonts w:cs="Arial"/>
            <w:lang w:val="en-US"/>
          </w:rPr>
          <w:t xml:space="preserve">Color </w:t>
        </w:r>
      </w:ins>
      <w:ins w:id="996" w:author="Microsoft Office User" w:date="2019-12-18T08:36:00Z">
        <w:r>
          <w:rPr>
            <w:rFonts w:cs="Arial"/>
            <w:lang w:val="en-US"/>
          </w:rPr>
          <w:t>(optional)</w:t>
        </w:r>
      </w:ins>
    </w:p>
    <w:p w14:paraId="7FD25A71" w14:textId="58336F32" w:rsidR="002F201D" w:rsidRDefault="002F201D" w:rsidP="002F201D">
      <w:pPr>
        <w:pStyle w:val="ListParagraph"/>
        <w:numPr>
          <w:ilvl w:val="0"/>
          <w:numId w:val="80"/>
        </w:numPr>
        <w:rPr>
          <w:ins w:id="997" w:author="Microsoft Office User" w:date="2019-12-18T08:36:00Z"/>
          <w:rFonts w:cs="Arial"/>
          <w:lang w:val="en-US"/>
        </w:rPr>
      </w:pPr>
      <w:ins w:id="998" w:author="Microsoft Office User" w:date="2019-12-18T08:36:00Z">
        <w:r>
          <w:rPr>
            <w:rFonts w:cs="Arial"/>
            <w:lang w:val="en-US"/>
          </w:rPr>
          <w:t>Activity Parameters (optional)</w:t>
        </w:r>
      </w:ins>
    </w:p>
    <w:p w14:paraId="646A8EEE" w14:textId="483DBA97" w:rsidR="002F201D" w:rsidRDefault="002F201D" w:rsidP="002F201D">
      <w:pPr>
        <w:pStyle w:val="ListParagraph"/>
        <w:numPr>
          <w:ilvl w:val="0"/>
          <w:numId w:val="80"/>
        </w:numPr>
        <w:rPr>
          <w:ins w:id="999" w:author="Microsoft Office User" w:date="2019-12-18T08:48:00Z"/>
          <w:rFonts w:cs="Arial"/>
          <w:lang w:val="en-US"/>
        </w:rPr>
      </w:pPr>
      <w:ins w:id="1000" w:author="Microsoft Office User" w:date="2019-12-18T08:36:00Z">
        <w:r>
          <w:rPr>
            <w:rFonts w:cs="Arial"/>
            <w:lang w:val="en-US"/>
          </w:rPr>
          <w:t>Activity Metadata (optional)</w:t>
        </w:r>
      </w:ins>
    </w:p>
    <w:p w14:paraId="10284FF0" w14:textId="2434DE6A" w:rsidR="00B24009" w:rsidRDefault="00B24009" w:rsidP="00B24009">
      <w:pPr>
        <w:pStyle w:val="ListParagraph"/>
        <w:rPr>
          <w:ins w:id="1001" w:author="Microsoft Office User" w:date="2019-12-18T08:35:00Z"/>
          <w:rFonts w:cs="Arial"/>
          <w:lang w:val="en-US"/>
        </w:rPr>
        <w:pPrChange w:id="1002" w:author="Microsoft Office User" w:date="2019-12-18T08:49:00Z">
          <w:pPr>
            <w:pStyle w:val="ListParagraph"/>
            <w:numPr>
              <w:numId w:val="80"/>
            </w:numPr>
            <w:ind w:hanging="360"/>
          </w:pPr>
        </w:pPrChange>
      </w:pPr>
    </w:p>
    <w:p w14:paraId="2690E4D9" w14:textId="77777777" w:rsidR="002F201D" w:rsidRPr="002F201D" w:rsidRDefault="002F201D" w:rsidP="002F201D">
      <w:pPr>
        <w:rPr>
          <w:ins w:id="1003" w:author="Microsoft Office User" w:date="2019-12-18T08:14:00Z"/>
          <w:rFonts w:cs="Arial"/>
          <w:lang w:val="en-US"/>
        </w:rPr>
        <w:pPrChange w:id="1004" w:author="Microsoft Office User" w:date="2019-12-18T08:35:00Z">
          <w:pPr>
            <w:pStyle w:val="ListParagraph"/>
            <w:numPr>
              <w:numId w:val="80"/>
            </w:numPr>
            <w:ind w:hanging="360"/>
          </w:pPr>
        </w:pPrChange>
      </w:pPr>
    </w:p>
    <w:p w14:paraId="78018A77" w14:textId="77777777" w:rsidR="00B24D9A" w:rsidRDefault="00B24D9A" w:rsidP="00B24D9A">
      <w:pPr>
        <w:rPr>
          <w:ins w:id="1005" w:author="Microsoft Office User" w:date="2019-12-18T08:14:00Z"/>
          <w:rFonts w:cs="Arial"/>
          <w:lang w:val="en-US"/>
        </w:rPr>
      </w:pPr>
    </w:p>
    <w:p w14:paraId="6E29E081" w14:textId="7199F09F" w:rsidR="00B24D9A" w:rsidRDefault="00B24D9A" w:rsidP="00B24D9A">
      <w:pPr>
        <w:rPr>
          <w:ins w:id="1006" w:author="Microsoft Office User" w:date="2019-12-18T09:47:00Z"/>
          <w:rFonts w:cs="Arial"/>
          <w:lang w:val="en-US"/>
        </w:rPr>
      </w:pPr>
      <w:ins w:id="1007" w:author="Microsoft Office User" w:date="2019-12-18T08:14:00Z">
        <w:r>
          <w:rPr>
            <w:rFonts w:cs="Arial"/>
            <w:lang w:val="en-US"/>
          </w:rPr>
          <w:t xml:space="preserve">CSV data not containing these </w:t>
        </w:r>
      </w:ins>
      <w:ins w:id="1008" w:author="Microsoft Office User" w:date="2019-12-19T09:22:00Z">
        <w:r w:rsidR="000B195C">
          <w:rPr>
            <w:rFonts w:cs="Arial"/>
            <w:lang w:val="en-US"/>
          </w:rPr>
          <w:t xml:space="preserve">required </w:t>
        </w:r>
      </w:ins>
      <w:ins w:id="1009" w:author="Microsoft Office User" w:date="2019-12-18T08:14:00Z">
        <w:r>
          <w:rPr>
            <w:rFonts w:cs="Arial"/>
            <w:lang w:val="en-US"/>
          </w:rPr>
          <w:t xml:space="preserve">column </w:t>
        </w:r>
      </w:ins>
      <w:ins w:id="1010" w:author="Microsoft Office User" w:date="2019-12-18T08:17:00Z">
        <w:r>
          <w:rPr>
            <w:rFonts w:cs="Arial"/>
            <w:lang w:val="en-US"/>
          </w:rPr>
          <w:t xml:space="preserve">headers </w:t>
        </w:r>
      </w:ins>
      <w:ins w:id="1011" w:author="Microsoft Office User" w:date="2019-12-19T09:23:00Z">
        <w:r w:rsidR="000B195C">
          <w:rPr>
            <w:rFonts w:cs="Arial"/>
            <w:lang w:val="en-US"/>
          </w:rPr>
          <w:t>needs</w:t>
        </w:r>
      </w:ins>
      <w:ins w:id="1012" w:author="Microsoft Office User" w:date="2019-12-18T08:14:00Z">
        <w:r>
          <w:rPr>
            <w:rFonts w:cs="Arial"/>
            <w:lang w:val="en-US"/>
          </w:rPr>
          <w:t xml:space="preserve"> a mapping file to map the data. </w:t>
        </w:r>
      </w:ins>
      <w:ins w:id="1013" w:author="Microsoft Office User" w:date="2019-12-18T08:19:00Z">
        <w:r>
          <w:rPr>
            <w:rFonts w:cs="Arial"/>
            <w:lang w:val="en-US"/>
          </w:rPr>
          <w:t>The ability to map your data provides a powerful way to reuse your data as is while allowing Raven to obtain the data in the format it needs for display.</w:t>
        </w:r>
      </w:ins>
      <w:ins w:id="1014" w:author="Microsoft Office User" w:date="2019-12-18T08:24:00Z">
        <w:r w:rsidR="004D6A0D">
          <w:rPr>
            <w:rFonts w:cs="Arial"/>
            <w:lang w:val="en-US"/>
          </w:rPr>
          <w:t xml:space="preserve"> Mapping files are in JSON</w:t>
        </w:r>
      </w:ins>
      <w:ins w:id="1015" w:author="Microsoft Office User" w:date="2019-12-18T09:49:00Z">
        <w:r w:rsidR="009A28C5">
          <w:rPr>
            <w:rFonts w:cs="Arial"/>
            <w:lang w:val="en-US"/>
          </w:rPr>
          <w:t xml:space="preserve"> in the following format</w:t>
        </w:r>
      </w:ins>
      <w:ins w:id="1016" w:author="Microsoft Office User" w:date="2019-12-18T09:50:00Z">
        <w:r w:rsidR="009A28C5">
          <w:rPr>
            <w:rFonts w:cs="Arial"/>
            <w:lang w:val="en-US"/>
          </w:rPr>
          <w:t>:</w:t>
        </w:r>
      </w:ins>
    </w:p>
    <w:p w14:paraId="61CE3DE8" w14:textId="77777777" w:rsidR="009A28C5" w:rsidRDefault="009A28C5" w:rsidP="00B24D9A">
      <w:pPr>
        <w:rPr>
          <w:ins w:id="1017" w:author="Microsoft Office User" w:date="2019-12-18T09:47:00Z"/>
          <w:rFonts w:cs="Arial"/>
          <w:lang w:val="en-US"/>
        </w:rPr>
      </w:pPr>
    </w:p>
    <w:p w14:paraId="205B0452"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18" w:author="Microsoft Office User" w:date="2019-12-18T09:47:00Z"/>
          <w:rFonts w:ascii="Menlo" w:hAnsi="Menlo" w:cs="Menlo"/>
          <w:color w:val="000000"/>
          <w:sz w:val="22"/>
          <w:szCs w:val="22"/>
          <w:lang w:val="en-US"/>
        </w:rPr>
      </w:pPr>
      <w:ins w:id="1019" w:author="Microsoft Office User" w:date="2019-12-18T09:47:00Z">
        <w:r>
          <w:rPr>
            <w:rFonts w:ascii="Menlo" w:hAnsi="Menlo" w:cs="Menlo"/>
            <w:color w:val="000000"/>
            <w:sz w:val="22"/>
            <w:szCs w:val="22"/>
            <w:lang w:val="en-US"/>
          </w:rPr>
          <w:t>[</w:t>
        </w:r>
      </w:ins>
    </w:p>
    <w:p w14:paraId="5EC1802D" w14:textId="03E35772"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20" w:author="Microsoft Office User" w:date="2019-12-18T09:47:00Z"/>
          <w:rFonts w:ascii="Menlo" w:hAnsi="Menlo" w:cs="Menlo"/>
          <w:color w:val="000000"/>
          <w:sz w:val="22"/>
          <w:szCs w:val="22"/>
          <w:lang w:val="en-US"/>
        </w:rPr>
      </w:pPr>
      <w:ins w:id="1021" w:author="Microsoft Office User" w:date="2019-12-18T09:50:00Z">
        <w:r>
          <w:rPr>
            <w:rFonts w:ascii="Menlo" w:hAnsi="Menlo" w:cs="Menlo"/>
            <w:color w:val="000000"/>
            <w:sz w:val="22"/>
            <w:szCs w:val="22"/>
            <w:lang w:val="en-US"/>
          </w:rPr>
          <w:t xml:space="preserve">  </w:t>
        </w:r>
      </w:ins>
      <w:proofErr w:type="gramStart"/>
      <w:ins w:id="1022" w:author="Microsoft Office User" w:date="2019-12-18T09:47:00Z">
        <w:r>
          <w:rPr>
            <w:rFonts w:ascii="Menlo" w:hAnsi="Menlo" w:cs="Menlo"/>
            <w:color w:val="000000"/>
            <w:sz w:val="22"/>
            <w:szCs w:val="22"/>
            <w:lang w:val="en-US"/>
          </w:rPr>
          <w:t>{</w:t>
        </w:r>
      </w:ins>
      <w:ins w:id="1023" w:author="Microsoft Office User" w:date="2019-12-18T09:50:00Z">
        <w:r>
          <w:rPr>
            <w:rFonts w:ascii="Menlo" w:hAnsi="Menlo" w:cs="Menlo"/>
            <w:color w:val="000000"/>
            <w:sz w:val="22"/>
            <w:szCs w:val="22"/>
            <w:lang w:val="en-US"/>
          </w:rPr>
          <w:t xml:space="preserve"> </w:t>
        </w:r>
      </w:ins>
      <w:proofErr w:type="spellStart"/>
      <w:ins w:id="1024" w:author="Microsoft Office User" w:date="2019-12-18T09:47:00Z">
        <w:r>
          <w:rPr>
            <w:rFonts w:ascii="Menlo" w:hAnsi="Menlo" w:cs="Menlo"/>
            <w:color w:val="000000"/>
            <w:sz w:val="22"/>
            <w:szCs w:val="22"/>
            <w:lang w:val="en-US"/>
          </w:rPr>
          <w:t>Key</w:t>
        </w:r>
        <w:proofErr w:type="gramEnd"/>
        <w:r>
          <w:rPr>
            <w:rFonts w:ascii="Menlo" w:hAnsi="Menlo" w:cs="Menlo"/>
            <w:color w:val="000000"/>
            <w:sz w:val="22"/>
            <w:szCs w:val="22"/>
            <w:lang w:val="en-US"/>
          </w:rPr>
          <w:t>:"mapping</w:t>
        </w:r>
        <w:proofErr w:type="spellEnd"/>
        <w:r>
          <w:rPr>
            <w:rFonts w:ascii="Menlo" w:hAnsi="Menlo" w:cs="Menlo"/>
            <w:color w:val="000000"/>
            <w:sz w:val="22"/>
            <w:szCs w:val="22"/>
            <w:lang w:val="en-US"/>
          </w:rPr>
          <w:t>",</w:t>
        </w:r>
      </w:ins>
    </w:p>
    <w:p w14:paraId="405F15A4" w14:textId="5DC6B6A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25" w:author="Microsoft Office User" w:date="2019-12-18T09:47:00Z"/>
          <w:rFonts w:ascii="Menlo" w:hAnsi="Menlo" w:cs="Menlo"/>
          <w:color w:val="000000"/>
          <w:sz w:val="22"/>
          <w:szCs w:val="22"/>
          <w:lang w:val="en-US"/>
        </w:rPr>
      </w:pPr>
      <w:ins w:id="1026" w:author="Microsoft Office User" w:date="2019-12-18T09:50:00Z">
        <w:r>
          <w:rPr>
            <w:rFonts w:ascii="Menlo" w:hAnsi="Menlo" w:cs="Menlo"/>
            <w:color w:val="000000"/>
            <w:sz w:val="22"/>
            <w:szCs w:val="22"/>
            <w:lang w:val="en-US"/>
          </w:rPr>
          <w:tab/>
        </w:r>
      </w:ins>
      <w:ins w:id="1027" w:author="Microsoft Office User" w:date="2019-12-18T09:47:00Z">
        <w:r>
          <w:rPr>
            <w:rFonts w:ascii="Menlo" w:hAnsi="Menlo" w:cs="Menlo"/>
            <w:color w:val="000000"/>
            <w:sz w:val="22"/>
            <w:szCs w:val="22"/>
            <w:lang w:val="en-US"/>
          </w:rPr>
          <w:t>Value: {</w:t>
        </w:r>
      </w:ins>
    </w:p>
    <w:p w14:paraId="50B7A25D" w14:textId="39D58CBF"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28" w:author="Microsoft Office User" w:date="2019-12-18T09:47:00Z"/>
          <w:rFonts w:ascii="Menlo" w:hAnsi="Menlo" w:cs="Menlo"/>
          <w:color w:val="000000"/>
          <w:sz w:val="22"/>
          <w:szCs w:val="22"/>
          <w:lang w:val="en-US"/>
        </w:rPr>
      </w:pPr>
      <w:ins w:id="1029" w:author="Microsoft Office User" w:date="2019-12-18T09:50:00Z">
        <w:r>
          <w:rPr>
            <w:rFonts w:ascii="Menlo" w:hAnsi="Menlo" w:cs="Menlo"/>
            <w:color w:val="000000"/>
            <w:sz w:val="22"/>
            <w:szCs w:val="22"/>
            <w:lang w:val="en-US"/>
          </w:rPr>
          <w:tab/>
        </w:r>
        <w:r>
          <w:rPr>
            <w:rFonts w:ascii="Menlo" w:hAnsi="Menlo" w:cs="Menlo"/>
            <w:color w:val="000000"/>
            <w:sz w:val="22"/>
            <w:szCs w:val="22"/>
            <w:lang w:val="en-US"/>
          </w:rPr>
          <w:tab/>
        </w:r>
      </w:ins>
      <w:ins w:id="1030" w:author="Microsoft Office User" w:date="2019-12-18T09:47:00Z">
        <w:r>
          <w:rPr>
            <w:rFonts w:ascii="Menlo" w:hAnsi="Menlo" w:cs="Menlo"/>
            <w:color w:val="000000"/>
            <w:sz w:val="22"/>
            <w:szCs w:val="22"/>
            <w:lang w:val="en-US"/>
          </w:rPr>
          <w:t>&lt;timeline name</w:t>
        </w:r>
        <w:proofErr w:type="gramStart"/>
        <w:r>
          <w:rPr>
            <w:rFonts w:ascii="Menlo" w:hAnsi="Menlo" w:cs="Menlo"/>
            <w:color w:val="000000"/>
            <w:sz w:val="22"/>
            <w:szCs w:val="22"/>
            <w:lang w:val="en-US"/>
          </w:rPr>
          <w:t>&gt;:{</w:t>
        </w:r>
        <w:proofErr w:type="gramEnd"/>
      </w:ins>
    </w:p>
    <w:p w14:paraId="3E9501C3" w14:textId="27DB2FF5"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31" w:author="Microsoft Office User" w:date="2019-12-18T09:47:00Z"/>
          <w:rFonts w:ascii="Menlo" w:hAnsi="Menlo" w:cs="Menlo"/>
          <w:color w:val="000000"/>
          <w:sz w:val="22"/>
          <w:szCs w:val="22"/>
          <w:lang w:val="en-US"/>
        </w:rPr>
      </w:pPr>
      <w:ins w:id="1032" w:author="Microsoft Office User" w:date="2019-12-18T09:50:00Z">
        <w:r>
          <w:rPr>
            <w:rFonts w:ascii="Menlo" w:hAnsi="Menlo" w:cs="Menlo"/>
            <w:color w:val="000000"/>
            <w:sz w:val="22"/>
            <w:szCs w:val="22"/>
            <w:lang w:val="en-US"/>
          </w:rPr>
          <w:tab/>
        </w:r>
        <w:r>
          <w:rPr>
            <w:rFonts w:ascii="Menlo" w:hAnsi="Menlo" w:cs="Menlo"/>
            <w:color w:val="000000"/>
            <w:sz w:val="22"/>
            <w:szCs w:val="22"/>
            <w:lang w:val="en-US"/>
          </w:rPr>
          <w:tab/>
        </w:r>
      </w:ins>
      <w:ins w:id="1033" w:author="Microsoft Office User" w:date="2019-12-18T09:48:00Z">
        <w:r>
          <w:rPr>
            <w:rFonts w:ascii="Menlo" w:hAnsi="Menlo" w:cs="Menlo"/>
            <w:color w:val="000000"/>
            <w:sz w:val="22"/>
            <w:szCs w:val="22"/>
            <w:lang w:val="en-US"/>
          </w:rPr>
          <w:t>&lt;prop1&gt;</w:t>
        </w:r>
      </w:ins>
      <w:ins w:id="1034" w:author="Microsoft Office User" w:date="2019-12-18T09:47:00Z">
        <w:r>
          <w:rPr>
            <w:rFonts w:ascii="Menlo" w:hAnsi="Menlo" w:cs="Menlo"/>
            <w:color w:val="000000"/>
            <w:sz w:val="22"/>
            <w:szCs w:val="22"/>
            <w:lang w:val="en-US"/>
          </w:rPr>
          <w:t xml:space="preserve">: </w:t>
        </w:r>
      </w:ins>
      <w:ins w:id="1035" w:author="Microsoft Office User" w:date="2019-12-18T09:48:00Z">
        <w:r>
          <w:rPr>
            <w:rFonts w:ascii="Menlo" w:hAnsi="Menlo" w:cs="Menlo"/>
            <w:color w:val="000000"/>
            <w:sz w:val="22"/>
            <w:szCs w:val="22"/>
            <w:lang w:val="en-US"/>
          </w:rPr>
          <w:t>&lt;value1&gt;</w:t>
        </w:r>
      </w:ins>
      <w:ins w:id="1036" w:author="Microsoft Office User" w:date="2019-12-18T09:47:00Z">
        <w:r>
          <w:rPr>
            <w:rFonts w:ascii="Menlo" w:hAnsi="Menlo" w:cs="Menlo"/>
            <w:color w:val="000000"/>
            <w:sz w:val="22"/>
            <w:szCs w:val="22"/>
            <w:lang w:val="en-US"/>
          </w:rPr>
          <w:t xml:space="preserve">, </w:t>
        </w:r>
      </w:ins>
    </w:p>
    <w:p w14:paraId="4EBB0761" w14:textId="02C724C3"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37" w:author="Microsoft Office User" w:date="2019-12-18T09:49:00Z"/>
          <w:rFonts w:ascii="Menlo" w:hAnsi="Menlo" w:cs="Menlo"/>
          <w:color w:val="000000"/>
          <w:sz w:val="22"/>
          <w:szCs w:val="22"/>
          <w:lang w:val="en-US"/>
        </w:rPr>
      </w:pPr>
      <w:ins w:id="1038" w:author="Microsoft Office User" w:date="2019-12-18T09:50:00Z">
        <w:r>
          <w:rPr>
            <w:rFonts w:ascii="Menlo" w:hAnsi="Menlo" w:cs="Menlo"/>
            <w:color w:val="000000"/>
            <w:sz w:val="22"/>
            <w:szCs w:val="22"/>
            <w:lang w:val="en-US"/>
          </w:rPr>
          <w:tab/>
        </w:r>
        <w:r>
          <w:rPr>
            <w:rFonts w:ascii="Menlo" w:hAnsi="Menlo" w:cs="Menlo"/>
            <w:color w:val="000000"/>
            <w:sz w:val="22"/>
            <w:szCs w:val="22"/>
            <w:lang w:val="en-US"/>
          </w:rPr>
          <w:tab/>
        </w:r>
      </w:ins>
      <w:ins w:id="1039" w:author="Microsoft Office User" w:date="2019-12-18T09:48:00Z">
        <w:r>
          <w:rPr>
            <w:rFonts w:ascii="Menlo" w:hAnsi="Menlo" w:cs="Menlo"/>
            <w:color w:val="000000"/>
            <w:sz w:val="22"/>
            <w:szCs w:val="22"/>
            <w:lang w:val="en-US"/>
          </w:rPr>
          <w:t>&lt;prop2&gt;</w:t>
        </w:r>
      </w:ins>
      <w:ins w:id="1040" w:author="Microsoft Office User" w:date="2019-12-18T09:47:00Z">
        <w:r>
          <w:rPr>
            <w:rFonts w:ascii="Menlo" w:hAnsi="Menlo" w:cs="Menlo"/>
            <w:color w:val="000000"/>
            <w:sz w:val="22"/>
            <w:szCs w:val="22"/>
            <w:lang w:val="en-US"/>
          </w:rPr>
          <w:t>:</w:t>
        </w:r>
      </w:ins>
      <w:ins w:id="1041" w:author="Microsoft Office User" w:date="2019-12-18T09:49:00Z">
        <w:r>
          <w:rPr>
            <w:rFonts w:ascii="Menlo" w:hAnsi="Menlo" w:cs="Menlo"/>
            <w:color w:val="000000"/>
            <w:sz w:val="22"/>
            <w:szCs w:val="22"/>
            <w:lang w:val="en-US"/>
          </w:rPr>
          <w:t xml:space="preserve"> &lt;value2&gt;</w:t>
        </w:r>
      </w:ins>
      <w:ins w:id="1042" w:author="Microsoft Office User" w:date="2019-12-18T09:48:00Z">
        <w:r>
          <w:rPr>
            <w:rFonts w:ascii="Menlo" w:hAnsi="Menlo" w:cs="Menlo"/>
            <w:color w:val="000000"/>
            <w:sz w:val="22"/>
            <w:szCs w:val="22"/>
            <w:lang w:val="en-US"/>
          </w:rPr>
          <w:t>,</w:t>
        </w:r>
      </w:ins>
    </w:p>
    <w:p w14:paraId="276E91D8" w14:textId="3FEC7063"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43" w:author="Microsoft Office User" w:date="2019-12-18T09:48:00Z"/>
          <w:rFonts w:ascii="Menlo" w:hAnsi="Menlo" w:cs="Menlo"/>
          <w:color w:val="000000"/>
          <w:sz w:val="22"/>
          <w:szCs w:val="22"/>
          <w:lang w:val="en-US"/>
        </w:rPr>
      </w:pPr>
      <w:ins w:id="1044" w:author="Microsoft Office User" w:date="2019-12-18T09:50:00Z">
        <w:r>
          <w:rPr>
            <w:rFonts w:ascii="Menlo" w:hAnsi="Menlo" w:cs="Menlo"/>
            <w:color w:val="000000"/>
            <w:sz w:val="22"/>
            <w:szCs w:val="22"/>
            <w:lang w:val="en-US"/>
          </w:rPr>
          <w:tab/>
        </w:r>
        <w:r>
          <w:rPr>
            <w:rFonts w:ascii="Menlo" w:hAnsi="Menlo" w:cs="Menlo"/>
            <w:color w:val="000000"/>
            <w:sz w:val="22"/>
            <w:szCs w:val="22"/>
            <w:lang w:val="en-US"/>
          </w:rPr>
          <w:tab/>
        </w:r>
      </w:ins>
      <w:ins w:id="1045" w:author="Microsoft Office User" w:date="2019-12-18T09:49:00Z">
        <w:r>
          <w:rPr>
            <w:rFonts w:ascii="Menlo" w:hAnsi="Menlo" w:cs="Menlo"/>
            <w:color w:val="000000"/>
            <w:sz w:val="22"/>
            <w:szCs w:val="22"/>
            <w:lang w:val="en-US"/>
          </w:rPr>
          <w:t>…</w:t>
        </w:r>
      </w:ins>
    </w:p>
    <w:p w14:paraId="1ACDFF82" w14:textId="60FDE2B2"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46" w:author="Microsoft Office User" w:date="2019-12-18T09:47:00Z"/>
          <w:rFonts w:ascii="Menlo" w:hAnsi="Menlo" w:cs="Menlo"/>
          <w:color w:val="000000"/>
          <w:sz w:val="22"/>
          <w:szCs w:val="22"/>
          <w:lang w:val="en-US"/>
        </w:rPr>
      </w:pPr>
      <w:ins w:id="1047" w:author="Microsoft Office User" w:date="2019-12-18T09:50:00Z">
        <w:r>
          <w:rPr>
            <w:rFonts w:ascii="Menlo" w:hAnsi="Menlo" w:cs="Menlo"/>
            <w:color w:val="000000"/>
            <w:sz w:val="22"/>
            <w:szCs w:val="22"/>
            <w:lang w:val="en-US"/>
          </w:rPr>
          <w:tab/>
        </w:r>
        <w:r>
          <w:rPr>
            <w:rFonts w:ascii="Menlo" w:hAnsi="Menlo" w:cs="Menlo"/>
            <w:color w:val="000000"/>
            <w:sz w:val="22"/>
            <w:szCs w:val="22"/>
            <w:lang w:val="en-US"/>
          </w:rPr>
          <w:tab/>
        </w:r>
      </w:ins>
      <w:ins w:id="1048" w:author="Microsoft Office User" w:date="2019-12-18T09:49:00Z">
        <w:r>
          <w:rPr>
            <w:rFonts w:ascii="Menlo" w:hAnsi="Menlo" w:cs="Menlo"/>
            <w:color w:val="000000"/>
            <w:sz w:val="22"/>
            <w:szCs w:val="22"/>
            <w:lang w:val="en-US"/>
          </w:rPr>
          <w:t>&lt;</w:t>
        </w:r>
        <w:proofErr w:type="spellStart"/>
        <w:r>
          <w:rPr>
            <w:rFonts w:ascii="Menlo" w:hAnsi="Menlo" w:cs="Menlo"/>
            <w:color w:val="000000"/>
            <w:sz w:val="22"/>
            <w:szCs w:val="22"/>
            <w:lang w:val="en-US"/>
          </w:rPr>
          <w:t>propN</w:t>
        </w:r>
        <w:proofErr w:type="spellEnd"/>
        <w:r>
          <w:rPr>
            <w:rFonts w:ascii="Menlo" w:hAnsi="Menlo" w:cs="Menlo"/>
            <w:color w:val="000000"/>
            <w:sz w:val="22"/>
            <w:szCs w:val="22"/>
            <w:lang w:val="en-US"/>
          </w:rPr>
          <w:t>&gt;: &lt;</w:t>
        </w:r>
        <w:proofErr w:type="spellStart"/>
        <w:r>
          <w:rPr>
            <w:rFonts w:ascii="Menlo" w:hAnsi="Menlo" w:cs="Menlo"/>
            <w:color w:val="000000"/>
            <w:sz w:val="22"/>
            <w:szCs w:val="22"/>
            <w:lang w:val="en-US"/>
          </w:rPr>
          <w:t>valueN</w:t>
        </w:r>
        <w:proofErr w:type="spellEnd"/>
        <w:r>
          <w:rPr>
            <w:rFonts w:ascii="Menlo" w:hAnsi="Menlo" w:cs="Menlo"/>
            <w:color w:val="000000"/>
            <w:sz w:val="22"/>
            <w:szCs w:val="22"/>
            <w:lang w:val="en-US"/>
          </w:rPr>
          <w:t>&gt;</w:t>
        </w:r>
      </w:ins>
      <w:ins w:id="1049" w:author="Microsoft Office User" w:date="2019-12-18T09:47:00Z">
        <w:r>
          <w:rPr>
            <w:rFonts w:ascii="Menlo" w:hAnsi="Menlo" w:cs="Menlo"/>
            <w:color w:val="000000"/>
            <w:sz w:val="22"/>
            <w:szCs w:val="22"/>
            <w:lang w:val="en-US"/>
          </w:rPr>
          <w:t>}</w:t>
        </w:r>
      </w:ins>
    </w:p>
    <w:p w14:paraId="6BCFEA47" w14:textId="06EEA168"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50" w:author="Microsoft Office User" w:date="2019-12-18T09:47:00Z"/>
          <w:rFonts w:ascii="Menlo" w:hAnsi="Menlo" w:cs="Menlo"/>
          <w:color w:val="000000"/>
          <w:sz w:val="22"/>
          <w:szCs w:val="22"/>
          <w:lang w:val="en-US"/>
        </w:rPr>
      </w:pPr>
      <w:ins w:id="1051" w:author="Microsoft Office User" w:date="2019-12-18T09:50:00Z">
        <w:r>
          <w:rPr>
            <w:rFonts w:ascii="Menlo" w:hAnsi="Menlo" w:cs="Menlo"/>
            <w:color w:val="000000"/>
            <w:sz w:val="22"/>
            <w:szCs w:val="22"/>
            <w:lang w:val="en-US"/>
          </w:rPr>
          <w:tab/>
        </w:r>
      </w:ins>
      <w:ins w:id="1052" w:author="Microsoft Office User" w:date="2019-12-18T09:47:00Z">
        <w:r>
          <w:rPr>
            <w:rFonts w:ascii="Menlo" w:hAnsi="Menlo" w:cs="Menlo"/>
            <w:color w:val="000000"/>
            <w:sz w:val="22"/>
            <w:szCs w:val="22"/>
            <w:lang w:val="en-US"/>
          </w:rPr>
          <w:t>}</w:t>
        </w:r>
      </w:ins>
    </w:p>
    <w:p w14:paraId="225B8DA5" w14:textId="0BB2C4FD"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53" w:author="Microsoft Office User" w:date="2019-12-18T09:47:00Z"/>
          <w:rFonts w:ascii="Menlo" w:hAnsi="Menlo" w:cs="Menlo"/>
          <w:color w:val="000000"/>
          <w:sz w:val="22"/>
          <w:szCs w:val="22"/>
          <w:lang w:val="en-US"/>
        </w:rPr>
      </w:pPr>
      <w:ins w:id="1054" w:author="Microsoft Office User" w:date="2019-12-18T09:50:00Z">
        <w:r>
          <w:rPr>
            <w:rFonts w:ascii="Menlo" w:hAnsi="Menlo" w:cs="Menlo"/>
            <w:color w:val="000000"/>
            <w:sz w:val="22"/>
            <w:szCs w:val="22"/>
            <w:lang w:val="en-US"/>
          </w:rPr>
          <w:t xml:space="preserve">  </w:t>
        </w:r>
      </w:ins>
      <w:ins w:id="1055" w:author="Microsoft Office User" w:date="2019-12-18T09:47:00Z">
        <w:r>
          <w:rPr>
            <w:rFonts w:ascii="Menlo" w:hAnsi="Menlo" w:cs="Menlo"/>
            <w:color w:val="000000"/>
            <w:sz w:val="22"/>
            <w:szCs w:val="22"/>
            <w:lang w:val="en-US"/>
          </w:rPr>
          <w:t>}</w:t>
        </w:r>
      </w:ins>
    </w:p>
    <w:p w14:paraId="4029D847" w14:textId="2D55C37E" w:rsidR="009A28C5" w:rsidRPr="001142DE" w:rsidRDefault="009A28C5" w:rsidP="009A28C5">
      <w:pPr>
        <w:rPr>
          <w:ins w:id="1056" w:author="Microsoft Office User" w:date="2019-12-18T08:14:00Z"/>
          <w:rFonts w:cs="Arial"/>
          <w:lang w:val="en-US"/>
        </w:rPr>
      </w:pPr>
      <w:ins w:id="1057" w:author="Microsoft Office User" w:date="2019-12-18T09:47:00Z">
        <w:r>
          <w:rPr>
            <w:rFonts w:ascii="Menlo" w:hAnsi="Menlo" w:cs="Menlo"/>
            <w:color w:val="000000"/>
            <w:sz w:val="22"/>
            <w:szCs w:val="22"/>
            <w:lang w:val="en-US"/>
          </w:rPr>
          <w:t>]</w:t>
        </w:r>
      </w:ins>
    </w:p>
    <w:p w14:paraId="579696A5" w14:textId="77777777" w:rsidR="00B24D9A" w:rsidRDefault="00B24D9A" w:rsidP="00B24D9A">
      <w:pPr>
        <w:rPr>
          <w:ins w:id="1058" w:author="Microsoft Office User" w:date="2019-12-18T08:14:00Z"/>
          <w:rFonts w:cs="Arial"/>
          <w:lang w:val="en-US"/>
        </w:rPr>
      </w:pPr>
      <w:ins w:id="1059" w:author="Microsoft Office User" w:date="2019-12-18T08:14:00Z">
        <w:r>
          <w:rPr>
            <w:rFonts w:cs="Arial"/>
            <w:lang w:val="en-US"/>
          </w:rPr>
          <w:lastRenderedPageBreak/>
          <w:t>The following CSV data can be imported into Raven without a mapping file:</w:t>
        </w:r>
      </w:ins>
    </w:p>
    <w:p w14:paraId="471E136E"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60" w:author="Microsoft Office User" w:date="2019-12-18T08:14:00Z"/>
          <w:rFonts w:cs="Arial"/>
          <w:color w:val="000000"/>
          <w:lang w:val="en-US"/>
        </w:rPr>
      </w:pPr>
      <w:ins w:id="1061" w:author="Microsoft Office User" w:date="2019-12-18T08:14:00Z">
        <w:r w:rsidRPr="005D3011">
          <w:rPr>
            <w:rFonts w:cs="Arial"/>
            <w:color w:val="000000"/>
            <w:lang w:val="en-US"/>
          </w:rPr>
          <w:t xml:space="preserve">Data </w:t>
        </w:r>
        <w:proofErr w:type="spellStart"/>
        <w:proofErr w:type="gramStart"/>
        <w:r w:rsidRPr="005D3011">
          <w:rPr>
            <w:rFonts w:cs="Arial"/>
            <w:color w:val="000000"/>
            <w:lang w:val="en-US"/>
          </w:rPr>
          <w:t>Timestamp,Data</w:t>
        </w:r>
        <w:proofErr w:type="spellEnd"/>
        <w:proofErr w:type="gramEnd"/>
        <w:r w:rsidRPr="005D3011">
          <w:rPr>
            <w:rFonts w:cs="Arial"/>
            <w:color w:val="000000"/>
            <w:lang w:val="en-US"/>
          </w:rPr>
          <w:t xml:space="preserve"> Value</w:t>
        </w:r>
      </w:ins>
    </w:p>
    <w:p w14:paraId="67DC347B"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62" w:author="Microsoft Office User" w:date="2019-12-18T08:14:00Z"/>
          <w:rFonts w:cs="Arial"/>
          <w:color w:val="000000"/>
          <w:lang w:val="en-US"/>
        </w:rPr>
      </w:pPr>
      <w:ins w:id="1063" w:author="Microsoft Office User" w:date="2019-12-18T08:14:00Z">
        <w:r w:rsidRPr="005D3011">
          <w:rPr>
            <w:rFonts w:cs="Arial"/>
            <w:color w:val="000000"/>
            <w:lang w:val="en-US"/>
          </w:rPr>
          <w:t>2022-006T00:00:51.000,6.508400E-05</w:t>
        </w:r>
      </w:ins>
    </w:p>
    <w:p w14:paraId="05D64481"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64" w:author="Microsoft Office User" w:date="2019-12-18T08:14:00Z"/>
          <w:rFonts w:cs="Arial"/>
          <w:color w:val="000000"/>
          <w:lang w:val="en-US"/>
        </w:rPr>
      </w:pPr>
      <w:ins w:id="1065" w:author="Microsoft Office User" w:date="2019-12-18T08:14:00Z">
        <w:r w:rsidRPr="005D3011">
          <w:rPr>
            <w:rFonts w:cs="Arial"/>
            <w:color w:val="000000"/>
            <w:lang w:val="en-US"/>
          </w:rPr>
          <w:t>2022-007T00:00:51.000,2.588000E-03</w:t>
        </w:r>
      </w:ins>
    </w:p>
    <w:p w14:paraId="080EB8F9"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66" w:author="Microsoft Office User" w:date="2019-12-18T08:14:00Z"/>
          <w:rFonts w:cs="Arial"/>
          <w:color w:val="000000"/>
          <w:lang w:val="en-US"/>
        </w:rPr>
      </w:pPr>
      <w:ins w:id="1067" w:author="Microsoft Office User" w:date="2019-12-18T08:14:00Z">
        <w:r w:rsidRPr="005D3011">
          <w:rPr>
            <w:rFonts w:cs="Arial"/>
            <w:color w:val="000000"/>
            <w:lang w:val="en-US"/>
          </w:rPr>
          <w:t>2022-008T00:00:51.000,4.895800E-03</w:t>
        </w:r>
      </w:ins>
    </w:p>
    <w:p w14:paraId="37DACD19"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68" w:author="Microsoft Office User" w:date="2019-12-18T08:14:00Z"/>
          <w:rFonts w:cs="Arial"/>
          <w:color w:val="000000"/>
          <w:lang w:val="en-US"/>
        </w:rPr>
      </w:pPr>
      <w:ins w:id="1069" w:author="Microsoft Office User" w:date="2019-12-18T08:14:00Z">
        <w:r w:rsidRPr="005D3011">
          <w:rPr>
            <w:rFonts w:cs="Arial"/>
            <w:color w:val="000000"/>
            <w:lang w:val="en-US"/>
          </w:rPr>
          <w:t>2022-009T00:00:51.000,7.164000E-03</w:t>
        </w:r>
      </w:ins>
    </w:p>
    <w:p w14:paraId="5FFB0B1A"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70" w:author="Microsoft Office User" w:date="2019-12-18T08:14:00Z"/>
          <w:rFonts w:cs="Arial"/>
          <w:color w:val="000000"/>
          <w:lang w:val="en-US"/>
        </w:rPr>
      </w:pPr>
      <w:ins w:id="1071" w:author="Microsoft Office User" w:date="2019-12-18T08:14:00Z">
        <w:r w:rsidRPr="005D3011">
          <w:rPr>
            <w:rFonts w:cs="Arial"/>
            <w:color w:val="000000"/>
            <w:lang w:val="en-US"/>
          </w:rPr>
          <w:t>2022-010T00:00:51.000,9.414700E-03</w:t>
        </w:r>
      </w:ins>
    </w:p>
    <w:p w14:paraId="3CE5C82D"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72" w:author="Microsoft Office User" w:date="2019-12-18T08:14:00Z"/>
          <w:rFonts w:cs="Arial"/>
          <w:color w:val="000000"/>
          <w:lang w:val="en-US"/>
        </w:rPr>
      </w:pPr>
      <w:ins w:id="1073" w:author="Microsoft Office User" w:date="2019-12-18T08:14:00Z">
        <w:r w:rsidRPr="005D3011">
          <w:rPr>
            <w:rFonts w:cs="Arial"/>
            <w:color w:val="000000"/>
            <w:lang w:val="en-US"/>
          </w:rPr>
          <w:t>2022-011T00:00:51.000,1.165500E-02</w:t>
        </w:r>
      </w:ins>
    </w:p>
    <w:p w14:paraId="563D371F"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74" w:author="Microsoft Office User" w:date="2019-12-18T08:14:00Z"/>
          <w:rFonts w:cs="Arial"/>
          <w:color w:val="000000"/>
          <w:lang w:val="en-US"/>
        </w:rPr>
      </w:pPr>
      <w:ins w:id="1075" w:author="Microsoft Office User" w:date="2019-12-18T08:14:00Z">
        <w:r w:rsidRPr="005D3011">
          <w:rPr>
            <w:rFonts w:cs="Arial"/>
            <w:color w:val="000000"/>
            <w:lang w:val="en-US"/>
          </w:rPr>
          <w:t>2022-012T00:00:51.000,1.388800E-02</w:t>
        </w:r>
      </w:ins>
    </w:p>
    <w:p w14:paraId="057872C3"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76" w:author="Microsoft Office User" w:date="2019-12-18T08:14:00Z"/>
          <w:rFonts w:cs="Arial"/>
          <w:color w:val="000000"/>
          <w:lang w:val="en-US"/>
        </w:rPr>
      </w:pPr>
      <w:ins w:id="1077" w:author="Microsoft Office User" w:date="2019-12-18T08:14:00Z">
        <w:r w:rsidRPr="005D3011">
          <w:rPr>
            <w:rFonts w:cs="Arial"/>
            <w:color w:val="000000"/>
            <w:lang w:val="en-US"/>
          </w:rPr>
          <w:t>2022-013T00:00:51.000,1.611400E-02</w:t>
        </w:r>
      </w:ins>
    </w:p>
    <w:p w14:paraId="78D755CA"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78" w:author="Microsoft Office User" w:date="2019-12-18T08:14:00Z"/>
          <w:rFonts w:cs="Arial"/>
          <w:color w:val="000000"/>
          <w:lang w:val="en-US"/>
        </w:rPr>
      </w:pPr>
      <w:ins w:id="1079" w:author="Microsoft Office User" w:date="2019-12-18T08:14:00Z">
        <w:r w:rsidRPr="005D3011">
          <w:rPr>
            <w:rFonts w:cs="Arial"/>
            <w:color w:val="000000"/>
            <w:lang w:val="en-US"/>
          </w:rPr>
          <w:t>2022-014T00:00:51.000,1.833300E-02</w:t>
        </w:r>
      </w:ins>
    </w:p>
    <w:p w14:paraId="78031400"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80" w:author="Microsoft Office User" w:date="2019-12-18T08:14:00Z"/>
          <w:rFonts w:cs="Arial"/>
          <w:color w:val="000000"/>
          <w:lang w:val="en-US"/>
        </w:rPr>
      </w:pPr>
      <w:ins w:id="1081" w:author="Microsoft Office User" w:date="2019-12-18T08:14:00Z">
        <w:r w:rsidRPr="005D3011">
          <w:rPr>
            <w:rFonts w:cs="Arial"/>
            <w:color w:val="000000"/>
            <w:lang w:val="en-US"/>
          </w:rPr>
          <w:t>2022-015T00:00:51.000,2.054600E-02</w:t>
        </w:r>
      </w:ins>
    </w:p>
    <w:p w14:paraId="29233A50"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82" w:author="Microsoft Office User" w:date="2019-12-18T08:14:00Z"/>
          <w:rFonts w:cs="Arial"/>
          <w:color w:val="000000"/>
          <w:lang w:val="en-US"/>
        </w:rPr>
      </w:pPr>
      <w:ins w:id="1083" w:author="Microsoft Office User" w:date="2019-12-18T08:14:00Z">
        <w:r w:rsidRPr="005D3011">
          <w:rPr>
            <w:rFonts w:cs="Arial"/>
            <w:color w:val="000000"/>
            <w:lang w:val="en-US"/>
          </w:rPr>
          <w:t>2022-016T00:00:51.000,6.508400E-05</w:t>
        </w:r>
      </w:ins>
    </w:p>
    <w:p w14:paraId="4780E1B5"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84" w:author="Microsoft Office User" w:date="2019-12-18T08:14:00Z"/>
          <w:rFonts w:cs="Arial"/>
          <w:color w:val="000000"/>
          <w:lang w:val="en-US"/>
        </w:rPr>
      </w:pPr>
      <w:ins w:id="1085" w:author="Microsoft Office User" w:date="2019-12-18T08:14:00Z">
        <w:r w:rsidRPr="005D3011">
          <w:rPr>
            <w:rFonts w:cs="Arial"/>
            <w:color w:val="000000"/>
            <w:lang w:val="en-US"/>
          </w:rPr>
          <w:t>2022-017T00:00:51.000,2.588000E-03</w:t>
        </w:r>
      </w:ins>
    </w:p>
    <w:p w14:paraId="365FC402"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86" w:author="Microsoft Office User" w:date="2019-12-18T08:14:00Z"/>
          <w:rFonts w:cs="Arial"/>
          <w:color w:val="000000"/>
          <w:lang w:val="en-US"/>
        </w:rPr>
      </w:pPr>
      <w:ins w:id="1087" w:author="Microsoft Office User" w:date="2019-12-18T08:14:00Z">
        <w:r w:rsidRPr="005D3011">
          <w:rPr>
            <w:rFonts w:cs="Arial"/>
            <w:color w:val="000000"/>
            <w:lang w:val="en-US"/>
          </w:rPr>
          <w:t>2022-018T00:00:51.000,4.895800E-03</w:t>
        </w:r>
      </w:ins>
    </w:p>
    <w:p w14:paraId="12EF3FBF"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88" w:author="Microsoft Office User" w:date="2019-12-18T08:14:00Z"/>
          <w:rFonts w:cs="Arial"/>
          <w:color w:val="000000"/>
          <w:lang w:val="en-US"/>
        </w:rPr>
      </w:pPr>
      <w:ins w:id="1089" w:author="Microsoft Office User" w:date="2019-12-18T08:14:00Z">
        <w:r w:rsidRPr="005D3011">
          <w:rPr>
            <w:rFonts w:cs="Arial"/>
            <w:color w:val="000000"/>
            <w:lang w:val="en-US"/>
          </w:rPr>
          <w:t>2022-019T00:00:51.000,7.164000E-03</w:t>
        </w:r>
      </w:ins>
    </w:p>
    <w:p w14:paraId="7F6D2CA5"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90" w:author="Microsoft Office User" w:date="2019-12-18T08:14:00Z"/>
          <w:rFonts w:cs="Arial"/>
          <w:color w:val="000000"/>
          <w:lang w:val="en-US"/>
        </w:rPr>
      </w:pPr>
      <w:ins w:id="1091" w:author="Microsoft Office User" w:date="2019-12-18T08:14:00Z">
        <w:r w:rsidRPr="005D3011">
          <w:rPr>
            <w:rFonts w:cs="Arial"/>
            <w:color w:val="000000"/>
            <w:lang w:val="en-US"/>
          </w:rPr>
          <w:t>2022-020T00:00:51.000,9.414700E-03</w:t>
        </w:r>
      </w:ins>
    </w:p>
    <w:p w14:paraId="1A56A0DE"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92" w:author="Microsoft Office User" w:date="2019-12-18T08:14:00Z"/>
          <w:rFonts w:cs="Arial"/>
          <w:color w:val="000000"/>
          <w:lang w:val="en-US"/>
        </w:rPr>
      </w:pPr>
      <w:ins w:id="1093" w:author="Microsoft Office User" w:date="2019-12-18T08:14:00Z">
        <w:r w:rsidRPr="005D3011">
          <w:rPr>
            <w:rFonts w:cs="Arial"/>
            <w:color w:val="000000"/>
            <w:lang w:val="en-US"/>
          </w:rPr>
          <w:t>2022-021T00:00:51.000,1.165500E-02</w:t>
        </w:r>
      </w:ins>
    </w:p>
    <w:p w14:paraId="08661FEC" w14:textId="77777777" w:rsidR="00B24D9A" w:rsidRPr="005D3011"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94" w:author="Microsoft Office User" w:date="2019-12-18T08:14:00Z"/>
          <w:rFonts w:cs="Arial"/>
          <w:color w:val="000000"/>
          <w:lang w:val="en-US"/>
        </w:rPr>
      </w:pPr>
      <w:ins w:id="1095" w:author="Microsoft Office User" w:date="2019-12-18T08:14:00Z">
        <w:r w:rsidRPr="005D3011">
          <w:rPr>
            <w:rFonts w:cs="Arial"/>
            <w:color w:val="000000"/>
            <w:lang w:val="en-US"/>
          </w:rPr>
          <w:t>2022-022T00:00:51.000,1.388800E-02</w:t>
        </w:r>
      </w:ins>
    </w:p>
    <w:p w14:paraId="50E347D9" w14:textId="77777777" w:rsidR="00B24D9A" w:rsidRDefault="00B24D9A" w:rsidP="00B24D9A">
      <w:pPr>
        <w:rPr>
          <w:ins w:id="1096" w:author="Microsoft Office User" w:date="2019-12-18T08:14:00Z"/>
          <w:rFonts w:cs="Arial"/>
        </w:rPr>
      </w:pPr>
    </w:p>
    <w:p w14:paraId="3A4822A1" w14:textId="77777777" w:rsidR="00B24D9A" w:rsidRDefault="00B24D9A" w:rsidP="00B24D9A">
      <w:pPr>
        <w:rPr>
          <w:ins w:id="1097" w:author="Microsoft Office User" w:date="2019-12-18T08:14:00Z"/>
          <w:rFonts w:cs="Arial"/>
          <w:lang w:val="en-US"/>
        </w:rPr>
      </w:pPr>
      <w:ins w:id="1098" w:author="Microsoft Office User" w:date="2019-12-18T08:14:00Z">
        <w:r>
          <w:rPr>
            <w:rFonts w:cs="Arial"/>
            <w:lang w:val="en-US"/>
          </w:rPr>
          <w:t>However, this CSV data will require a mapping file:</w:t>
        </w:r>
      </w:ins>
    </w:p>
    <w:p w14:paraId="7C65494F"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099" w:author="Microsoft Office User" w:date="2019-12-18T08:14:00Z"/>
          <w:rFonts w:cs="Arial"/>
          <w:color w:val="000000"/>
          <w:lang w:val="en-US"/>
        </w:rPr>
      </w:pPr>
      <w:proofErr w:type="spellStart"/>
      <w:proofErr w:type="gramStart"/>
      <w:ins w:id="1100" w:author="Microsoft Office User" w:date="2019-12-18T08:14:00Z">
        <w:r w:rsidRPr="00687124">
          <w:rPr>
            <w:rFonts w:cs="Arial"/>
            <w:color w:val="000000"/>
            <w:lang w:val="en-US"/>
          </w:rPr>
          <w:t>Date,Distance</w:t>
        </w:r>
        <w:proofErr w:type="spellEnd"/>
        <w:proofErr w:type="gramEnd"/>
        <w:r w:rsidRPr="00687124">
          <w:rPr>
            <w:rFonts w:cs="Arial"/>
            <w:color w:val="000000"/>
            <w:lang w:val="en-US"/>
          </w:rPr>
          <w:t>(AU)</w:t>
        </w:r>
      </w:ins>
    </w:p>
    <w:p w14:paraId="54BA5F33"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01" w:author="Microsoft Office User" w:date="2019-12-18T08:14:00Z"/>
          <w:rFonts w:cs="Arial"/>
          <w:color w:val="000000"/>
          <w:lang w:val="en-US"/>
        </w:rPr>
      </w:pPr>
      <w:ins w:id="1102" w:author="Microsoft Office User" w:date="2019-12-18T08:14:00Z">
        <w:r w:rsidRPr="00687124">
          <w:rPr>
            <w:rFonts w:cs="Arial"/>
            <w:color w:val="000000"/>
            <w:lang w:val="en-US"/>
          </w:rPr>
          <w:t>2022-086T00:00:51.000,6.508400E-05</w:t>
        </w:r>
      </w:ins>
    </w:p>
    <w:p w14:paraId="0CE2F8FA"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03" w:author="Microsoft Office User" w:date="2019-12-18T08:14:00Z"/>
          <w:rFonts w:cs="Arial"/>
          <w:color w:val="000000"/>
          <w:lang w:val="en-US"/>
        </w:rPr>
      </w:pPr>
      <w:ins w:id="1104" w:author="Microsoft Office User" w:date="2019-12-18T08:14:00Z">
        <w:r w:rsidRPr="00687124">
          <w:rPr>
            <w:rFonts w:cs="Arial"/>
            <w:color w:val="000000"/>
            <w:lang w:val="en-US"/>
          </w:rPr>
          <w:t>2022-087T00:00:51.000,2.588000E-03</w:t>
        </w:r>
      </w:ins>
    </w:p>
    <w:p w14:paraId="7A76534D"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05" w:author="Microsoft Office User" w:date="2019-12-18T08:14:00Z"/>
          <w:rFonts w:cs="Arial"/>
          <w:color w:val="000000"/>
          <w:lang w:val="en-US"/>
        </w:rPr>
      </w:pPr>
      <w:ins w:id="1106" w:author="Microsoft Office User" w:date="2019-12-18T08:14:00Z">
        <w:r w:rsidRPr="00687124">
          <w:rPr>
            <w:rFonts w:cs="Arial"/>
            <w:color w:val="000000"/>
            <w:lang w:val="en-US"/>
          </w:rPr>
          <w:t>2022-088T00:00:51.000,4.895800E-03</w:t>
        </w:r>
      </w:ins>
    </w:p>
    <w:p w14:paraId="2866B1ED"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07" w:author="Microsoft Office User" w:date="2019-12-18T08:14:00Z"/>
          <w:rFonts w:cs="Arial"/>
          <w:color w:val="000000"/>
          <w:lang w:val="en-US"/>
        </w:rPr>
      </w:pPr>
      <w:ins w:id="1108" w:author="Microsoft Office User" w:date="2019-12-18T08:14:00Z">
        <w:r w:rsidRPr="00687124">
          <w:rPr>
            <w:rFonts w:cs="Arial"/>
            <w:color w:val="000000"/>
            <w:lang w:val="en-US"/>
          </w:rPr>
          <w:t>2022-089T00:00:51.000,7.164000E-03</w:t>
        </w:r>
      </w:ins>
    </w:p>
    <w:p w14:paraId="06C49BCE"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09" w:author="Microsoft Office User" w:date="2019-12-18T08:14:00Z"/>
          <w:rFonts w:cs="Arial"/>
          <w:color w:val="000000"/>
          <w:lang w:val="en-US"/>
        </w:rPr>
      </w:pPr>
      <w:ins w:id="1110" w:author="Microsoft Office User" w:date="2019-12-18T08:14:00Z">
        <w:r w:rsidRPr="00687124">
          <w:rPr>
            <w:rFonts w:cs="Arial"/>
            <w:color w:val="000000"/>
            <w:lang w:val="en-US"/>
          </w:rPr>
          <w:t>2022-080T00:00:51.000,9.414700E-03</w:t>
        </w:r>
      </w:ins>
    </w:p>
    <w:p w14:paraId="3F99E4FC"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11" w:author="Microsoft Office User" w:date="2019-12-18T08:14:00Z"/>
          <w:rFonts w:cs="Arial"/>
          <w:color w:val="000000"/>
          <w:lang w:val="en-US"/>
        </w:rPr>
      </w:pPr>
      <w:ins w:id="1112" w:author="Microsoft Office User" w:date="2019-12-18T08:14:00Z">
        <w:r w:rsidRPr="00687124">
          <w:rPr>
            <w:rFonts w:cs="Arial"/>
            <w:color w:val="000000"/>
            <w:lang w:val="en-US"/>
          </w:rPr>
          <w:t>2022-091T00:00:51.000,1.165500E-02</w:t>
        </w:r>
      </w:ins>
    </w:p>
    <w:p w14:paraId="0DF26567"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13" w:author="Microsoft Office User" w:date="2019-12-18T08:14:00Z"/>
          <w:rFonts w:cs="Arial"/>
          <w:color w:val="000000"/>
          <w:lang w:val="en-US"/>
        </w:rPr>
      </w:pPr>
      <w:ins w:id="1114" w:author="Microsoft Office User" w:date="2019-12-18T08:14:00Z">
        <w:r w:rsidRPr="00687124">
          <w:rPr>
            <w:rFonts w:cs="Arial"/>
            <w:color w:val="000000"/>
            <w:lang w:val="en-US"/>
          </w:rPr>
          <w:t>2022-092T00:00:51.000,1.388800E-02</w:t>
        </w:r>
      </w:ins>
    </w:p>
    <w:p w14:paraId="2728C955"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15" w:author="Microsoft Office User" w:date="2019-12-18T08:14:00Z"/>
          <w:rFonts w:cs="Arial"/>
          <w:color w:val="000000"/>
          <w:lang w:val="en-US"/>
        </w:rPr>
      </w:pPr>
      <w:ins w:id="1116" w:author="Microsoft Office User" w:date="2019-12-18T08:14:00Z">
        <w:r w:rsidRPr="00687124">
          <w:rPr>
            <w:rFonts w:cs="Arial"/>
            <w:color w:val="000000"/>
            <w:lang w:val="en-US"/>
          </w:rPr>
          <w:t>2022-093T00:00:51.000,1.611400E-02</w:t>
        </w:r>
      </w:ins>
    </w:p>
    <w:p w14:paraId="62C07C19"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17" w:author="Microsoft Office User" w:date="2019-12-18T08:14:00Z"/>
          <w:rFonts w:cs="Arial"/>
          <w:color w:val="000000"/>
          <w:lang w:val="en-US"/>
        </w:rPr>
      </w:pPr>
      <w:ins w:id="1118" w:author="Microsoft Office User" w:date="2019-12-18T08:14:00Z">
        <w:r w:rsidRPr="00687124">
          <w:rPr>
            <w:rFonts w:cs="Arial"/>
            <w:color w:val="000000"/>
            <w:lang w:val="en-US"/>
          </w:rPr>
          <w:t>2022-094T00:00:51.000,1.833300E-02</w:t>
        </w:r>
      </w:ins>
    </w:p>
    <w:p w14:paraId="0D65AA18" w14:textId="77777777" w:rsidR="00B24D9A" w:rsidRPr="00687124"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19" w:author="Microsoft Office User" w:date="2019-12-18T08:14:00Z"/>
          <w:rFonts w:cs="Arial"/>
          <w:color w:val="000000"/>
          <w:lang w:val="en-US"/>
        </w:rPr>
      </w:pPr>
      <w:ins w:id="1120" w:author="Microsoft Office User" w:date="2019-12-18T08:14:00Z">
        <w:r w:rsidRPr="00687124">
          <w:rPr>
            <w:rFonts w:cs="Arial"/>
            <w:color w:val="000000"/>
            <w:lang w:val="en-US"/>
          </w:rPr>
          <w:t>2022-095T00:00:51.000,2.054600E-02</w:t>
        </w:r>
      </w:ins>
    </w:p>
    <w:p w14:paraId="103B1A7C" w14:textId="77777777" w:rsidR="00B24D9A" w:rsidRDefault="00B24D9A" w:rsidP="00B24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21" w:author="Microsoft Office User" w:date="2019-12-18T08:14:00Z"/>
          <w:rFonts w:cs="Arial"/>
          <w:color w:val="000000"/>
          <w:lang w:val="en-US"/>
        </w:rPr>
      </w:pPr>
      <w:ins w:id="1122" w:author="Microsoft Office User" w:date="2019-12-18T08:14:00Z">
        <w:r w:rsidRPr="00687124">
          <w:rPr>
            <w:rFonts w:cs="Arial"/>
            <w:color w:val="000000"/>
            <w:lang w:val="en-US"/>
          </w:rPr>
          <w:t>2022-086T00:00:51.000,6.508400E-05</w:t>
        </w:r>
      </w:ins>
    </w:p>
    <w:p w14:paraId="42318F04" w14:textId="77777777" w:rsidR="00B24D9A" w:rsidRDefault="00B24D9A" w:rsidP="00B24D9A">
      <w:pPr>
        <w:rPr>
          <w:ins w:id="1123" w:author="Microsoft Office User" w:date="2019-12-18T08:15:00Z"/>
        </w:rPr>
      </w:pPr>
    </w:p>
    <w:p w14:paraId="4EF2A769" w14:textId="77777777" w:rsidR="00B24D9A" w:rsidRDefault="00B24D9A" w:rsidP="00B24D9A">
      <w:pPr>
        <w:rPr>
          <w:ins w:id="1124" w:author="Microsoft Office User" w:date="2019-12-18T08:15:00Z"/>
          <w:rFonts w:cs="Arial"/>
        </w:rPr>
      </w:pPr>
      <w:ins w:id="1125" w:author="Microsoft Office User" w:date="2019-12-18T08:15:00Z">
        <w:r>
          <w:rPr>
            <w:rFonts w:cs="Arial"/>
          </w:rPr>
          <w:t>The content of the mapping file for the above CSV data:</w:t>
        </w:r>
      </w:ins>
    </w:p>
    <w:p w14:paraId="1469335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26" w:author="Microsoft Office User" w:date="2019-12-18T09:26:00Z"/>
          <w:rFonts w:ascii="Menlo" w:hAnsi="Menlo" w:cs="Menlo"/>
          <w:color w:val="000000"/>
          <w:sz w:val="22"/>
          <w:szCs w:val="22"/>
          <w:lang w:val="en-US"/>
        </w:rPr>
      </w:pPr>
      <w:ins w:id="1127" w:author="Microsoft Office User" w:date="2019-12-18T09:26:00Z">
        <w:r>
          <w:rPr>
            <w:rFonts w:ascii="Menlo" w:hAnsi="Menlo" w:cs="Menlo"/>
            <w:color w:val="000000"/>
            <w:sz w:val="22"/>
            <w:szCs w:val="22"/>
            <w:lang w:val="en-US"/>
          </w:rPr>
          <w:t>[</w:t>
        </w:r>
      </w:ins>
    </w:p>
    <w:p w14:paraId="22E23212"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28" w:author="Microsoft Office User" w:date="2019-12-18T09:26:00Z"/>
          <w:rFonts w:ascii="Menlo" w:hAnsi="Menlo" w:cs="Menlo"/>
          <w:color w:val="000000"/>
          <w:sz w:val="22"/>
          <w:szCs w:val="22"/>
          <w:lang w:val="en-US"/>
        </w:rPr>
      </w:pPr>
      <w:ins w:id="1129" w:author="Microsoft Office User" w:date="2019-12-18T09:26:00Z">
        <w:r>
          <w:rPr>
            <w:rFonts w:ascii="Menlo" w:hAnsi="Menlo" w:cs="Menlo"/>
            <w:color w:val="000000"/>
            <w:sz w:val="22"/>
            <w:szCs w:val="22"/>
            <w:lang w:val="en-US"/>
          </w:rPr>
          <w:t>{</w:t>
        </w:r>
        <w:proofErr w:type="spellStart"/>
        <w:r>
          <w:rPr>
            <w:rFonts w:ascii="Menlo" w:hAnsi="Menlo" w:cs="Menlo"/>
            <w:color w:val="000000"/>
            <w:sz w:val="22"/>
            <w:szCs w:val="22"/>
            <w:lang w:val="en-US"/>
          </w:rPr>
          <w:t>Key:"mapping</w:t>
        </w:r>
        <w:proofErr w:type="spellEnd"/>
        <w:r>
          <w:rPr>
            <w:rFonts w:ascii="Menlo" w:hAnsi="Menlo" w:cs="Menlo"/>
            <w:color w:val="000000"/>
            <w:sz w:val="22"/>
            <w:szCs w:val="22"/>
            <w:lang w:val="en-US"/>
          </w:rPr>
          <w:t>",</w:t>
        </w:r>
      </w:ins>
    </w:p>
    <w:p w14:paraId="5AA7A43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30" w:author="Microsoft Office User" w:date="2019-12-18T09:26:00Z"/>
          <w:rFonts w:ascii="Menlo" w:hAnsi="Menlo" w:cs="Menlo"/>
          <w:color w:val="000000"/>
          <w:sz w:val="22"/>
          <w:szCs w:val="22"/>
          <w:lang w:val="en-US"/>
        </w:rPr>
      </w:pPr>
      <w:ins w:id="1131" w:author="Microsoft Office User" w:date="2019-12-18T09:26:00Z">
        <w:r>
          <w:rPr>
            <w:rFonts w:ascii="Menlo" w:hAnsi="Menlo" w:cs="Menlo"/>
            <w:color w:val="000000"/>
            <w:sz w:val="22"/>
            <w:szCs w:val="22"/>
            <w:lang w:val="en-US"/>
          </w:rPr>
          <w:t>Value: {</w:t>
        </w:r>
      </w:ins>
    </w:p>
    <w:p w14:paraId="6C54D83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32" w:author="Microsoft Office User" w:date="2019-12-18T09:26:00Z"/>
          <w:rFonts w:ascii="Menlo" w:hAnsi="Menlo" w:cs="Menlo"/>
          <w:color w:val="000000"/>
          <w:sz w:val="22"/>
          <w:szCs w:val="22"/>
          <w:lang w:val="en-US"/>
        </w:rPr>
      </w:pPr>
      <w:ins w:id="1133" w:author="Microsoft Office User" w:date="2019-12-18T09:26:00Z">
        <w:r>
          <w:rPr>
            <w:rFonts w:ascii="Menlo" w:hAnsi="Menlo" w:cs="Menlo"/>
            <w:color w:val="000000"/>
            <w:sz w:val="22"/>
            <w:szCs w:val="22"/>
            <w:lang w:val="en-US"/>
          </w:rPr>
          <w:t>"Range Earth</w:t>
        </w:r>
        <w:proofErr w:type="gramStart"/>
        <w:r>
          <w:rPr>
            <w:rFonts w:ascii="Menlo" w:hAnsi="Menlo" w:cs="Menlo"/>
            <w:color w:val="000000"/>
            <w:sz w:val="22"/>
            <w:szCs w:val="22"/>
            <w:lang w:val="en-US"/>
          </w:rPr>
          <w:t>":{</w:t>
        </w:r>
        <w:proofErr w:type="gramEnd"/>
        <w:r>
          <w:rPr>
            <w:rFonts w:ascii="Menlo" w:hAnsi="Menlo" w:cs="Menlo"/>
            <w:color w:val="000000"/>
            <w:sz w:val="22"/>
            <w:szCs w:val="22"/>
            <w:lang w:val="en-US"/>
          </w:rPr>
          <w:t xml:space="preserve">type: "float", "Data </w:t>
        </w:r>
        <w:proofErr w:type="spellStart"/>
        <w:r>
          <w:rPr>
            <w:rFonts w:ascii="Menlo" w:hAnsi="Menlo" w:cs="Menlo"/>
            <w:color w:val="000000"/>
            <w:sz w:val="22"/>
            <w:szCs w:val="22"/>
            <w:lang w:val="en-US"/>
          </w:rPr>
          <w:t>Timestamp":"Date","Data</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Value":"Distance</w:t>
        </w:r>
        <w:proofErr w:type="spellEnd"/>
        <w:r>
          <w:rPr>
            <w:rFonts w:ascii="Menlo" w:hAnsi="Menlo" w:cs="Menlo"/>
            <w:color w:val="000000"/>
            <w:sz w:val="22"/>
            <w:szCs w:val="22"/>
            <w:lang w:val="en-US"/>
          </w:rPr>
          <w:t>(AU)", "</w:t>
        </w:r>
        <w:proofErr w:type="spellStart"/>
        <w:r>
          <w:rPr>
            <w:rFonts w:ascii="Menlo" w:hAnsi="Menlo" w:cs="Menlo"/>
            <w:color w:val="000000"/>
            <w:sz w:val="22"/>
            <w:szCs w:val="22"/>
            <w:lang w:val="en-US"/>
          </w:rPr>
          <w:t>unit":"AU</w:t>
        </w:r>
        <w:proofErr w:type="spellEnd"/>
        <w:r>
          <w:rPr>
            <w:rFonts w:ascii="Menlo" w:hAnsi="Menlo" w:cs="Menlo"/>
            <w:color w:val="000000"/>
            <w:sz w:val="22"/>
            <w:szCs w:val="22"/>
            <w:lang w:val="en-US"/>
          </w:rPr>
          <w:t>", "</w:t>
        </w:r>
        <w:proofErr w:type="spellStart"/>
        <w:r>
          <w:rPr>
            <w:rFonts w:ascii="Menlo" w:hAnsi="Menlo" w:cs="Menlo"/>
            <w:color w:val="000000"/>
            <w:sz w:val="22"/>
            <w:szCs w:val="22"/>
            <w:lang w:val="en-US"/>
          </w:rPr>
          <w:t>interpolation":"linear</w:t>
        </w:r>
        <w:proofErr w:type="spellEnd"/>
        <w:r>
          <w:rPr>
            <w:rFonts w:ascii="Menlo" w:hAnsi="Menlo" w:cs="Menlo"/>
            <w:color w:val="000000"/>
            <w:sz w:val="22"/>
            <w:szCs w:val="22"/>
            <w:lang w:val="en-US"/>
          </w:rPr>
          <w:t>"}</w:t>
        </w:r>
      </w:ins>
    </w:p>
    <w:p w14:paraId="0DF7427F"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34" w:author="Microsoft Office User" w:date="2019-12-18T09:26:00Z"/>
          <w:rFonts w:ascii="Menlo" w:hAnsi="Menlo" w:cs="Menlo"/>
          <w:color w:val="000000"/>
          <w:sz w:val="22"/>
          <w:szCs w:val="22"/>
          <w:lang w:val="en-US"/>
        </w:rPr>
      </w:pPr>
      <w:ins w:id="1135" w:author="Microsoft Office User" w:date="2019-12-18T09:26:00Z">
        <w:r>
          <w:rPr>
            <w:rFonts w:ascii="Menlo" w:hAnsi="Menlo" w:cs="Menlo"/>
            <w:color w:val="000000"/>
            <w:sz w:val="22"/>
            <w:szCs w:val="22"/>
            <w:lang w:val="en-US"/>
          </w:rPr>
          <w:t>}</w:t>
        </w:r>
      </w:ins>
    </w:p>
    <w:p w14:paraId="61BEC28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36" w:author="Microsoft Office User" w:date="2019-12-18T09:26:00Z"/>
          <w:rFonts w:ascii="Menlo" w:hAnsi="Menlo" w:cs="Menlo"/>
          <w:color w:val="000000"/>
          <w:sz w:val="22"/>
          <w:szCs w:val="22"/>
          <w:lang w:val="en-US"/>
        </w:rPr>
      </w:pPr>
      <w:ins w:id="1137" w:author="Microsoft Office User" w:date="2019-12-18T09:26:00Z">
        <w:r>
          <w:rPr>
            <w:rFonts w:ascii="Menlo" w:hAnsi="Menlo" w:cs="Menlo"/>
            <w:color w:val="000000"/>
            <w:sz w:val="22"/>
            <w:szCs w:val="22"/>
            <w:lang w:val="en-US"/>
          </w:rPr>
          <w:t>}</w:t>
        </w:r>
      </w:ins>
    </w:p>
    <w:p w14:paraId="146775FE" w14:textId="6E388376" w:rsidR="00B24D9A" w:rsidRDefault="00260B3E" w:rsidP="00260B3E">
      <w:pPr>
        <w:rPr>
          <w:ins w:id="1138" w:author="Microsoft Office User" w:date="2019-12-19T09:24:00Z"/>
          <w:rFonts w:ascii="Menlo" w:hAnsi="Menlo" w:cs="Menlo"/>
          <w:color w:val="000000"/>
          <w:sz w:val="22"/>
          <w:szCs w:val="22"/>
          <w:lang w:val="en-US"/>
        </w:rPr>
      </w:pPr>
      <w:ins w:id="1139" w:author="Microsoft Office User" w:date="2019-12-18T09:26:00Z">
        <w:r>
          <w:rPr>
            <w:rFonts w:ascii="Menlo" w:hAnsi="Menlo" w:cs="Menlo"/>
            <w:color w:val="000000"/>
            <w:sz w:val="22"/>
            <w:szCs w:val="22"/>
            <w:lang w:val="en-US"/>
          </w:rPr>
          <w:t>]</w:t>
        </w:r>
      </w:ins>
    </w:p>
    <w:p w14:paraId="7B6F4D32" w14:textId="066AAF3E" w:rsidR="000B195C" w:rsidRDefault="000B195C" w:rsidP="00260B3E">
      <w:pPr>
        <w:rPr>
          <w:ins w:id="1140" w:author="Microsoft Office User" w:date="2019-12-18T09:29:00Z"/>
          <w:rFonts w:ascii="Menlo" w:hAnsi="Menlo" w:cs="Menlo"/>
          <w:color w:val="000000"/>
          <w:sz w:val="22"/>
          <w:szCs w:val="22"/>
          <w:lang w:val="en-US"/>
        </w:rPr>
      </w:pPr>
      <w:ins w:id="1141" w:author="Microsoft Office User" w:date="2019-12-19T09:24:00Z">
        <w:r>
          <w:rPr>
            <w:rFonts w:ascii="Menlo" w:hAnsi="Menlo" w:cs="Menlo"/>
            <w:color w:val="000000"/>
            <w:sz w:val="22"/>
            <w:szCs w:val="22"/>
            <w:lang w:val="en-US"/>
          </w:rPr>
          <w:t>or</w:t>
        </w:r>
      </w:ins>
      <w:bookmarkStart w:id="1142" w:name="_GoBack"/>
      <w:bookmarkEnd w:id="1142"/>
    </w:p>
    <w:p w14:paraId="43DF1413"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43" w:author="Microsoft Office User" w:date="2019-12-18T09:29:00Z"/>
          <w:rFonts w:ascii="Menlo" w:hAnsi="Menlo" w:cs="Menlo"/>
          <w:color w:val="000000"/>
          <w:sz w:val="22"/>
          <w:szCs w:val="22"/>
          <w:lang w:val="en-US"/>
        </w:rPr>
      </w:pPr>
      <w:ins w:id="1144" w:author="Microsoft Office User" w:date="2019-12-18T09:29:00Z">
        <w:r>
          <w:rPr>
            <w:rFonts w:ascii="Menlo" w:hAnsi="Menlo" w:cs="Menlo"/>
            <w:color w:val="000000"/>
            <w:sz w:val="22"/>
            <w:szCs w:val="22"/>
            <w:lang w:val="en-US"/>
          </w:rPr>
          <w:t>[</w:t>
        </w:r>
      </w:ins>
    </w:p>
    <w:p w14:paraId="6012052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45" w:author="Microsoft Office User" w:date="2019-12-18T09:29:00Z"/>
          <w:rFonts w:ascii="Menlo" w:hAnsi="Menlo" w:cs="Menlo"/>
          <w:color w:val="000000"/>
          <w:sz w:val="22"/>
          <w:szCs w:val="22"/>
          <w:lang w:val="en-US"/>
        </w:rPr>
      </w:pPr>
      <w:ins w:id="1146" w:author="Microsoft Office User" w:date="2019-12-18T09:29:00Z">
        <w:r>
          <w:rPr>
            <w:rFonts w:ascii="Menlo" w:hAnsi="Menlo" w:cs="Menlo"/>
            <w:color w:val="000000"/>
            <w:sz w:val="22"/>
            <w:szCs w:val="22"/>
            <w:lang w:val="en-US"/>
          </w:rPr>
          <w:lastRenderedPageBreak/>
          <w:t>{</w:t>
        </w:r>
        <w:proofErr w:type="spellStart"/>
        <w:r>
          <w:rPr>
            <w:rFonts w:ascii="Menlo" w:hAnsi="Menlo" w:cs="Menlo"/>
            <w:color w:val="000000"/>
            <w:sz w:val="22"/>
            <w:szCs w:val="22"/>
            <w:lang w:val="en-US"/>
          </w:rPr>
          <w:t>Key:"mapping</w:t>
        </w:r>
        <w:proofErr w:type="spellEnd"/>
        <w:r>
          <w:rPr>
            <w:rFonts w:ascii="Menlo" w:hAnsi="Menlo" w:cs="Menlo"/>
            <w:color w:val="000000"/>
            <w:sz w:val="22"/>
            <w:szCs w:val="22"/>
            <w:lang w:val="en-US"/>
          </w:rPr>
          <w:t>",</w:t>
        </w:r>
      </w:ins>
    </w:p>
    <w:p w14:paraId="2E5B8FD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47" w:author="Microsoft Office User" w:date="2019-12-18T09:29:00Z"/>
          <w:rFonts w:ascii="Menlo" w:hAnsi="Menlo" w:cs="Menlo"/>
          <w:color w:val="000000"/>
          <w:sz w:val="22"/>
          <w:szCs w:val="22"/>
          <w:lang w:val="en-US"/>
        </w:rPr>
      </w:pPr>
      <w:ins w:id="1148" w:author="Microsoft Office User" w:date="2019-12-18T09:29:00Z">
        <w:r>
          <w:rPr>
            <w:rFonts w:ascii="Menlo" w:hAnsi="Menlo" w:cs="Menlo"/>
            <w:color w:val="000000"/>
            <w:sz w:val="22"/>
            <w:szCs w:val="22"/>
            <w:lang w:val="en-US"/>
          </w:rPr>
          <w:t>Value: {</w:t>
        </w:r>
      </w:ins>
    </w:p>
    <w:p w14:paraId="09AAF911"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49" w:author="Microsoft Office User" w:date="2019-12-18T09:29:00Z"/>
          <w:rFonts w:ascii="Menlo" w:hAnsi="Menlo" w:cs="Menlo"/>
          <w:color w:val="000000"/>
          <w:sz w:val="22"/>
          <w:szCs w:val="22"/>
          <w:lang w:val="en-US"/>
        </w:rPr>
      </w:pPr>
      <w:ins w:id="1150" w:author="Microsoft Office User" w:date="2019-12-18T09:29:00Z">
        <w:r>
          <w:rPr>
            <w:rFonts w:ascii="Menlo" w:hAnsi="Menlo" w:cs="Menlo"/>
            <w:color w:val="000000"/>
            <w:sz w:val="22"/>
            <w:szCs w:val="22"/>
            <w:lang w:val="en-US"/>
          </w:rPr>
          <w:t>"Range Earth</w:t>
        </w:r>
        <w:proofErr w:type="gramStart"/>
        <w:r>
          <w:rPr>
            <w:rFonts w:ascii="Menlo" w:hAnsi="Menlo" w:cs="Menlo"/>
            <w:color w:val="000000"/>
            <w:sz w:val="22"/>
            <w:szCs w:val="22"/>
            <w:lang w:val="en-US"/>
          </w:rPr>
          <w:t>":{</w:t>
        </w:r>
        <w:proofErr w:type="gramEnd"/>
        <w:r>
          <w:rPr>
            <w:rFonts w:ascii="Menlo" w:hAnsi="Menlo" w:cs="Menlo"/>
            <w:color w:val="000000"/>
            <w:sz w:val="22"/>
            <w:szCs w:val="22"/>
            <w:lang w:val="en-US"/>
          </w:rPr>
          <w:t xml:space="preserve">"Data </w:t>
        </w:r>
        <w:proofErr w:type="spellStart"/>
        <w:r>
          <w:rPr>
            <w:rFonts w:ascii="Menlo" w:hAnsi="Menlo" w:cs="Menlo"/>
            <w:color w:val="000000"/>
            <w:sz w:val="22"/>
            <w:szCs w:val="22"/>
            <w:lang w:val="en-US"/>
          </w:rPr>
          <w:t>Timestamp":"Date","Data</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Value":"Distance</w:t>
        </w:r>
        <w:proofErr w:type="spellEnd"/>
        <w:r>
          <w:rPr>
            <w:rFonts w:ascii="Menlo" w:hAnsi="Menlo" w:cs="Menlo"/>
            <w:color w:val="000000"/>
            <w:sz w:val="22"/>
            <w:szCs w:val="22"/>
            <w:lang w:val="en-US"/>
          </w:rPr>
          <w:t>(AU)", "</w:t>
        </w:r>
        <w:proofErr w:type="spellStart"/>
        <w:r>
          <w:rPr>
            <w:rFonts w:ascii="Menlo" w:hAnsi="Menlo" w:cs="Menlo"/>
            <w:color w:val="000000"/>
            <w:sz w:val="22"/>
            <w:szCs w:val="22"/>
            <w:lang w:val="en-US"/>
          </w:rPr>
          <w:t>unit":"AU</w:t>
        </w:r>
        <w:proofErr w:type="spellEnd"/>
        <w:r>
          <w:rPr>
            <w:rFonts w:ascii="Menlo" w:hAnsi="Menlo" w:cs="Menlo"/>
            <w:color w:val="000000"/>
            <w:sz w:val="22"/>
            <w:szCs w:val="22"/>
            <w:lang w:val="en-US"/>
          </w:rPr>
          <w:t>", "</w:t>
        </w:r>
        <w:proofErr w:type="spellStart"/>
        <w:r>
          <w:rPr>
            <w:rFonts w:ascii="Menlo" w:hAnsi="Menlo" w:cs="Menlo"/>
            <w:color w:val="000000"/>
            <w:sz w:val="22"/>
            <w:szCs w:val="22"/>
            <w:lang w:val="en-US"/>
          </w:rPr>
          <w:t>interpolation":"linear</w:t>
        </w:r>
        <w:proofErr w:type="spellEnd"/>
        <w:r>
          <w:rPr>
            <w:rFonts w:ascii="Menlo" w:hAnsi="Menlo" w:cs="Menlo"/>
            <w:color w:val="000000"/>
            <w:sz w:val="22"/>
            <w:szCs w:val="22"/>
            <w:lang w:val="en-US"/>
          </w:rPr>
          <w:t>", "minLimit":0.005, "maxLimit":0.045}</w:t>
        </w:r>
      </w:ins>
    </w:p>
    <w:p w14:paraId="7F21A43D"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51" w:author="Microsoft Office User" w:date="2019-12-18T09:29:00Z"/>
          <w:rFonts w:ascii="Menlo" w:hAnsi="Menlo" w:cs="Menlo"/>
          <w:color w:val="000000"/>
          <w:sz w:val="22"/>
          <w:szCs w:val="22"/>
          <w:lang w:val="en-US"/>
        </w:rPr>
      </w:pPr>
      <w:ins w:id="1152" w:author="Microsoft Office User" w:date="2019-12-18T09:29:00Z">
        <w:r>
          <w:rPr>
            <w:rFonts w:ascii="Menlo" w:hAnsi="Menlo" w:cs="Menlo"/>
            <w:color w:val="000000"/>
            <w:sz w:val="22"/>
            <w:szCs w:val="22"/>
            <w:lang w:val="en-US"/>
          </w:rPr>
          <w:t>}</w:t>
        </w:r>
      </w:ins>
    </w:p>
    <w:p w14:paraId="48A6B8A9"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53" w:author="Microsoft Office User" w:date="2019-12-18T09:29:00Z"/>
          <w:rFonts w:ascii="Menlo" w:hAnsi="Menlo" w:cs="Menlo"/>
          <w:color w:val="000000"/>
          <w:sz w:val="22"/>
          <w:szCs w:val="22"/>
          <w:lang w:val="en-US"/>
        </w:rPr>
      </w:pPr>
      <w:ins w:id="1154" w:author="Microsoft Office User" w:date="2019-12-18T09:29:00Z">
        <w:r>
          <w:rPr>
            <w:rFonts w:ascii="Menlo" w:hAnsi="Menlo" w:cs="Menlo"/>
            <w:color w:val="000000"/>
            <w:sz w:val="22"/>
            <w:szCs w:val="22"/>
            <w:lang w:val="en-US"/>
          </w:rPr>
          <w:t>}</w:t>
        </w:r>
      </w:ins>
    </w:p>
    <w:p w14:paraId="28A6178B" w14:textId="3F071904" w:rsidR="00260B3E" w:rsidRDefault="00260B3E" w:rsidP="00260B3E">
      <w:pPr>
        <w:rPr>
          <w:ins w:id="1155" w:author="Microsoft Office User" w:date="2019-12-18T09:29:00Z"/>
          <w:rFonts w:ascii="Menlo" w:hAnsi="Menlo" w:cs="Menlo"/>
          <w:color w:val="000000"/>
          <w:sz w:val="22"/>
          <w:szCs w:val="22"/>
          <w:lang w:val="en-US"/>
        </w:rPr>
      </w:pPr>
      <w:ins w:id="1156" w:author="Microsoft Office User" w:date="2019-12-18T09:29:00Z">
        <w:r>
          <w:rPr>
            <w:rFonts w:ascii="Menlo" w:hAnsi="Menlo" w:cs="Menlo"/>
            <w:color w:val="000000"/>
            <w:sz w:val="22"/>
            <w:szCs w:val="22"/>
            <w:lang w:val="en-US"/>
          </w:rPr>
          <w:t>]</w:t>
        </w:r>
      </w:ins>
    </w:p>
    <w:p w14:paraId="0E577E54" w14:textId="77777777" w:rsidR="00260B3E" w:rsidRDefault="00260B3E" w:rsidP="00260B3E">
      <w:pPr>
        <w:rPr>
          <w:ins w:id="1157" w:author="Microsoft Office User" w:date="2019-12-18T08:15:00Z"/>
          <w:rFonts w:cs="Arial"/>
        </w:rPr>
      </w:pPr>
    </w:p>
    <w:p w14:paraId="75F4E499" w14:textId="3D16A30E" w:rsidR="00B24D9A" w:rsidRDefault="00B24009" w:rsidP="00B24D9A">
      <w:pPr>
        <w:rPr>
          <w:ins w:id="1158" w:author="Microsoft Office User" w:date="2019-12-18T09:23:00Z"/>
        </w:rPr>
      </w:pPr>
      <w:ins w:id="1159" w:author="Microsoft Office User" w:date="2019-12-18T08:55:00Z">
        <w:r>
          <w:t>More examples of CSV and mapping data</w:t>
        </w:r>
      </w:ins>
    </w:p>
    <w:p w14:paraId="592F1872"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60" w:author="Microsoft Office User" w:date="2019-12-18T09:23:00Z"/>
          <w:rFonts w:ascii="Menlo" w:hAnsi="Menlo" w:cs="Menlo"/>
          <w:color w:val="000000"/>
          <w:sz w:val="22"/>
          <w:szCs w:val="22"/>
          <w:lang w:val="en-US"/>
        </w:rPr>
      </w:pPr>
      <w:proofErr w:type="spellStart"/>
      <w:proofErr w:type="gramStart"/>
      <w:ins w:id="1161" w:author="Microsoft Office User" w:date="2019-12-18T09:23:00Z">
        <w:r>
          <w:rPr>
            <w:rFonts w:ascii="Menlo" w:hAnsi="Menlo" w:cs="Menlo"/>
            <w:color w:val="000000"/>
            <w:sz w:val="22"/>
            <w:szCs w:val="22"/>
            <w:lang w:val="en-US"/>
          </w:rPr>
          <w:t>Date,phase</w:t>
        </w:r>
        <w:proofErr w:type="spellEnd"/>
        <w:proofErr w:type="gramEnd"/>
      </w:ins>
    </w:p>
    <w:p w14:paraId="7EC9BF4D"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62" w:author="Microsoft Office User" w:date="2019-12-18T09:23:00Z"/>
          <w:rFonts w:ascii="Menlo" w:hAnsi="Menlo" w:cs="Menlo"/>
          <w:color w:val="000000"/>
          <w:sz w:val="22"/>
          <w:szCs w:val="22"/>
          <w:lang w:val="en-US"/>
        </w:rPr>
      </w:pPr>
      <w:ins w:id="1163" w:author="Microsoft Office User" w:date="2019-12-18T09:23:00Z">
        <w:r>
          <w:rPr>
            <w:rFonts w:ascii="Menlo" w:hAnsi="Menlo" w:cs="Menlo"/>
            <w:color w:val="000000"/>
            <w:sz w:val="22"/>
            <w:szCs w:val="22"/>
            <w:lang w:val="en-US"/>
          </w:rPr>
          <w:t>2022-116T00:00:00.</w:t>
        </w:r>
        <w:proofErr w:type="gramStart"/>
        <w:r>
          <w:rPr>
            <w:rFonts w:ascii="Menlo" w:hAnsi="Menlo" w:cs="Menlo"/>
            <w:color w:val="000000"/>
            <w:sz w:val="22"/>
            <w:szCs w:val="22"/>
            <w:lang w:val="en-US"/>
          </w:rPr>
          <w:t>000,Checkout</w:t>
        </w:r>
        <w:proofErr w:type="gramEnd"/>
      </w:ins>
    </w:p>
    <w:p w14:paraId="1CBCF0C6"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64" w:author="Microsoft Office User" w:date="2019-12-18T09:23:00Z"/>
          <w:rFonts w:ascii="Menlo" w:hAnsi="Menlo" w:cs="Menlo"/>
          <w:color w:val="000000"/>
          <w:sz w:val="22"/>
          <w:szCs w:val="22"/>
          <w:lang w:val="en-US"/>
        </w:rPr>
      </w:pPr>
      <w:ins w:id="1165" w:author="Microsoft Office User" w:date="2019-12-18T09:23:00Z">
        <w:r>
          <w:rPr>
            <w:rFonts w:ascii="Menlo" w:hAnsi="Menlo" w:cs="Menlo"/>
            <w:color w:val="000000"/>
            <w:sz w:val="22"/>
            <w:szCs w:val="22"/>
            <w:lang w:val="en-US"/>
          </w:rPr>
          <w:t>2022-124T00:00:00.</w:t>
        </w:r>
        <w:proofErr w:type="gramStart"/>
        <w:r>
          <w:rPr>
            <w:rFonts w:ascii="Menlo" w:hAnsi="Menlo" w:cs="Menlo"/>
            <w:color w:val="000000"/>
            <w:sz w:val="22"/>
            <w:szCs w:val="22"/>
            <w:lang w:val="en-US"/>
          </w:rPr>
          <w:t>000,Cruise</w:t>
        </w:r>
        <w:proofErr w:type="gramEnd"/>
      </w:ins>
    </w:p>
    <w:p w14:paraId="176DA2E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66" w:author="Microsoft Office User" w:date="2019-12-18T09:23:00Z"/>
          <w:rFonts w:ascii="Menlo" w:hAnsi="Menlo" w:cs="Menlo"/>
          <w:color w:val="000000"/>
          <w:sz w:val="22"/>
          <w:szCs w:val="22"/>
          <w:lang w:val="en-US"/>
        </w:rPr>
      </w:pPr>
      <w:ins w:id="1167" w:author="Microsoft Office User" w:date="2019-12-18T09:23:00Z">
        <w:r>
          <w:rPr>
            <w:rFonts w:ascii="Menlo" w:hAnsi="Menlo" w:cs="Menlo"/>
            <w:color w:val="000000"/>
            <w:sz w:val="22"/>
            <w:szCs w:val="22"/>
            <w:lang w:val="en-US"/>
          </w:rPr>
          <w:t>2026-131T00:00:00.</w:t>
        </w:r>
        <w:proofErr w:type="gramStart"/>
        <w:r>
          <w:rPr>
            <w:rFonts w:ascii="Menlo" w:hAnsi="Menlo" w:cs="Menlo"/>
            <w:color w:val="000000"/>
            <w:sz w:val="22"/>
            <w:szCs w:val="22"/>
            <w:lang w:val="en-US"/>
          </w:rPr>
          <w:t>000,Science</w:t>
        </w:r>
        <w:proofErr w:type="gramEnd"/>
        <w:r>
          <w:rPr>
            <w:rFonts w:ascii="Menlo" w:hAnsi="Menlo" w:cs="Menlo"/>
            <w:color w:val="000000"/>
            <w:sz w:val="22"/>
            <w:szCs w:val="22"/>
            <w:lang w:val="en-US"/>
          </w:rPr>
          <w:t xml:space="preserve"> Ops</w:t>
        </w:r>
      </w:ins>
    </w:p>
    <w:p w14:paraId="5464BCA5" w14:textId="640EB8D4" w:rsidR="0032792F" w:rsidRDefault="00260B3E" w:rsidP="00260B3E">
      <w:pPr>
        <w:rPr>
          <w:ins w:id="1168" w:author="Microsoft Office User" w:date="2019-12-18T09:23:00Z"/>
        </w:rPr>
      </w:pPr>
      <w:ins w:id="1169" w:author="Microsoft Office User" w:date="2019-12-18T09:23:00Z">
        <w:r>
          <w:rPr>
            <w:rFonts w:ascii="Menlo" w:hAnsi="Menlo" w:cs="Menlo"/>
            <w:color w:val="000000"/>
            <w:sz w:val="22"/>
            <w:szCs w:val="22"/>
            <w:lang w:val="en-US"/>
          </w:rPr>
          <w:t>2027-141T00:00:00.</w:t>
        </w:r>
        <w:proofErr w:type="gramStart"/>
        <w:r>
          <w:rPr>
            <w:rFonts w:ascii="Menlo" w:hAnsi="Menlo" w:cs="Menlo"/>
            <w:color w:val="000000"/>
            <w:sz w:val="22"/>
            <w:szCs w:val="22"/>
            <w:lang w:val="en-US"/>
          </w:rPr>
          <w:t>000,Finish</w:t>
        </w:r>
        <w:proofErr w:type="gramEnd"/>
      </w:ins>
    </w:p>
    <w:p w14:paraId="39C3B90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70" w:author="Microsoft Office User" w:date="2019-12-18T09:24:00Z"/>
          <w:rFonts w:ascii="Menlo" w:hAnsi="Menlo" w:cs="Menlo"/>
          <w:color w:val="000000"/>
          <w:sz w:val="22"/>
          <w:szCs w:val="22"/>
          <w:lang w:val="en-US"/>
        </w:rPr>
      </w:pPr>
      <w:ins w:id="1171" w:author="Microsoft Office User" w:date="2019-12-18T09:24:00Z">
        <w:r>
          <w:rPr>
            <w:rFonts w:ascii="Menlo" w:hAnsi="Menlo" w:cs="Menlo"/>
            <w:color w:val="000000"/>
            <w:sz w:val="22"/>
            <w:szCs w:val="22"/>
            <w:lang w:val="en-US"/>
          </w:rPr>
          <w:t>[</w:t>
        </w:r>
      </w:ins>
    </w:p>
    <w:p w14:paraId="249F1D1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72" w:author="Microsoft Office User" w:date="2019-12-18T09:24:00Z"/>
          <w:rFonts w:ascii="Menlo" w:hAnsi="Menlo" w:cs="Menlo"/>
          <w:color w:val="000000"/>
          <w:sz w:val="22"/>
          <w:szCs w:val="22"/>
          <w:lang w:val="en-US"/>
        </w:rPr>
      </w:pPr>
      <w:ins w:id="1173" w:author="Microsoft Office User" w:date="2019-12-18T09:24:00Z">
        <w:r>
          <w:rPr>
            <w:rFonts w:ascii="Menlo" w:hAnsi="Menlo" w:cs="Menlo"/>
            <w:color w:val="000000"/>
            <w:sz w:val="22"/>
            <w:szCs w:val="22"/>
            <w:lang w:val="en-US"/>
          </w:rPr>
          <w:t>{</w:t>
        </w:r>
        <w:proofErr w:type="spellStart"/>
        <w:r>
          <w:rPr>
            <w:rFonts w:ascii="Menlo" w:hAnsi="Menlo" w:cs="Menlo"/>
            <w:color w:val="000000"/>
            <w:sz w:val="22"/>
            <w:szCs w:val="22"/>
            <w:lang w:val="en-US"/>
          </w:rPr>
          <w:t>Key:"mapping</w:t>
        </w:r>
        <w:proofErr w:type="spellEnd"/>
        <w:r>
          <w:rPr>
            <w:rFonts w:ascii="Menlo" w:hAnsi="Menlo" w:cs="Menlo"/>
            <w:color w:val="000000"/>
            <w:sz w:val="22"/>
            <w:szCs w:val="22"/>
            <w:lang w:val="en-US"/>
          </w:rPr>
          <w:t>",</w:t>
        </w:r>
      </w:ins>
    </w:p>
    <w:p w14:paraId="072AB387"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74" w:author="Microsoft Office User" w:date="2019-12-18T09:24:00Z"/>
          <w:rFonts w:ascii="Menlo" w:hAnsi="Menlo" w:cs="Menlo"/>
          <w:color w:val="000000"/>
          <w:sz w:val="22"/>
          <w:szCs w:val="22"/>
          <w:lang w:val="en-US"/>
        </w:rPr>
      </w:pPr>
      <w:ins w:id="1175" w:author="Microsoft Office User" w:date="2019-12-18T09:24:00Z">
        <w:r>
          <w:rPr>
            <w:rFonts w:ascii="Menlo" w:hAnsi="Menlo" w:cs="Menlo"/>
            <w:color w:val="000000"/>
            <w:sz w:val="22"/>
            <w:szCs w:val="22"/>
            <w:lang w:val="en-US"/>
          </w:rPr>
          <w:t>Value: {</w:t>
        </w:r>
      </w:ins>
    </w:p>
    <w:p w14:paraId="0C35E4D0"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76" w:author="Microsoft Office User" w:date="2019-12-18T09:24:00Z"/>
          <w:rFonts w:ascii="Menlo" w:hAnsi="Menlo" w:cs="Menlo"/>
          <w:color w:val="000000"/>
          <w:sz w:val="22"/>
          <w:szCs w:val="22"/>
          <w:lang w:val="en-US"/>
        </w:rPr>
      </w:pPr>
      <w:ins w:id="1177" w:author="Microsoft Office User" w:date="2019-12-18T09:24:00Z">
        <w:r>
          <w:rPr>
            <w:rFonts w:ascii="Menlo" w:hAnsi="Menlo" w:cs="Menlo"/>
            <w:color w:val="000000"/>
            <w:sz w:val="22"/>
            <w:szCs w:val="22"/>
            <w:lang w:val="en-US"/>
          </w:rPr>
          <w:t>"Mission Phases</w:t>
        </w:r>
        <w:proofErr w:type="gramStart"/>
        <w:r>
          <w:rPr>
            <w:rFonts w:ascii="Menlo" w:hAnsi="Menlo" w:cs="Menlo"/>
            <w:color w:val="000000"/>
            <w:sz w:val="22"/>
            <w:szCs w:val="22"/>
            <w:lang w:val="en-US"/>
          </w:rPr>
          <w:t>":{</w:t>
        </w:r>
        <w:proofErr w:type="spellStart"/>
        <w:proofErr w:type="gramEnd"/>
        <w:r>
          <w:rPr>
            <w:rFonts w:ascii="Menlo" w:hAnsi="Menlo" w:cs="Menlo"/>
            <w:color w:val="000000"/>
            <w:sz w:val="22"/>
            <w:szCs w:val="22"/>
            <w:lang w:val="en-US"/>
          </w:rPr>
          <w:t>type:"string</w:t>
        </w:r>
        <w:proofErr w:type="spellEnd"/>
        <w:r>
          <w:rPr>
            <w:rFonts w:ascii="Menlo" w:hAnsi="Menlo" w:cs="Menlo"/>
            <w:color w:val="000000"/>
            <w:sz w:val="22"/>
            <w:szCs w:val="22"/>
            <w:lang w:val="en-US"/>
          </w:rPr>
          <w:t xml:space="preserve">", "Data </w:t>
        </w:r>
        <w:proofErr w:type="spellStart"/>
        <w:r>
          <w:rPr>
            <w:rFonts w:ascii="Menlo" w:hAnsi="Menlo" w:cs="Menlo"/>
            <w:color w:val="000000"/>
            <w:sz w:val="22"/>
            <w:szCs w:val="22"/>
            <w:lang w:val="en-US"/>
          </w:rPr>
          <w:t>Timestamp":"Date","Data</w:t>
        </w:r>
        <w:proofErr w:type="spellEnd"/>
        <w:r>
          <w:rPr>
            <w:rFonts w:ascii="Menlo" w:hAnsi="Menlo" w:cs="Menlo"/>
            <w:color w:val="000000"/>
            <w:sz w:val="22"/>
            <w:szCs w:val="22"/>
            <w:lang w:val="en-US"/>
          </w:rPr>
          <w:t xml:space="preserve"> Value":"phase","</w:t>
        </w:r>
        <w:proofErr w:type="spellStart"/>
        <w:r>
          <w:rPr>
            <w:rFonts w:ascii="Menlo" w:hAnsi="Menlo" w:cs="Menlo"/>
            <w:color w:val="000000"/>
            <w:sz w:val="22"/>
            <w:szCs w:val="22"/>
            <w:lang w:val="en-US"/>
          </w:rPr>
          <w:t>possibleStates</w:t>
        </w:r>
        <w:proofErr w:type="spellEnd"/>
        <w:r>
          <w:rPr>
            <w:rFonts w:ascii="Menlo" w:hAnsi="Menlo" w:cs="Menlo"/>
            <w:color w:val="000000"/>
            <w:sz w:val="22"/>
            <w:szCs w:val="22"/>
            <w:lang w:val="en-US"/>
          </w:rPr>
          <w:t>":["</w:t>
        </w:r>
        <w:proofErr w:type="spellStart"/>
        <w:r>
          <w:rPr>
            <w:rFonts w:ascii="Menlo" w:hAnsi="Menlo" w:cs="Menlo"/>
            <w:color w:val="000000"/>
            <w:sz w:val="22"/>
            <w:szCs w:val="22"/>
            <w:lang w:val="en-US"/>
          </w:rPr>
          <w:t>Checkout","Cruise","Science</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Ops","Finish</w:t>
        </w:r>
        <w:proofErr w:type="spellEnd"/>
        <w:r>
          <w:rPr>
            <w:rFonts w:ascii="Menlo" w:hAnsi="Menlo" w:cs="Menlo"/>
            <w:color w:val="000000"/>
            <w:sz w:val="22"/>
            <w:szCs w:val="22"/>
            <w:lang w:val="en-US"/>
          </w:rPr>
          <w:t>"]}</w:t>
        </w:r>
      </w:ins>
    </w:p>
    <w:p w14:paraId="0A97BDD5"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78" w:author="Microsoft Office User" w:date="2019-12-18T09:24:00Z"/>
          <w:rFonts w:ascii="Menlo" w:hAnsi="Menlo" w:cs="Menlo"/>
          <w:color w:val="000000"/>
          <w:sz w:val="22"/>
          <w:szCs w:val="22"/>
          <w:lang w:val="en-US"/>
        </w:rPr>
      </w:pPr>
      <w:ins w:id="1179" w:author="Microsoft Office User" w:date="2019-12-18T09:24:00Z">
        <w:r>
          <w:rPr>
            <w:rFonts w:ascii="Menlo" w:hAnsi="Menlo" w:cs="Menlo"/>
            <w:color w:val="000000"/>
            <w:sz w:val="22"/>
            <w:szCs w:val="22"/>
            <w:lang w:val="en-US"/>
          </w:rPr>
          <w:t>}</w:t>
        </w:r>
      </w:ins>
    </w:p>
    <w:p w14:paraId="7A5A45A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80" w:author="Microsoft Office User" w:date="2019-12-18T09:24:00Z"/>
          <w:rFonts w:ascii="Menlo" w:hAnsi="Menlo" w:cs="Menlo"/>
          <w:color w:val="000000"/>
          <w:sz w:val="22"/>
          <w:szCs w:val="22"/>
          <w:lang w:val="en-US"/>
        </w:rPr>
      </w:pPr>
      <w:ins w:id="1181" w:author="Microsoft Office User" w:date="2019-12-18T09:24:00Z">
        <w:r>
          <w:rPr>
            <w:rFonts w:ascii="Menlo" w:hAnsi="Menlo" w:cs="Menlo"/>
            <w:color w:val="000000"/>
            <w:sz w:val="22"/>
            <w:szCs w:val="22"/>
            <w:lang w:val="en-US"/>
          </w:rPr>
          <w:t>}</w:t>
        </w:r>
      </w:ins>
    </w:p>
    <w:p w14:paraId="37A5D6F1" w14:textId="743011FA" w:rsidR="0032792F" w:rsidDel="00260B3E" w:rsidRDefault="00260B3E" w:rsidP="00260B3E">
      <w:pPr>
        <w:rPr>
          <w:del w:id="1182" w:author="Microsoft Office User" w:date="2019-12-18T09:24:00Z"/>
        </w:rPr>
      </w:pPr>
      <w:ins w:id="1183" w:author="Microsoft Office User" w:date="2019-12-18T09:24:00Z">
        <w:r>
          <w:rPr>
            <w:rFonts w:ascii="Menlo" w:hAnsi="Menlo" w:cs="Menlo"/>
            <w:color w:val="000000"/>
            <w:sz w:val="22"/>
            <w:szCs w:val="22"/>
            <w:lang w:val="en-US"/>
          </w:rPr>
          <w:t>]</w:t>
        </w:r>
      </w:ins>
    </w:p>
    <w:p w14:paraId="3226A69E" w14:textId="77777777" w:rsidR="00B24D9A" w:rsidRPr="00B24D9A" w:rsidRDefault="00B24D9A" w:rsidP="00B24D9A">
      <w:pPr>
        <w:rPr>
          <w:ins w:id="1184" w:author="Microsoft Office User" w:date="2019-12-18T08:12:00Z"/>
        </w:rPr>
        <w:pPrChange w:id="1185" w:author="Microsoft Office User" w:date="2019-12-18T08:13:00Z">
          <w:pPr>
            <w:pStyle w:val="Heading7"/>
          </w:pPr>
        </w:pPrChange>
      </w:pPr>
    </w:p>
    <w:p w14:paraId="0422BD8B" w14:textId="77777777" w:rsidR="002B7CF2" w:rsidRDefault="002B7CF2" w:rsidP="002B7CF2">
      <w:pPr>
        <w:spacing w:before="0" w:after="0" w:afterAutospacing="1" w:line="276" w:lineRule="auto"/>
        <w:rPr>
          <w:ins w:id="1186" w:author="Microsoft Office User" w:date="2019-12-18T09:32:00Z"/>
          <w:rFonts w:cs="Arial"/>
          <w:color w:val="24292E"/>
        </w:rPr>
        <w:pPrChange w:id="1187" w:author="Microsoft Office User" w:date="2019-12-18T08:12:00Z">
          <w:pPr>
            <w:numPr>
              <w:numId w:val="41"/>
            </w:numPr>
            <w:spacing w:before="0" w:after="0" w:afterAutospacing="1" w:line="276" w:lineRule="auto"/>
            <w:ind w:left="720" w:hanging="360"/>
          </w:pPr>
        </w:pPrChange>
      </w:pPr>
    </w:p>
    <w:p w14:paraId="28E9285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88" w:author="Microsoft Office User" w:date="2019-12-18T09:32:00Z"/>
          <w:rFonts w:ascii="Menlo" w:hAnsi="Menlo" w:cs="Menlo"/>
          <w:color w:val="000000"/>
          <w:sz w:val="22"/>
          <w:szCs w:val="22"/>
          <w:lang w:val="en-US"/>
        </w:rPr>
      </w:pPr>
      <w:proofErr w:type="spellStart"/>
      <w:proofErr w:type="gramStart"/>
      <w:ins w:id="1189" w:author="Microsoft Office User" w:date="2019-12-18T09:32:00Z">
        <w:r>
          <w:rPr>
            <w:rFonts w:ascii="Menlo" w:hAnsi="Menlo" w:cs="Menlo"/>
            <w:color w:val="000000"/>
            <w:sz w:val="22"/>
            <w:szCs w:val="22"/>
            <w:lang w:val="en-US"/>
          </w:rPr>
          <w:t>Date,event</w:t>
        </w:r>
        <w:proofErr w:type="spellEnd"/>
        <w:proofErr w:type="gramEnd"/>
      </w:ins>
    </w:p>
    <w:p w14:paraId="13BCEF8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90" w:author="Microsoft Office User" w:date="2019-12-18T09:32:00Z"/>
          <w:rFonts w:ascii="Menlo" w:hAnsi="Menlo" w:cs="Menlo"/>
          <w:color w:val="000000"/>
          <w:sz w:val="22"/>
          <w:szCs w:val="22"/>
          <w:lang w:val="en-US"/>
        </w:rPr>
      </w:pPr>
      <w:ins w:id="1191" w:author="Microsoft Office User" w:date="2019-12-18T09:32:00Z">
        <w:r>
          <w:rPr>
            <w:rFonts w:ascii="Menlo" w:hAnsi="Menlo" w:cs="Menlo"/>
            <w:color w:val="000000"/>
            <w:sz w:val="22"/>
            <w:szCs w:val="22"/>
            <w:lang w:val="en-US"/>
          </w:rPr>
          <w:t>2022-08-06T00:00:00.</w:t>
        </w:r>
        <w:proofErr w:type="gramStart"/>
        <w:r>
          <w:rPr>
            <w:rFonts w:ascii="Menlo" w:hAnsi="Menlo" w:cs="Menlo"/>
            <w:color w:val="000000"/>
            <w:sz w:val="22"/>
            <w:szCs w:val="22"/>
            <w:lang w:val="en-US"/>
          </w:rPr>
          <w:t>000,Launch</w:t>
        </w:r>
        <w:proofErr w:type="gramEnd"/>
      </w:ins>
    </w:p>
    <w:p w14:paraId="523D5BFD"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92" w:author="Microsoft Office User" w:date="2019-12-18T09:32:00Z"/>
          <w:rFonts w:ascii="Menlo" w:hAnsi="Menlo" w:cs="Menlo"/>
          <w:color w:val="000000"/>
          <w:sz w:val="22"/>
          <w:szCs w:val="22"/>
          <w:lang w:val="en-US"/>
        </w:rPr>
      </w:pPr>
      <w:ins w:id="1193" w:author="Microsoft Office User" w:date="2019-12-18T09:32:00Z">
        <w:r>
          <w:rPr>
            <w:rFonts w:ascii="Menlo" w:hAnsi="Menlo" w:cs="Menlo"/>
            <w:color w:val="000000"/>
            <w:sz w:val="22"/>
            <w:szCs w:val="22"/>
            <w:lang w:val="en-US"/>
          </w:rPr>
          <w:t>2023-05-24T00:00:00.</w:t>
        </w:r>
        <w:proofErr w:type="gramStart"/>
        <w:r>
          <w:rPr>
            <w:rFonts w:ascii="Menlo" w:hAnsi="Menlo" w:cs="Menlo"/>
            <w:color w:val="000000"/>
            <w:sz w:val="22"/>
            <w:szCs w:val="22"/>
            <w:lang w:val="en-US"/>
          </w:rPr>
          <w:t>000,Mars</w:t>
        </w:r>
        <w:proofErr w:type="gramEnd"/>
        <w:r>
          <w:rPr>
            <w:rFonts w:ascii="Menlo" w:hAnsi="Menlo" w:cs="Menlo"/>
            <w:color w:val="000000"/>
            <w:sz w:val="22"/>
            <w:szCs w:val="22"/>
            <w:lang w:val="en-US"/>
          </w:rPr>
          <w:t xml:space="preserve"> Flyby</w:t>
        </w:r>
      </w:ins>
    </w:p>
    <w:p w14:paraId="5E241BBC" w14:textId="16FEEC3A" w:rsidR="00260B3E" w:rsidRDefault="00260B3E" w:rsidP="00260B3E">
      <w:pPr>
        <w:spacing w:before="0" w:after="0" w:afterAutospacing="1" w:line="276" w:lineRule="auto"/>
        <w:rPr>
          <w:ins w:id="1194" w:author="Microsoft Office User" w:date="2019-12-18T09:30:00Z"/>
          <w:rFonts w:cs="Arial"/>
          <w:color w:val="24292E"/>
        </w:rPr>
        <w:pPrChange w:id="1195" w:author="Microsoft Office User" w:date="2019-12-18T08:12:00Z">
          <w:pPr>
            <w:numPr>
              <w:numId w:val="41"/>
            </w:numPr>
            <w:spacing w:before="0" w:after="0" w:afterAutospacing="1" w:line="276" w:lineRule="auto"/>
            <w:ind w:left="720" w:hanging="360"/>
          </w:pPr>
        </w:pPrChange>
      </w:pPr>
      <w:ins w:id="1196" w:author="Microsoft Office User" w:date="2019-12-18T09:32:00Z">
        <w:r>
          <w:rPr>
            <w:rFonts w:ascii="Menlo" w:hAnsi="Menlo" w:cs="Menlo"/>
            <w:color w:val="000000"/>
            <w:sz w:val="22"/>
            <w:szCs w:val="22"/>
            <w:lang w:val="en-US"/>
          </w:rPr>
          <w:t>2026-01-31T00:00:00.</w:t>
        </w:r>
        <w:proofErr w:type="gramStart"/>
        <w:r>
          <w:rPr>
            <w:rFonts w:ascii="Menlo" w:hAnsi="Menlo" w:cs="Menlo"/>
            <w:color w:val="000000"/>
            <w:sz w:val="22"/>
            <w:szCs w:val="22"/>
            <w:lang w:val="en-US"/>
          </w:rPr>
          <w:t>000,Capture</w:t>
        </w:r>
        <w:proofErr w:type="gramEnd"/>
        <w:r>
          <w:rPr>
            <w:rFonts w:ascii="Menlo" w:hAnsi="Menlo" w:cs="Menlo"/>
            <w:color w:val="000000"/>
            <w:sz w:val="22"/>
            <w:szCs w:val="22"/>
            <w:lang w:val="en-US"/>
          </w:rPr>
          <w:t xml:space="preserve"> at Psyche</w:t>
        </w:r>
      </w:ins>
    </w:p>
    <w:p w14:paraId="4D102E11"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97" w:author="Microsoft Office User" w:date="2019-12-18T09:30:00Z"/>
          <w:rFonts w:ascii="Menlo" w:hAnsi="Menlo" w:cs="Menlo"/>
          <w:color w:val="000000"/>
          <w:sz w:val="22"/>
          <w:szCs w:val="22"/>
          <w:lang w:val="en-US"/>
        </w:rPr>
      </w:pPr>
      <w:ins w:id="1198" w:author="Microsoft Office User" w:date="2019-12-18T09:30:00Z">
        <w:r>
          <w:rPr>
            <w:rFonts w:ascii="Menlo" w:hAnsi="Menlo" w:cs="Menlo"/>
            <w:color w:val="000000"/>
            <w:sz w:val="22"/>
            <w:szCs w:val="22"/>
            <w:lang w:val="en-US"/>
          </w:rPr>
          <w:t xml:space="preserve">[ </w:t>
        </w:r>
      </w:ins>
    </w:p>
    <w:p w14:paraId="00C424C9"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199" w:author="Microsoft Office User" w:date="2019-12-18T09:30:00Z"/>
          <w:rFonts w:ascii="Menlo" w:hAnsi="Menlo" w:cs="Menlo"/>
          <w:color w:val="000000"/>
          <w:sz w:val="22"/>
          <w:szCs w:val="22"/>
          <w:lang w:val="en-US"/>
        </w:rPr>
      </w:pPr>
      <w:ins w:id="1200" w:author="Microsoft Office User" w:date="2019-12-18T09:30:00Z">
        <w:r>
          <w:rPr>
            <w:rFonts w:ascii="Menlo" w:hAnsi="Menlo" w:cs="Menlo"/>
            <w:color w:val="000000"/>
            <w:sz w:val="22"/>
            <w:szCs w:val="22"/>
            <w:lang w:val="en-US"/>
          </w:rPr>
          <w:t>{</w:t>
        </w:r>
        <w:proofErr w:type="spellStart"/>
        <w:r>
          <w:rPr>
            <w:rFonts w:ascii="Menlo" w:hAnsi="Menlo" w:cs="Menlo"/>
            <w:color w:val="000000"/>
            <w:sz w:val="22"/>
            <w:szCs w:val="22"/>
            <w:lang w:val="en-US"/>
          </w:rPr>
          <w:t>Key:"mapping</w:t>
        </w:r>
        <w:proofErr w:type="spellEnd"/>
        <w:r>
          <w:rPr>
            <w:rFonts w:ascii="Menlo" w:hAnsi="Menlo" w:cs="Menlo"/>
            <w:color w:val="000000"/>
            <w:sz w:val="22"/>
            <w:szCs w:val="22"/>
            <w:lang w:val="en-US"/>
          </w:rPr>
          <w:t xml:space="preserve">", </w:t>
        </w:r>
      </w:ins>
    </w:p>
    <w:p w14:paraId="7FC3E7FE"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01" w:author="Microsoft Office User" w:date="2019-12-18T09:30:00Z"/>
          <w:rFonts w:ascii="Menlo" w:hAnsi="Menlo" w:cs="Menlo"/>
          <w:color w:val="000000"/>
          <w:sz w:val="22"/>
          <w:szCs w:val="22"/>
          <w:lang w:val="en-US"/>
        </w:rPr>
      </w:pPr>
      <w:ins w:id="1202" w:author="Microsoft Office User" w:date="2019-12-18T09:30:00Z">
        <w:r>
          <w:rPr>
            <w:rFonts w:ascii="Menlo" w:hAnsi="Menlo" w:cs="Menlo"/>
            <w:color w:val="000000"/>
            <w:sz w:val="22"/>
            <w:szCs w:val="22"/>
            <w:lang w:val="en-US"/>
          </w:rPr>
          <w:t>Value: {</w:t>
        </w:r>
      </w:ins>
    </w:p>
    <w:p w14:paraId="19A7E53A"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03" w:author="Microsoft Office User" w:date="2019-12-18T09:30:00Z"/>
          <w:rFonts w:ascii="Menlo" w:hAnsi="Menlo" w:cs="Menlo"/>
          <w:color w:val="000000"/>
          <w:sz w:val="22"/>
          <w:szCs w:val="22"/>
          <w:lang w:val="en-US"/>
        </w:rPr>
      </w:pPr>
      <w:ins w:id="1204" w:author="Microsoft Office User" w:date="2019-12-18T09:30:00Z">
        <w:r>
          <w:rPr>
            <w:rFonts w:ascii="Menlo" w:hAnsi="Menlo" w:cs="Menlo"/>
            <w:color w:val="000000"/>
            <w:sz w:val="22"/>
            <w:szCs w:val="22"/>
            <w:lang w:val="en-US"/>
          </w:rPr>
          <w:t>"Events</w:t>
        </w:r>
        <w:proofErr w:type="gramStart"/>
        <w:r>
          <w:rPr>
            <w:rFonts w:ascii="Menlo" w:hAnsi="Menlo" w:cs="Menlo"/>
            <w:color w:val="000000"/>
            <w:sz w:val="22"/>
            <w:szCs w:val="22"/>
            <w:lang w:val="en-US"/>
          </w:rPr>
          <w:t>":{</w:t>
        </w:r>
        <w:proofErr w:type="gramEnd"/>
        <w:r>
          <w:rPr>
            <w:rFonts w:ascii="Menlo" w:hAnsi="Menlo" w:cs="Menlo"/>
            <w:color w:val="000000"/>
            <w:sz w:val="22"/>
            <w:szCs w:val="22"/>
            <w:lang w:val="en-US"/>
          </w:rPr>
          <w:t>"</w:t>
        </w:r>
        <w:proofErr w:type="spellStart"/>
        <w:r>
          <w:rPr>
            <w:rFonts w:ascii="Menlo" w:hAnsi="Menlo" w:cs="Menlo"/>
            <w:color w:val="000000"/>
            <w:sz w:val="22"/>
            <w:szCs w:val="22"/>
            <w:lang w:val="en-US"/>
          </w:rPr>
          <w:t>Tstart</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Assigned":"Date","Tend</w:t>
        </w:r>
        <w:proofErr w:type="spellEnd"/>
        <w:r>
          <w:rPr>
            <w:rFonts w:ascii="Menlo" w:hAnsi="Menlo" w:cs="Menlo"/>
            <w:color w:val="000000"/>
            <w:sz w:val="22"/>
            <w:szCs w:val="22"/>
            <w:lang w:val="en-US"/>
          </w:rPr>
          <w:t xml:space="preserve"> Assigned": "</w:t>
        </w:r>
        <w:proofErr w:type="spellStart"/>
        <w:r>
          <w:rPr>
            <w:rFonts w:ascii="Menlo" w:hAnsi="Menlo" w:cs="Menlo"/>
            <w:color w:val="000000"/>
            <w:sz w:val="22"/>
            <w:szCs w:val="22"/>
            <w:lang w:val="en-US"/>
          </w:rPr>
          <w:t>Date","Activity</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Name":"event</w:t>
        </w:r>
        <w:proofErr w:type="spellEnd"/>
        <w:r>
          <w:rPr>
            <w:rFonts w:ascii="Menlo" w:hAnsi="Menlo" w:cs="Menlo"/>
            <w:color w:val="000000"/>
            <w:sz w:val="22"/>
            <w:szCs w:val="22"/>
            <w:lang w:val="en-US"/>
          </w:rPr>
          <w:t xml:space="preserve">", "Draw </w:t>
        </w:r>
        <w:proofErr w:type="spellStart"/>
        <w:r>
          <w:rPr>
            <w:rFonts w:ascii="Menlo" w:hAnsi="Menlo" w:cs="Menlo"/>
            <w:color w:val="000000"/>
            <w:sz w:val="22"/>
            <w:szCs w:val="22"/>
            <w:lang w:val="en-US"/>
          </w:rPr>
          <w:t>Type":"triangle</w:t>
        </w:r>
        <w:proofErr w:type="spellEnd"/>
        <w:r>
          <w:rPr>
            <w:rFonts w:ascii="Menlo" w:hAnsi="Menlo" w:cs="Menlo"/>
            <w:color w:val="000000"/>
            <w:sz w:val="22"/>
            <w:szCs w:val="22"/>
            <w:lang w:val="en-US"/>
          </w:rPr>
          <w:t>"}</w:t>
        </w:r>
      </w:ins>
    </w:p>
    <w:p w14:paraId="59119AF1"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05" w:author="Microsoft Office User" w:date="2019-12-18T09:30:00Z"/>
          <w:rFonts w:ascii="Menlo" w:hAnsi="Menlo" w:cs="Menlo"/>
          <w:color w:val="000000"/>
          <w:sz w:val="22"/>
          <w:szCs w:val="22"/>
          <w:lang w:val="en-US"/>
        </w:rPr>
      </w:pPr>
      <w:ins w:id="1206" w:author="Microsoft Office User" w:date="2019-12-18T09:30:00Z">
        <w:r>
          <w:rPr>
            <w:rFonts w:ascii="Menlo" w:hAnsi="Menlo" w:cs="Menlo"/>
            <w:color w:val="000000"/>
            <w:sz w:val="22"/>
            <w:szCs w:val="22"/>
            <w:lang w:val="en-US"/>
          </w:rPr>
          <w:t>}</w:t>
        </w:r>
      </w:ins>
    </w:p>
    <w:p w14:paraId="1371E439"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07" w:author="Microsoft Office User" w:date="2019-12-18T09:30:00Z"/>
          <w:rFonts w:ascii="Menlo" w:hAnsi="Menlo" w:cs="Menlo"/>
          <w:color w:val="000000"/>
          <w:sz w:val="22"/>
          <w:szCs w:val="22"/>
          <w:lang w:val="en-US"/>
        </w:rPr>
      </w:pPr>
      <w:ins w:id="1208" w:author="Microsoft Office User" w:date="2019-12-18T09:30:00Z">
        <w:r>
          <w:rPr>
            <w:rFonts w:ascii="Menlo" w:hAnsi="Menlo" w:cs="Menlo"/>
            <w:color w:val="000000"/>
            <w:sz w:val="22"/>
            <w:szCs w:val="22"/>
            <w:lang w:val="en-US"/>
          </w:rPr>
          <w:t>}</w:t>
        </w:r>
      </w:ins>
    </w:p>
    <w:p w14:paraId="4D96281E" w14:textId="134D1BED" w:rsidR="00260B3E" w:rsidRDefault="00260B3E" w:rsidP="00260B3E">
      <w:pPr>
        <w:spacing w:before="0" w:after="0" w:afterAutospacing="1" w:line="276" w:lineRule="auto"/>
        <w:rPr>
          <w:ins w:id="1209" w:author="Microsoft Office User" w:date="2019-12-18T09:30:00Z"/>
          <w:rFonts w:ascii="Menlo" w:hAnsi="Menlo" w:cs="Menlo"/>
          <w:color w:val="000000"/>
          <w:sz w:val="22"/>
          <w:szCs w:val="22"/>
          <w:lang w:val="en-US"/>
        </w:rPr>
        <w:pPrChange w:id="1210" w:author="Microsoft Office User" w:date="2019-12-18T08:12:00Z">
          <w:pPr>
            <w:numPr>
              <w:numId w:val="41"/>
            </w:numPr>
            <w:spacing w:before="0" w:after="0" w:afterAutospacing="1" w:line="276" w:lineRule="auto"/>
            <w:ind w:left="720" w:hanging="360"/>
          </w:pPr>
        </w:pPrChange>
      </w:pPr>
      <w:ins w:id="1211" w:author="Microsoft Office User" w:date="2019-12-18T09:30:00Z">
        <w:r>
          <w:rPr>
            <w:rFonts w:ascii="Menlo" w:hAnsi="Menlo" w:cs="Menlo"/>
            <w:color w:val="000000"/>
            <w:sz w:val="22"/>
            <w:szCs w:val="22"/>
            <w:lang w:val="en-US"/>
          </w:rPr>
          <w:t>]</w:t>
        </w:r>
      </w:ins>
    </w:p>
    <w:p w14:paraId="103515F0" w14:textId="77777777" w:rsidR="00260B3E" w:rsidRDefault="00260B3E" w:rsidP="00260B3E">
      <w:pPr>
        <w:spacing w:before="0" w:after="0" w:afterAutospacing="1" w:line="276" w:lineRule="auto"/>
        <w:rPr>
          <w:ins w:id="1212" w:author="Microsoft Office User" w:date="2019-12-18T09:30:00Z"/>
          <w:rFonts w:ascii="Menlo" w:hAnsi="Menlo" w:cs="Menlo"/>
          <w:color w:val="000000"/>
          <w:sz w:val="22"/>
          <w:szCs w:val="22"/>
          <w:lang w:val="en-US"/>
        </w:rPr>
        <w:pPrChange w:id="1213" w:author="Microsoft Office User" w:date="2019-12-18T08:12:00Z">
          <w:pPr>
            <w:numPr>
              <w:numId w:val="41"/>
            </w:numPr>
            <w:spacing w:before="0" w:after="0" w:afterAutospacing="1" w:line="276" w:lineRule="auto"/>
            <w:ind w:left="720" w:hanging="360"/>
          </w:pPr>
        </w:pPrChange>
      </w:pPr>
    </w:p>
    <w:p w14:paraId="705AED0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14" w:author="Microsoft Office User" w:date="2019-12-18T09:32:00Z"/>
          <w:rFonts w:ascii="Menlo" w:hAnsi="Menlo" w:cs="Menlo"/>
          <w:color w:val="000000"/>
          <w:sz w:val="22"/>
          <w:szCs w:val="22"/>
          <w:lang w:val="en-US"/>
        </w:rPr>
      </w:pPr>
      <w:proofErr w:type="spellStart"/>
      <w:proofErr w:type="gramStart"/>
      <w:ins w:id="1215" w:author="Microsoft Office User" w:date="2019-12-18T09:32:00Z">
        <w:r>
          <w:rPr>
            <w:rFonts w:ascii="Menlo" w:hAnsi="Menlo" w:cs="Menlo"/>
            <w:color w:val="000000"/>
            <w:sz w:val="22"/>
            <w:szCs w:val="22"/>
            <w:lang w:val="en-US"/>
          </w:rPr>
          <w:t>Date,End</w:t>
        </w:r>
        <w:proofErr w:type="gramEnd"/>
        <w:r>
          <w:rPr>
            <w:rFonts w:ascii="Menlo" w:hAnsi="Menlo" w:cs="Menlo"/>
            <w:color w:val="000000"/>
            <w:sz w:val="22"/>
            <w:szCs w:val="22"/>
            <w:lang w:val="en-US"/>
          </w:rPr>
          <w:t>,event,parameters,metadata</w:t>
        </w:r>
        <w:proofErr w:type="spellEnd"/>
      </w:ins>
    </w:p>
    <w:p w14:paraId="6B43B174"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16" w:author="Microsoft Office User" w:date="2019-12-18T09:32:00Z"/>
          <w:rFonts w:ascii="Menlo" w:hAnsi="Menlo" w:cs="Menlo"/>
          <w:color w:val="000000"/>
          <w:sz w:val="22"/>
          <w:szCs w:val="22"/>
          <w:lang w:val="en-US"/>
        </w:rPr>
      </w:pPr>
      <w:ins w:id="1217" w:author="Microsoft Office User" w:date="2019-12-18T09:32:00Z">
        <w:r>
          <w:rPr>
            <w:rFonts w:ascii="Menlo" w:hAnsi="Menlo" w:cs="Menlo"/>
            <w:color w:val="000000"/>
            <w:sz w:val="22"/>
            <w:szCs w:val="22"/>
            <w:lang w:val="en-US"/>
          </w:rPr>
          <w:lastRenderedPageBreak/>
          <w:t>2022-106T00:00:00.000,2022-106T00:00:00.</w:t>
        </w:r>
        <w:proofErr w:type="gramStart"/>
        <w:r>
          <w:rPr>
            <w:rFonts w:ascii="Menlo" w:hAnsi="Menlo" w:cs="Menlo"/>
            <w:color w:val="000000"/>
            <w:sz w:val="22"/>
            <w:szCs w:val="22"/>
            <w:lang w:val="en-US"/>
          </w:rPr>
          <w:t>000,Launch</w:t>
        </w:r>
        <w:proofErr w:type="gramEnd"/>
        <w:r>
          <w:rPr>
            <w:rFonts w:ascii="Menlo" w:hAnsi="Menlo" w:cs="Menlo"/>
            <w:color w:val="000000"/>
            <w:sz w:val="22"/>
            <w:szCs w:val="22"/>
            <w:lang w:val="en-US"/>
          </w:rPr>
          <w:t>,{"state_id":"DSS-34";"spacecraft_id":"159"},{"meta1":"string, 1";"meta2": 2.7;"meta3": "[1,2]"}</w:t>
        </w:r>
      </w:ins>
    </w:p>
    <w:p w14:paraId="4CB93573" w14:textId="1EFBAAD9"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18" w:author="Microsoft Office User" w:date="2019-12-18T09:32:00Z"/>
          <w:rFonts w:ascii="Menlo" w:hAnsi="Menlo" w:cs="Menlo"/>
          <w:color w:val="000000"/>
          <w:sz w:val="22"/>
          <w:szCs w:val="22"/>
          <w:lang w:val="en-US"/>
        </w:rPr>
      </w:pPr>
      <w:ins w:id="1219" w:author="Microsoft Office User" w:date="2019-12-18T09:32:00Z">
        <w:r>
          <w:rPr>
            <w:rFonts w:ascii="Menlo" w:hAnsi="Menlo" w:cs="Menlo"/>
            <w:color w:val="000000"/>
            <w:sz w:val="22"/>
            <w:szCs w:val="22"/>
            <w:lang w:val="en-US"/>
          </w:rPr>
          <w:t>2022-107T00:00:00.000,2022-122T00:00:00.</w:t>
        </w:r>
        <w:proofErr w:type="gramStart"/>
        <w:r>
          <w:rPr>
            <w:rFonts w:ascii="Menlo" w:hAnsi="Menlo" w:cs="Menlo"/>
            <w:color w:val="000000"/>
            <w:sz w:val="22"/>
            <w:szCs w:val="22"/>
            <w:lang w:val="en-US"/>
          </w:rPr>
          <w:t>000,Cruise</w:t>
        </w:r>
        <w:proofErr w:type="gramEnd"/>
        <w:r>
          <w:rPr>
            <w:rFonts w:ascii="Menlo" w:hAnsi="Menlo" w:cs="Menlo"/>
            <w:color w:val="000000"/>
            <w:sz w:val="22"/>
            <w:szCs w:val="22"/>
            <w:lang w:val="en-US"/>
          </w:rPr>
          <w:t>,{"state_id":"DSS-24";"spacecraft_id":"159"},{"meta1":"string, 2";"meta2": 2.8;"meta3": "[3,4]"}</w:t>
        </w:r>
      </w:ins>
    </w:p>
    <w:p w14:paraId="37D61C7A"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20" w:author="Microsoft Office User" w:date="2019-12-18T09:32:00Z"/>
          <w:rFonts w:ascii="Menlo" w:hAnsi="Menlo" w:cs="Menlo"/>
          <w:color w:val="000000"/>
          <w:sz w:val="22"/>
          <w:szCs w:val="22"/>
          <w:lang w:val="en-US"/>
        </w:rPr>
      </w:pPr>
    </w:p>
    <w:p w14:paraId="69717799"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21" w:author="Microsoft Office User" w:date="2019-12-18T09:30:00Z"/>
          <w:rFonts w:ascii="Menlo" w:hAnsi="Menlo" w:cs="Menlo"/>
          <w:color w:val="000000"/>
          <w:sz w:val="22"/>
          <w:szCs w:val="22"/>
          <w:lang w:val="en-US"/>
        </w:rPr>
      </w:pPr>
      <w:ins w:id="1222" w:author="Microsoft Office User" w:date="2019-12-18T09:30:00Z">
        <w:r>
          <w:rPr>
            <w:rFonts w:ascii="Menlo" w:hAnsi="Menlo" w:cs="Menlo"/>
            <w:color w:val="000000"/>
            <w:sz w:val="22"/>
            <w:szCs w:val="22"/>
            <w:lang w:val="en-US"/>
          </w:rPr>
          <w:t xml:space="preserve">[ </w:t>
        </w:r>
      </w:ins>
    </w:p>
    <w:p w14:paraId="41062231"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23" w:author="Microsoft Office User" w:date="2019-12-18T09:30:00Z"/>
          <w:rFonts w:ascii="Menlo" w:hAnsi="Menlo" w:cs="Menlo"/>
          <w:color w:val="000000"/>
          <w:sz w:val="22"/>
          <w:szCs w:val="22"/>
          <w:lang w:val="en-US"/>
        </w:rPr>
      </w:pPr>
      <w:ins w:id="1224" w:author="Microsoft Office User" w:date="2019-12-18T09:30:00Z">
        <w:r>
          <w:rPr>
            <w:rFonts w:ascii="Menlo" w:hAnsi="Menlo" w:cs="Menlo"/>
            <w:color w:val="000000"/>
            <w:sz w:val="22"/>
            <w:szCs w:val="22"/>
            <w:lang w:val="en-US"/>
          </w:rPr>
          <w:t>{</w:t>
        </w:r>
        <w:proofErr w:type="spellStart"/>
        <w:r>
          <w:rPr>
            <w:rFonts w:ascii="Menlo" w:hAnsi="Menlo" w:cs="Menlo"/>
            <w:color w:val="000000"/>
            <w:sz w:val="22"/>
            <w:szCs w:val="22"/>
            <w:lang w:val="en-US"/>
          </w:rPr>
          <w:t>Key:"mapping</w:t>
        </w:r>
        <w:proofErr w:type="spellEnd"/>
        <w:r>
          <w:rPr>
            <w:rFonts w:ascii="Menlo" w:hAnsi="Menlo" w:cs="Menlo"/>
            <w:color w:val="000000"/>
            <w:sz w:val="22"/>
            <w:szCs w:val="22"/>
            <w:lang w:val="en-US"/>
          </w:rPr>
          <w:t xml:space="preserve">", </w:t>
        </w:r>
      </w:ins>
    </w:p>
    <w:p w14:paraId="235A8413"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25" w:author="Microsoft Office User" w:date="2019-12-18T09:30:00Z"/>
          <w:rFonts w:ascii="Menlo" w:hAnsi="Menlo" w:cs="Menlo"/>
          <w:color w:val="000000"/>
          <w:sz w:val="22"/>
          <w:szCs w:val="22"/>
          <w:lang w:val="en-US"/>
        </w:rPr>
      </w:pPr>
      <w:ins w:id="1226" w:author="Microsoft Office User" w:date="2019-12-18T09:30:00Z">
        <w:r>
          <w:rPr>
            <w:rFonts w:ascii="Menlo" w:hAnsi="Menlo" w:cs="Menlo"/>
            <w:color w:val="000000"/>
            <w:sz w:val="22"/>
            <w:szCs w:val="22"/>
            <w:lang w:val="en-US"/>
          </w:rPr>
          <w:t>Value: {</w:t>
        </w:r>
      </w:ins>
    </w:p>
    <w:p w14:paraId="6289914F"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27" w:author="Microsoft Office User" w:date="2019-12-18T09:30:00Z"/>
          <w:rFonts w:ascii="Menlo" w:hAnsi="Menlo" w:cs="Menlo"/>
          <w:color w:val="000000"/>
          <w:sz w:val="22"/>
          <w:szCs w:val="22"/>
          <w:lang w:val="en-US"/>
        </w:rPr>
      </w:pPr>
      <w:ins w:id="1228" w:author="Microsoft Office User" w:date="2019-12-18T09:30:00Z">
        <w:r>
          <w:rPr>
            <w:rFonts w:ascii="Menlo" w:hAnsi="Menlo" w:cs="Menlo"/>
            <w:color w:val="000000"/>
            <w:sz w:val="22"/>
            <w:szCs w:val="22"/>
            <w:lang w:val="en-US"/>
          </w:rPr>
          <w:t>"Events</w:t>
        </w:r>
        <w:proofErr w:type="gramStart"/>
        <w:r>
          <w:rPr>
            <w:rFonts w:ascii="Menlo" w:hAnsi="Menlo" w:cs="Menlo"/>
            <w:color w:val="000000"/>
            <w:sz w:val="22"/>
            <w:szCs w:val="22"/>
            <w:lang w:val="en-US"/>
          </w:rPr>
          <w:t>":{</w:t>
        </w:r>
        <w:proofErr w:type="gramEnd"/>
        <w:r>
          <w:rPr>
            <w:rFonts w:ascii="Menlo" w:hAnsi="Menlo" w:cs="Menlo"/>
            <w:color w:val="000000"/>
            <w:sz w:val="22"/>
            <w:szCs w:val="22"/>
            <w:lang w:val="en-US"/>
          </w:rPr>
          <w:t>"</w:t>
        </w:r>
        <w:proofErr w:type="spellStart"/>
        <w:r>
          <w:rPr>
            <w:rFonts w:ascii="Menlo" w:hAnsi="Menlo" w:cs="Menlo"/>
            <w:color w:val="000000"/>
            <w:sz w:val="22"/>
            <w:szCs w:val="22"/>
            <w:lang w:val="en-US"/>
          </w:rPr>
          <w:t>Tstart</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Assigned":"Date","Tend</w:t>
        </w:r>
        <w:proofErr w:type="spellEnd"/>
        <w:r>
          <w:rPr>
            <w:rFonts w:ascii="Menlo" w:hAnsi="Menlo" w:cs="Menlo"/>
            <w:color w:val="000000"/>
            <w:sz w:val="22"/>
            <w:szCs w:val="22"/>
            <w:lang w:val="en-US"/>
          </w:rPr>
          <w:t xml:space="preserve"> Assigned": "</w:t>
        </w:r>
        <w:proofErr w:type="spellStart"/>
        <w:r>
          <w:rPr>
            <w:rFonts w:ascii="Menlo" w:hAnsi="Menlo" w:cs="Menlo"/>
            <w:color w:val="000000"/>
            <w:sz w:val="22"/>
            <w:szCs w:val="22"/>
            <w:lang w:val="en-US"/>
          </w:rPr>
          <w:t>End","Activity</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Name":"event</w:t>
        </w:r>
        <w:proofErr w:type="spellEnd"/>
        <w:r>
          <w:rPr>
            <w:rFonts w:ascii="Menlo" w:hAnsi="Menlo" w:cs="Menlo"/>
            <w:color w:val="000000"/>
            <w:sz w:val="22"/>
            <w:szCs w:val="22"/>
            <w:lang w:val="en-US"/>
          </w:rPr>
          <w:t xml:space="preserve">", "Draw </w:t>
        </w:r>
        <w:proofErr w:type="spellStart"/>
        <w:r>
          <w:rPr>
            <w:rFonts w:ascii="Menlo" w:hAnsi="Menlo" w:cs="Menlo"/>
            <w:color w:val="000000"/>
            <w:sz w:val="22"/>
            <w:szCs w:val="22"/>
            <w:lang w:val="en-US"/>
          </w:rPr>
          <w:t>Type":"triangle</w:t>
        </w:r>
        <w:proofErr w:type="spellEnd"/>
        <w:r>
          <w:rPr>
            <w:rFonts w:ascii="Menlo" w:hAnsi="Menlo" w:cs="Menlo"/>
            <w:color w:val="000000"/>
            <w:sz w:val="22"/>
            <w:szCs w:val="22"/>
            <w:lang w:val="en-US"/>
          </w:rPr>
          <w:t>", "Activity Parameters": "parameters", "Metadata": "metadata"}</w:t>
        </w:r>
      </w:ins>
    </w:p>
    <w:p w14:paraId="52987DAF"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29" w:author="Microsoft Office User" w:date="2019-12-18T09:30:00Z"/>
          <w:rFonts w:ascii="Menlo" w:hAnsi="Menlo" w:cs="Menlo"/>
          <w:color w:val="000000"/>
          <w:sz w:val="22"/>
          <w:szCs w:val="22"/>
          <w:lang w:val="en-US"/>
        </w:rPr>
      </w:pPr>
      <w:ins w:id="1230" w:author="Microsoft Office User" w:date="2019-12-18T09:30:00Z">
        <w:r>
          <w:rPr>
            <w:rFonts w:ascii="Menlo" w:hAnsi="Menlo" w:cs="Menlo"/>
            <w:color w:val="000000"/>
            <w:sz w:val="22"/>
            <w:szCs w:val="22"/>
            <w:lang w:val="en-US"/>
          </w:rPr>
          <w:t>}</w:t>
        </w:r>
      </w:ins>
    </w:p>
    <w:p w14:paraId="3F1A7153" w14:textId="77777777" w:rsidR="00260B3E" w:rsidRDefault="00260B3E" w:rsidP="00260B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31" w:author="Microsoft Office User" w:date="2019-12-18T09:30:00Z"/>
          <w:rFonts w:ascii="Menlo" w:hAnsi="Menlo" w:cs="Menlo"/>
          <w:color w:val="000000"/>
          <w:sz w:val="22"/>
          <w:szCs w:val="22"/>
          <w:lang w:val="en-US"/>
        </w:rPr>
      </w:pPr>
      <w:ins w:id="1232" w:author="Microsoft Office User" w:date="2019-12-18T09:30:00Z">
        <w:r>
          <w:rPr>
            <w:rFonts w:ascii="Menlo" w:hAnsi="Menlo" w:cs="Menlo"/>
            <w:color w:val="000000"/>
            <w:sz w:val="22"/>
            <w:szCs w:val="22"/>
            <w:lang w:val="en-US"/>
          </w:rPr>
          <w:t>}</w:t>
        </w:r>
      </w:ins>
    </w:p>
    <w:p w14:paraId="5F974C90" w14:textId="747A5351" w:rsidR="00260B3E" w:rsidRDefault="00260B3E" w:rsidP="00260B3E">
      <w:pPr>
        <w:spacing w:before="0" w:after="0" w:afterAutospacing="1" w:line="276" w:lineRule="auto"/>
        <w:rPr>
          <w:ins w:id="1233" w:author="Microsoft Office User" w:date="2019-12-18T09:41:00Z"/>
          <w:rFonts w:ascii="Menlo" w:hAnsi="Menlo" w:cs="Menlo"/>
          <w:color w:val="000000"/>
          <w:sz w:val="22"/>
          <w:szCs w:val="22"/>
          <w:lang w:val="en-US"/>
        </w:rPr>
        <w:pPrChange w:id="1234" w:author="Microsoft Office User" w:date="2019-12-18T08:12:00Z">
          <w:pPr>
            <w:numPr>
              <w:numId w:val="41"/>
            </w:numPr>
            <w:spacing w:before="0" w:after="0" w:afterAutospacing="1" w:line="276" w:lineRule="auto"/>
            <w:ind w:left="720" w:hanging="360"/>
          </w:pPr>
        </w:pPrChange>
      </w:pPr>
      <w:ins w:id="1235" w:author="Microsoft Office User" w:date="2019-12-18T09:30:00Z">
        <w:r>
          <w:rPr>
            <w:rFonts w:ascii="Menlo" w:hAnsi="Menlo" w:cs="Menlo"/>
            <w:color w:val="000000"/>
            <w:sz w:val="22"/>
            <w:szCs w:val="22"/>
            <w:lang w:val="en-US"/>
          </w:rPr>
          <w:t>]</w:t>
        </w:r>
      </w:ins>
    </w:p>
    <w:p w14:paraId="51061810" w14:textId="1B8F9BF0" w:rsidR="001930F5" w:rsidRDefault="009A28C5" w:rsidP="00260B3E">
      <w:pPr>
        <w:spacing w:before="0" w:after="0" w:afterAutospacing="1" w:line="276" w:lineRule="auto"/>
        <w:rPr>
          <w:ins w:id="1236" w:author="Microsoft Office User" w:date="2019-12-18T09:41:00Z"/>
          <w:rFonts w:ascii="Menlo" w:hAnsi="Menlo" w:cs="Menlo"/>
          <w:color w:val="000000"/>
          <w:sz w:val="22"/>
          <w:szCs w:val="22"/>
          <w:lang w:val="en-US"/>
        </w:rPr>
        <w:pPrChange w:id="1237" w:author="Microsoft Office User" w:date="2019-12-18T08:12:00Z">
          <w:pPr>
            <w:numPr>
              <w:numId w:val="41"/>
            </w:numPr>
            <w:spacing w:before="0" w:after="0" w:afterAutospacing="1" w:line="276" w:lineRule="auto"/>
            <w:ind w:left="720" w:hanging="360"/>
          </w:pPr>
        </w:pPrChange>
      </w:pPr>
      <w:ins w:id="1238" w:author="Microsoft Office User" w:date="2019-12-18T09:44:00Z">
        <w:r>
          <w:rPr>
            <w:rFonts w:ascii="Menlo" w:hAnsi="Menlo" w:cs="Menlo"/>
            <w:color w:val="000000"/>
            <w:sz w:val="22"/>
            <w:szCs w:val="22"/>
            <w:lang w:val="en-US"/>
          </w:rPr>
          <w:t>Sample m</w:t>
        </w:r>
      </w:ins>
      <w:ins w:id="1239" w:author="Microsoft Office User" w:date="2019-12-18T09:41:00Z">
        <w:r>
          <w:rPr>
            <w:rFonts w:ascii="Menlo" w:hAnsi="Menlo" w:cs="Menlo"/>
            <w:color w:val="000000"/>
            <w:sz w:val="22"/>
            <w:szCs w:val="22"/>
            <w:lang w:val="en-US"/>
          </w:rPr>
          <w:t>apping file for EHA data:</w:t>
        </w:r>
      </w:ins>
    </w:p>
    <w:p w14:paraId="256CD726"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40" w:author="Microsoft Office User" w:date="2019-12-18T09:43:00Z"/>
          <w:rFonts w:ascii="Menlo" w:hAnsi="Menlo" w:cs="Menlo"/>
          <w:color w:val="000000"/>
          <w:sz w:val="22"/>
          <w:szCs w:val="22"/>
          <w:lang w:val="en-US"/>
        </w:rPr>
      </w:pPr>
      <w:ins w:id="1241" w:author="Microsoft Office User" w:date="2019-12-18T09:43:00Z">
        <w:r>
          <w:rPr>
            <w:rFonts w:ascii="Menlo" w:hAnsi="Menlo" w:cs="Menlo"/>
            <w:color w:val="000000"/>
            <w:sz w:val="22"/>
            <w:szCs w:val="22"/>
            <w:lang w:val="en-US"/>
          </w:rPr>
          <w:t>[</w:t>
        </w:r>
      </w:ins>
    </w:p>
    <w:p w14:paraId="5B8699FB"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42" w:author="Microsoft Office User" w:date="2019-12-18T09:43:00Z"/>
          <w:rFonts w:ascii="Menlo" w:hAnsi="Menlo" w:cs="Menlo"/>
          <w:color w:val="000000"/>
          <w:sz w:val="22"/>
          <w:szCs w:val="22"/>
          <w:lang w:val="en-US"/>
        </w:rPr>
      </w:pPr>
      <w:ins w:id="1243" w:author="Microsoft Office User" w:date="2019-12-18T09:43:00Z">
        <w:r>
          <w:rPr>
            <w:rFonts w:ascii="Menlo" w:hAnsi="Menlo" w:cs="Menlo"/>
            <w:color w:val="000000"/>
            <w:sz w:val="22"/>
            <w:szCs w:val="22"/>
            <w:lang w:val="en-US"/>
          </w:rPr>
          <w:t>{</w:t>
        </w:r>
        <w:proofErr w:type="spellStart"/>
        <w:r>
          <w:rPr>
            <w:rFonts w:ascii="Menlo" w:hAnsi="Menlo" w:cs="Menlo"/>
            <w:color w:val="000000"/>
            <w:sz w:val="22"/>
            <w:szCs w:val="22"/>
            <w:lang w:val="en-US"/>
          </w:rPr>
          <w:t>Key:"mapping</w:t>
        </w:r>
        <w:proofErr w:type="spellEnd"/>
        <w:r>
          <w:rPr>
            <w:rFonts w:ascii="Menlo" w:hAnsi="Menlo" w:cs="Menlo"/>
            <w:color w:val="000000"/>
            <w:sz w:val="22"/>
            <w:szCs w:val="22"/>
            <w:lang w:val="en-US"/>
          </w:rPr>
          <w:t xml:space="preserve">", </w:t>
        </w:r>
      </w:ins>
    </w:p>
    <w:p w14:paraId="55CE0F78"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44" w:author="Microsoft Office User" w:date="2019-12-18T09:43:00Z"/>
          <w:rFonts w:ascii="Menlo" w:hAnsi="Menlo" w:cs="Menlo"/>
          <w:color w:val="000000"/>
          <w:sz w:val="22"/>
          <w:szCs w:val="22"/>
          <w:lang w:val="en-US"/>
        </w:rPr>
      </w:pPr>
      <w:ins w:id="1245" w:author="Microsoft Office User" w:date="2019-12-18T09:43:00Z">
        <w:r>
          <w:rPr>
            <w:rFonts w:ascii="Menlo" w:hAnsi="Menlo" w:cs="Menlo"/>
            <w:color w:val="000000"/>
            <w:sz w:val="22"/>
            <w:szCs w:val="22"/>
            <w:lang w:val="en-US"/>
          </w:rPr>
          <w:t>Value: {</w:t>
        </w:r>
      </w:ins>
    </w:p>
    <w:p w14:paraId="5D344DE7"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46" w:author="Microsoft Office User" w:date="2019-12-18T09:43:00Z"/>
          <w:rFonts w:ascii="Menlo" w:hAnsi="Menlo" w:cs="Menlo"/>
          <w:color w:val="000000"/>
          <w:sz w:val="22"/>
          <w:szCs w:val="22"/>
          <w:lang w:val="en-US"/>
        </w:rPr>
      </w:pPr>
      <w:ins w:id="1247" w:author="Microsoft Office User" w:date="2019-12-18T09:43:00Z">
        <w:r>
          <w:rPr>
            <w:rFonts w:ascii="Menlo" w:hAnsi="Menlo" w:cs="Menlo"/>
            <w:color w:val="000000"/>
            <w:sz w:val="22"/>
            <w:szCs w:val="22"/>
            <w:lang w:val="en-US"/>
          </w:rPr>
          <w:t>"[name]": {"Data Timestamp":"</w:t>
        </w:r>
        <w:proofErr w:type="spellStart"/>
        <w:r>
          <w:rPr>
            <w:rFonts w:ascii="Menlo" w:hAnsi="Menlo" w:cs="Menlo"/>
            <w:color w:val="000000"/>
            <w:sz w:val="22"/>
            <w:szCs w:val="22"/>
            <w:lang w:val="en-US"/>
          </w:rPr>
          <w:t>scet</w:t>
        </w:r>
        <w:proofErr w:type="spellEnd"/>
        <w:r>
          <w:rPr>
            <w:rFonts w:ascii="Menlo" w:hAnsi="Menlo" w:cs="Menlo"/>
            <w:color w:val="000000"/>
            <w:sz w:val="22"/>
            <w:szCs w:val="22"/>
            <w:lang w:val="en-US"/>
          </w:rPr>
          <w:t>","Data Value":"[</w:t>
        </w:r>
        <w:proofErr w:type="spellStart"/>
        <w:r>
          <w:rPr>
            <w:rFonts w:ascii="Menlo" w:hAnsi="Menlo" w:cs="Menlo"/>
            <w:color w:val="000000"/>
            <w:sz w:val="22"/>
            <w:szCs w:val="22"/>
            <w:lang w:val="en-US"/>
          </w:rPr>
          <w:t>eu|dn|status</w:t>
        </w:r>
        <w:proofErr w:type="spellEnd"/>
        <w:r>
          <w:rPr>
            <w:rFonts w:ascii="Menlo" w:hAnsi="Menlo" w:cs="Menlo"/>
            <w:color w:val="000000"/>
            <w:sz w:val="22"/>
            <w:szCs w:val="22"/>
            <w:lang w:val="en-US"/>
          </w:rPr>
          <w:t>]"}</w:t>
        </w:r>
      </w:ins>
    </w:p>
    <w:p w14:paraId="3A9D728E"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48" w:author="Microsoft Office User" w:date="2019-12-18T09:43:00Z"/>
          <w:rFonts w:ascii="Menlo" w:hAnsi="Menlo" w:cs="Menlo"/>
          <w:color w:val="000000"/>
          <w:sz w:val="22"/>
          <w:szCs w:val="22"/>
          <w:lang w:val="en-US"/>
        </w:rPr>
      </w:pPr>
      <w:ins w:id="1249" w:author="Microsoft Office User" w:date="2019-12-18T09:43:00Z">
        <w:r>
          <w:rPr>
            <w:rFonts w:ascii="Menlo" w:hAnsi="Menlo" w:cs="Menlo"/>
            <w:color w:val="000000"/>
            <w:sz w:val="22"/>
            <w:szCs w:val="22"/>
            <w:lang w:val="en-US"/>
          </w:rPr>
          <w:t>}</w:t>
        </w:r>
      </w:ins>
    </w:p>
    <w:p w14:paraId="4540910B" w14:textId="77777777" w:rsidR="009A28C5" w:rsidRDefault="009A28C5" w:rsidP="009A28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left"/>
        <w:rPr>
          <w:ins w:id="1250" w:author="Microsoft Office User" w:date="2019-12-18T09:43:00Z"/>
          <w:rFonts w:ascii="Menlo" w:hAnsi="Menlo" w:cs="Menlo"/>
          <w:color w:val="000000"/>
          <w:sz w:val="22"/>
          <w:szCs w:val="22"/>
          <w:lang w:val="en-US"/>
        </w:rPr>
      </w:pPr>
      <w:ins w:id="1251" w:author="Microsoft Office User" w:date="2019-12-18T09:43:00Z">
        <w:r>
          <w:rPr>
            <w:rFonts w:ascii="Menlo" w:hAnsi="Menlo" w:cs="Menlo"/>
            <w:color w:val="000000"/>
            <w:sz w:val="22"/>
            <w:szCs w:val="22"/>
            <w:lang w:val="en-US"/>
          </w:rPr>
          <w:t>}</w:t>
        </w:r>
      </w:ins>
    </w:p>
    <w:p w14:paraId="5056FBF0" w14:textId="59093C92" w:rsidR="009A28C5" w:rsidRDefault="009A28C5" w:rsidP="009A28C5">
      <w:pPr>
        <w:spacing w:before="0" w:after="0" w:afterAutospacing="1" w:line="276" w:lineRule="auto"/>
        <w:rPr>
          <w:ins w:id="1252" w:author="Microsoft Office User" w:date="2019-12-18T09:30:00Z"/>
          <w:rFonts w:ascii="Menlo" w:hAnsi="Menlo" w:cs="Menlo"/>
          <w:color w:val="000000"/>
          <w:sz w:val="22"/>
          <w:szCs w:val="22"/>
          <w:lang w:val="en-US"/>
        </w:rPr>
        <w:pPrChange w:id="1253" w:author="Microsoft Office User" w:date="2019-12-18T08:12:00Z">
          <w:pPr>
            <w:numPr>
              <w:numId w:val="41"/>
            </w:numPr>
            <w:spacing w:before="0" w:after="0" w:afterAutospacing="1" w:line="276" w:lineRule="auto"/>
            <w:ind w:left="720" w:hanging="360"/>
          </w:pPr>
        </w:pPrChange>
      </w:pPr>
      <w:ins w:id="1254" w:author="Microsoft Office User" w:date="2019-12-18T09:43:00Z">
        <w:r>
          <w:rPr>
            <w:rFonts w:ascii="Menlo" w:hAnsi="Menlo" w:cs="Menlo"/>
            <w:color w:val="000000"/>
            <w:sz w:val="22"/>
            <w:szCs w:val="22"/>
            <w:lang w:val="en-US"/>
          </w:rPr>
          <w:t>]</w:t>
        </w:r>
      </w:ins>
    </w:p>
    <w:p w14:paraId="13DB4649" w14:textId="3ED8DC60" w:rsidR="00260B3E" w:rsidRDefault="009A28C5" w:rsidP="00260B3E">
      <w:pPr>
        <w:spacing w:before="0" w:after="0" w:afterAutospacing="1" w:line="276" w:lineRule="auto"/>
        <w:rPr>
          <w:rFonts w:cs="Arial"/>
          <w:color w:val="24292E"/>
        </w:rPr>
        <w:pPrChange w:id="1255" w:author="Microsoft Office User" w:date="2019-12-18T08:12:00Z">
          <w:pPr>
            <w:numPr>
              <w:numId w:val="41"/>
            </w:numPr>
            <w:spacing w:before="0" w:after="0" w:afterAutospacing="1" w:line="276" w:lineRule="auto"/>
            <w:ind w:left="720" w:hanging="360"/>
          </w:pPr>
        </w:pPrChange>
      </w:pPr>
      <w:ins w:id="1256" w:author="Microsoft Office User" w:date="2019-12-18T09:44:00Z">
        <w:r>
          <w:rPr>
            <w:rFonts w:cs="Arial"/>
            <w:color w:val="24292E"/>
          </w:rPr>
          <w:t xml:space="preserve">The [name] indicates the name of the timelines are derived </w:t>
        </w:r>
        <w:proofErr w:type="spellStart"/>
        <w:r>
          <w:rPr>
            <w:rFonts w:cs="Arial"/>
            <w:color w:val="24292E"/>
          </w:rPr>
          <w:t>form</w:t>
        </w:r>
        <w:proofErr w:type="spellEnd"/>
        <w:r>
          <w:rPr>
            <w:rFonts w:cs="Arial"/>
            <w:color w:val="24292E"/>
          </w:rPr>
          <w:t xml:space="preserve"> the unique names in the </w:t>
        </w:r>
      </w:ins>
      <w:ins w:id="1257" w:author="Microsoft Office User" w:date="2019-12-18T09:45:00Z">
        <w:r>
          <w:rPr>
            <w:rFonts w:cs="Arial"/>
            <w:color w:val="24292E"/>
          </w:rPr>
          <w:t>‘name’ column of the CSV data</w:t>
        </w:r>
      </w:ins>
    </w:p>
    <w:p w14:paraId="14A4EAEE" w14:textId="064524C8" w:rsidR="00FE4C43" w:rsidRPr="00E72880" w:rsidRDefault="00FE4C43" w:rsidP="00FE4C43">
      <w:pPr>
        <w:pStyle w:val="Heading7"/>
        <w:rPr>
          <w:rFonts w:cs="Arial"/>
        </w:rPr>
      </w:pPr>
      <w:bookmarkStart w:id="1258" w:name="_Toc15371693"/>
      <w:bookmarkStart w:id="1259" w:name="_Toc27639336"/>
      <w:r>
        <w:rPr>
          <w:rFonts w:cs="Arial"/>
        </w:rPr>
        <w:t>Editing CSVs</w:t>
      </w:r>
      <w:bookmarkEnd w:id="1258"/>
      <w:bookmarkEnd w:id="1259"/>
    </w:p>
    <w:p w14:paraId="15D57A64" w14:textId="77777777" w:rsidR="00FE4C43" w:rsidRDefault="00FE4C43" w:rsidP="00FE4C43">
      <w:pPr>
        <w:spacing w:before="0" w:after="0" w:afterAutospacing="1" w:line="276" w:lineRule="auto"/>
        <w:rPr>
          <w:rFonts w:cs="Arial"/>
          <w:color w:val="24292E"/>
        </w:rPr>
      </w:pPr>
      <w:r>
        <w:rPr>
          <w:rFonts w:cs="Arial"/>
          <w:color w:val="24292E"/>
        </w:rPr>
        <w:t>The Details Panel lists the data points that a displayed source contains. When this source is a CSV, the user is allowed to edit the data points and update the visualized data immediately. The user can Add or Remove data points and save changes to the same CSV source.</w:t>
      </w:r>
    </w:p>
    <w:p w14:paraId="39C4FE35" w14:textId="77777777" w:rsidR="00FE4C43" w:rsidRDefault="00FE4C43" w:rsidP="00FE4C43">
      <w:pPr>
        <w:pStyle w:val="Heading8"/>
      </w:pPr>
      <w:r>
        <w:t>Add a CSV Data point</w:t>
      </w:r>
    </w:p>
    <w:p w14:paraId="555913B7" w14:textId="77777777" w:rsidR="00FE4C43" w:rsidRDefault="00FE4C43" w:rsidP="00FE4C43">
      <w:pPr>
        <w:pStyle w:val="ListParagraph"/>
        <w:numPr>
          <w:ilvl w:val="0"/>
          <w:numId w:val="69"/>
        </w:numPr>
      </w:pPr>
      <w:r>
        <w:t xml:space="preserve">To add an entry at the bottom of the </w:t>
      </w:r>
      <w:r w:rsidRPr="00CF1E17">
        <w:rPr>
          <w:rFonts w:cs="Arial"/>
          <w:color w:val="24292E"/>
        </w:rPr>
        <w:t xml:space="preserve">Details Panel </w:t>
      </w:r>
      <w:r>
        <w:t>Table, click `Add`.</w:t>
      </w:r>
    </w:p>
    <w:p w14:paraId="555632DD" w14:textId="77777777" w:rsidR="00FE4C43" w:rsidRDefault="00FE4C43" w:rsidP="00FE4C43">
      <w:pPr>
        <w:pStyle w:val="ListParagraph"/>
        <w:numPr>
          <w:ilvl w:val="0"/>
          <w:numId w:val="69"/>
        </w:numPr>
      </w:pPr>
      <w:r>
        <w:t xml:space="preserve">To add an entry at a desired position, select a row at the </w:t>
      </w:r>
      <w:r w:rsidRPr="00CF1E17">
        <w:rPr>
          <w:rFonts w:cs="Arial"/>
          <w:color w:val="24292E"/>
        </w:rPr>
        <w:t xml:space="preserve">Details Panel </w:t>
      </w:r>
      <w:r>
        <w:t>Table, the row will be highlighted. When the user clicks `Add`, the new data point will appear at the bottom of the selected row.</w:t>
      </w:r>
    </w:p>
    <w:p w14:paraId="66EA2AE4" w14:textId="77777777" w:rsidR="00FE4C43" w:rsidRDefault="00FE4C43" w:rsidP="00FE4C43">
      <w:pPr>
        <w:pStyle w:val="Heading8"/>
      </w:pPr>
      <w:r>
        <w:t>Remove a CSV Data point</w:t>
      </w:r>
    </w:p>
    <w:p w14:paraId="407C482A" w14:textId="77777777" w:rsidR="00FE4C43" w:rsidRDefault="00FE4C43" w:rsidP="00FE4C43">
      <w:pPr>
        <w:pStyle w:val="ListParagraph"/>
        <w:numPr>
          <w:ilvl w:val="0"/>
          <w:numId w:val="67"/>
        </w:numPr>
      </w:pPr>
      <w:r>
        <w:t xml:space="preserve">Select one of the rows at the </w:t>
      </w:r>
      <w:r w:rsidRPr="00CF1E17">
        <w:rPr>
          <w:rFonts w:cs="Arial"/>
          <w:color w:val="24292E"/>
        </w:rPr>
        <w:t xml:space="preserve">Details Panel </w:t>
      </w:r>
      <w:r>
        <w:t>Table, the row will be highlighted.</w:t>
      </w:r>
    </w:p>
    <w:p w14:paraId="7AE95D34" w14:textId="77777777" w:rsidR="00FE4C43" w:rsidRDefault="00FE4C43" w:rsidP="00FE4C43">
      <w:pPr>
        <w:pStyle w:val="ListParagraph"/>
        <w:numPr>
          <w:ilvl w:val="0"/>
          <w:numId w:val="67"/>
        </w:numPr>
      </w:pPr>
      <w:r>
        <w:t>Click `Remove`.</w:t>
      </w:r>
    </w:p>
    <w:p w14:paraId="65A98DF2" w14:textId="77777777" w:rsidR="00FE4C43" w:rsidRDefault="00FE4C43" w:rsidP="00FE4C43">
      <w:pPr>
        <w:pStyle w:val="Heading8"/>
      </w:pPr>
      <w:r>
        <w:lastRenderedPageBreak/>
        <w:t>Save a CSV Source</w:t>
      </w:r>
    </w:p>
    <w:p w14:paraId="34B77912" w14:textId="77777777" w:rsidR="00FE4C43" w:rsidRDefault="00FE4C43" w:rsidP="00FE4C43">
      <w:pPr>
        <w:pStyle w:val="ListParagraph"/>
        <w:numPr>
          <w:ilvl w:val="0"/>
          <w:numId w:val="68"/>
        </w:numPr>
      </w:pPr>
      <w:r>
        <w:t xml:space="preserve">If a </w:t>
      </w:r>
      <w:r w:rsidRPr="00CF0430">
        <w:t xml:space="preserve">substantial </w:t>
      </w:r>
      <w:r>
        <w:t>change was made (</w:t>
      </w:r>
      <w:r w:rsidRPr="00A8426C">
        <w:rPr>
          <w:i/>
        </w:rPr>
        <w:t>i.e. adding a data point with correct inputs, or remove data points</w:t>
      </w:r>
      <w:r>
        <w:t xml:space="preserve">), the save button will be displayed. </w:t>
      </w:r>
    </w:p>
    <w:p w14:paraId="7DAC808D" w14:textId="77777777" w:rsidR="00FE4C43" w:rsidRDefault="00FE4C43" w:rsidP="00FE4C43">
      <w:pPr>
        <w:pStyle w:val="ListParagraph"/>
        <w:numPr>
          <w:ilvl w:val="0"/>
          <w:numId w:val="68"/>
        </w:numPr>
      </w:pPr>
      <w:r>
        <w:t xml:space="preserve">Click ‘Save’. </w:t>
      </w:r>
    </w:p>
    <w:p w14:paraId="414F2756" w14:textId="77777777" w:rsidR="00FE4C43" w:rsidRPr="00E72880" w:rsidRDefault="00FE4C43" w:rsidP="00FE4C43">
      <w:pPr>
        <w:spacing w:before="0" w:after="0" w:afterAutospacing="1" w:line="276" w:lineRule="auto"/>
        <w:rPr>
          <w:rFonts w:cs="Arial"/>
          <w:color w:val="24292E"/>
        </w:rPr>
      </w:pPr>
    </w:p>
    <w:p w14:paraId="356F24CE" w14:textId="6F5A6093" w:rsidR="00AE638A" w:rsidRPr="00E72880" w:rsidRDefault="00F96C88" w:rsidP="00771579">
      <w:pPr>
        <w:pStyle w:val="Heading5"/>
        <w:rPr>
          <w:rFonts w:cs="Arial"/>
        </w:rPr>
      </w:pPr>
      <w:bookmarkStart w:id="1260" w:name="_Toc27639337"/>
      <w:r w:rsidRPr="00E72880">
        <w:rPr>
          <w:rFonts w:cs="Arial"/>
        </w:rPr>
        <w:t>Bands</w:t>
      </w:r>
      <w:bookmarkEnd w:id="1260"/>
    </w:p>
    <w:p w14:paraId="5A22BDD8" w14:textId="77777777" w:rsidR="00F96C88" w:rsidRPr="00E72880" w:rsidRDefault="00F96C88" w:rsidP="00672D76">
      <w:pPr>
        <w:pStyle w:val="BodyText"/>
        <w:keepNext/>
        <w:spacing w:line="276" w:lineRule="auto"/>
        <w:jc w:val="center"/>
        <w:rPr>
          <w:rFonts w:cs="Arial"/>
        </w:rPr>
      </w:pPr>
      <w:r w:rsidRPr="00E72880">
        <w:rPr>
          <w:rFonts w:cs="Arial"/>
          <w:noProof/>
        </w:rPr>
        <w:drawing>
          <wp:inline distT="0" distB="0" distL="0" distR="0" wp14:anchorId="21A4E2D8" wp14:editId="7A4C90B9">
            <wp:extent cx="3682314" cy="2720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3"/>
                    <a:stretch>
                      <a:fillRect/>
                    </a:stretch>
                  </pic:blipFill>
                  <pic:spPr bwMode="auto">
                    <a:xfrm>
                      <a:off x="0" y="0"/>
                      <a:ext cx="3811549" cy="2816175"/>
                    </a:xfrm>
                    <a:prstGeom prst="rect">
                      <a:avLst/>
                    </a:prstGeom>
                    <a:ln>
                      <a:noFill/>
                    </a:ln>
                    <a:extLst>
                      <a:ext uri="{53640926-AAD7-44D8-BBD7-CCE9431645EC}">
                        <a14:shadowObscured xmlns:a14="http://schemas.microsoft.com/office/drawing/2010/main"/>
                      </a:ext>
                    </a:extLst>
                  </pic:spPr>
                </pic:pic>
              </a:graphicData>
            </a:graphic>
          </wp:inline>
        </w:drawing>
      </w:r>
    </w:p>
    <w:p w14:paraId="35BD91DD" w14:textId="7C8F9DF3" w:rsidR="00F96C88" w:rsidRPr="00E72880" w:rsidRDefault="00F96C88" w:rsidP="00CE7210">
      <w:pPr>
        <w:pStyle w:val="Caption"/>
        <w:spacing w:line="276" w:lineRule="auto"/>
        <w:ind w:left="720" w:right="720"/>
        <w:jc w:val="center"/>
        <w:rPr>
          <w:rFonts w:cs="Arial"/>
          <w:i/>
        </w:rPr>
      </w:pPr>
      <w:bookmarkStart w:id="1261" w:name="_Toc27568125"/>
      <w:bookmarkStart w:id="1262" w:name="_Toc27568782"/>
      <w:r w:rsidRPr="00E72880">
        <w:rPr>
          <w:rFonts w:cs="Arial"/>
          <w:b/>
          <w:i/>
        </w:rPr>
        <w:t xml:space="preserve">Figure </w:t>
      </w:r>
      <w:r w:rsidR="001A3575" w:rsidRPr="00E72880">
        <w:rPr>
          <w:rFonts w:cs="Arial"/>
          <w:b/>
          <w:i/>
        </w:rPr>
        <w:t>7</w:t>
      </w:r>
      <w:r w:rsidRPr="00E72880">
        <w:rPr>
          <w:rFonts w:cs="Arial"/>
          <w:i/>
        </w:rPr>
        <w:t xml:space="preserve">. Bands represent the selected sources in the Source Explorer, displaying one or more data sources per band. There are two panels: (1) the Main Bands Panel and the (2) the South Bands Panel. </w:t>
      </w:r>
      <w:r w:rsidR="00AE65B6" w:rsidRPr="00E72880">
        <w:rPr>
          <w:rFonts w:cs="Arial"/>
          <w:i/>
        </w:rPr>
        <w:t xml:space="preserve">There is also a Manage Graphs Menu. </w:t>
      </w:r>
      <w:r w:rsidRPr="00E72880">
        <w:rPr>
          <w:rFonts w:cs="Arial"/>
          <w:i/>
        </w:rPr>
        <w:t>The user can move the bands between both panels and arrange their order if desired.</w:t>
      </w:r>
      <w:bookmarkEnd w:id="1261"/>
      <w:bookmarkEnd w:id="1262"/>
    </w:p>
    <w:p w14:paraId="635F009D" w14:textId="77777777" w:rsidR="00CE7210" w:rsidRPr="00E72880" w:rsidRDefault="00CE7210" w:rsidP="00CE7210">
      <w:pPr>
        <w:pStyle w:val="BodyText"/>
        <w:rPr>
          <w:rFonts w:cs="Arial"/>
        </w:rPr>
      </w:pPr>
    </w:p>
    <w:p w14:paraId="4AD62B0C" w14:textId="2CAB6CD0" w:rsidR="00CE7210" w:rsidRPr="00E72880" w:rsidRDefault="00F96C88" w:rsidP="00CE7210">
      <w:pPr>
        <w:rPr>
          <w:rFonts w:cs="Arial"/>
        </w:rPr>
      </w:pPr>
      <w:r w:rsidRPr="00E72880">
        <w:rPr>
          <w:rFonts w:cs="Arial"/>
        </w:rPr>
        <w:t>A band is how the timeline data is presented within RAVEN. When a data source is selected a band is added to the Main Bands Panel and its data is displayed. There are three different band types that the user can add: Activity, Resource and State Bands</w:t>
      </w:r>
      <w:r w:rsidR="00D10389" w:rsidRPr="00E72880">
        <w:rPr>
          <w:rFonts w:cs="Arial"/>
        </w:rPr>
        <w:t xml:space="preserve"> which are shown at </w:t>
      </w:r>
      <w:r w:rsidR="00D10389" w:rsidRPr="00E72880">
        <w:rPr>
          <w:rFonts w:cs="Arial"/>
          <w:b/>
        </w:rPr>
        <w:t xml:space="preserve">Figure </w:t>
      </w:r>
      <w:r w:rsidR="001A3575" w:rsidRPr="00E72880">
        <w:rPr>
          <w:rFonts w:cs="Arial"/>
          <w:b/>
        </w:rPr>
        <w:t>8</w:t>
      </w:r>
      <w:r w:rsidR="00D10389" w:rsidRPr="00E72880">
        <w:rPr>
          <w:rFonts w:cs="Arial"/>
        </w:rPr>
        <w:t>.</w:t>
      </w:r>
    </w:p>
    <w:p w14:paraId="2528A517" w14:textId="77777777" w:rsidR="00F96C88" w:rsidRPr="00E72880" w:rsidRDefault="00F96C88" w:rsidP="00672D76">
      <w:pPr>
        <w:pStyle w:val="BodyText"/>
        <w:keepNext/>
        <w:spacing w:line="276" w:lineRule="auto"/>
        <w:jc w:val="center"/>
        <w:rPr>
          <w:rFonts w:cs="Arial"/>
        </w:rPr>
      </w:pPr>
      <w:r w:rsidRPr="00E72880">
        <w:rPr>
          <w:rFonts w:cs="Arial"/>
          <w:noProof/>
        </w:rPr>
        <w:lastRenderedPageBreak/>
        <w:drawing>
          <wp:inline distT="0" distB="0" distL="0" distR="0" wp14:anchorId="24DA3AA6" wp14:editId="4E0DF471">
            <wp:extent cx="2902226" cy="2011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4"/>
                    <a:stretch>
                      <a:fillRect/>
                    </a:stretch>
                  </pic:blipFill>
                  <pic:spPr bwMode="auto">
                    <a:xfrm>
                      <a:off x="0" y="0"/>
                      <a:ext cx="3041758" cy="2108146"/>
                    </a:xfrm>
                    <a:prstGeom prst="rect">
                      <a:avLst/>
                    </a:prstGeom>
                    <a:ln>
                      <a:noFill/>
                    </a:ln>
                    <a:extLst>
                      <a:ext uri="{53640926-AAD7-44D8-BBD7-CCE9431645EC}">
                        <a14:shadowObscured xmlns:a14="http://schemas.microsoft.com/office/drawing/2010/main"/>
                      </a:ext>
                    </a:extLst>
                  </pic:spPr>
                </pic:pic>
              </a:graphicData>
            </a:graphic>
          </wp:inline>
        </w:drawing>
      </w:r>
    </w:p>
    <w:p w14:paraId="29178CD6" w14:textId="3603F6EC" w:rsidR="00CB2A81" w:rsidRPr="00E72880" w:rsidRDefault="00F96C88" w:rsidP="00B51D6B">
      <w:pPr>
        <w:pStyle w:val="Caption"/>
        <w:spacing w:line="276" w:lineRule="auto"/>
        <w:ind w:left="720" w:right="720"/>
        <w:jc w:val="center"/>
        <w:rPr>
          <w:rFonts w:cs="Arial"/>
        </w:rPr>
      </w:pPr>
      <w:bookmarkStart w:id="1263" w:name="_Toc27568126"/>
      <w:bookmarkStart w:id="1264" w:name="_Toc27568783"/>
      <w:r w:rsidRPr="00E72880">
        <w:rPr>
          <w:rFonts w:cs="Arial"/>
          <w:b/>
          <w:i/>
        </w:rPr>
        <w:t xml:space="preserve">Figure </w:t>
      </w:r>
      <w:r w:rsidR="001A3575" w:rsidRPr="00E72880">
        <w:rPr>
          <w:rFonts w:cs="Arial"/>
          <w:b/>
          <w:i/>
        </w:rPr>
        <w:t>8</w:t>
      </w:r>
      <w:r w:rsidRPr="00E72880">
        <w:rPr>
          <w:rFonts w:cs="Arial"/>
          <w:i/>
        </w:rPr>
        <w:t>. Bands represent the selected sources in the Source Explorer, displaying one or more data sources per band. There are two panels: (1) the Main Bands Panel and the (2) the South Bands Panel. The user can move the bands between both panels and arrange their order if desired.</w:t>
      </w:r>
      <w:bookmarkEnd w:id="1263"/>
      <w:bookmarkEnd w:id="1264"/>
    </w:p>
    <w:p w14:paraId="08A7BA33" w14:textId="39F6D677" w:rsidR="00F96C88" w:rsidRPr="00E72880" w:rsidRDefault="00F96C88" w:rsidP="00CE7210">
      <w:pPr>
        <w:rPr>
          <w:rFonts w:cs="Arial"/>
        </w:rPr>
      </w:pPr>
      <w:r w:rsidRPr="00E72880">
        <w:rPr>
          <w:rFonts w:cs="Arial"/>
        </w:rPr>
        <w:t>Each band type has its own settings that can be modified. In order to perform this action, you need to select a band and the right panel will show the available configuration options.</w:t>
      </w:r>
    </w:p>
    <w:p w14:paraId="4D8E54B8" w14:textId="0F37DF16" w:rsidR="001A3575" w:rsidRPr="00E72880" w:rsidRDefault="001A3575" w:rsidP="00CE7210">
      <w:pPr>
        <w:rPr>
          <w:rFonts w:cs="Arial"/>
        </w:rPr>
      </w:pPr>
    </w:p>
    <w:p w14:paraId="105FDCC8" w14:textId="227FFE32" w:rsidR="00AE638A" w:rsidRPr="00E72880" w:rsidRDefault="00F96C88" w:rsidP="00771579">
      <w:pPr>
        <w:pStyle w:val="Heading6"/>
        <w:rPr>
          <w:rFonts w:cs="Arial"/>
        </w:rPr>
      </w:pPr>
      <w:bookmarkStart w:id="1265" w:name="_Toc27639338"/>
      <w:r w:rsidRPr="00E72880">
        <w:rPr>
          <w:rFonts w:cs="Arial"/>
        </w:rPr>
        <w:t>How to: Select a Band</w:t>
      </w:r>
      <w:bookmarkEnd w:id="1265"/>
    </w:p>
    <w:p w14:paraId="5A0ADBC0" w14:textId="1117F241" w:rsidR="00AE65B6" w:rsidRPr="00E72880" w:rsidRDefault="00CE7210" w:rsidP="00CE7210">
      <w:pPr>
        <w:rPr>
          <w:rFonts w:cs="Arial"/>
        </w:rPr>
      </w:pPr>
      <w:r w:rsidRPr="00E72880">
        <w:rPr>
          <w:rFonts w:cs="Arial"/>
        </w:rPr>
        <w:t xml:space="preserve">Given a band exists in the Bands Panel, click the band in the label area. Selecting a band will trigger the following actions: </w:t>
      </w:r>
      <w:r w:rsidR="00AE65B6" w:rsidRPr="00E72880">
        <w:rPr>
          <w:rFonts w:cs="Arial"/>
        </w:rPr>
        <w:t>a dark line will appear at the left side of the band</w:t>
      </w:r>
      <w:r w:rsidRPr="00E72880">
        <w:rPr>
          <w:rFonts w:cs="Arial"/>
        </w:rPr>
        <w:t xml:space="preserve">; The Details </w:t>
      </w:r>
      <w:r w:rsidR="00824CBE">
        <w:rPr>
          <w:rFonts w:cs="Arial"/>
        </w:rPr>
        <w:t>P</w:t>
      </w:r>
      <w:r w:rsidRPr="00E72880">
        <w:rPr>
          <w:rFonts w:cs="Arial"/>
        </w:rPr>
        <w:t xml:space="preserve">anel will populate a table with the source's data points; and </w:t>
      </w:r>
      <w:r w:rsidR="00AE65B6" w:rsidRPr="00E72880">
        <w:rPr>
          <w:rFonts w:cs="Arial"/>
        </w:rPr>
        <w:t>icons to manage the band will appear.</w:t>
      </w:r>
    </w:p>
    <w:p w14:paraId="6E84C446" w14:textId="57034C8C" w:rsidR="003C077D" w:rsidRPr="00E72880" w:rsidRDefault="00AE65B6" w:rsidP="00AE65B6">
      <w:pPr>
        <w:pStyle w:val="Heading7"/>
        <w:rPr>
          <w:rFonts w:cs="Arial"/>
        </w:rPr>
      </w:pPr>
      <w:bookmarkStart w:id="1266" w:name="_Toc27639339"/>
      <w:r w:rsidRPr="00E72880">
        <w:rPr>
          <w:rFonts w:cs="Arial"/>
        </w:rPr>
        <w:t>Band Menu Icons</w:t>
      </w:r>
      <w:bookmarkEnd w:id="1266"/>
      <w:r w:rsidRPr="00E72880">
        <w:rPr>
          <w:rFonts w:cs="Arial"/>
        </w:rPr>
        <w:tab/>
      </w:r>
    </w:p>
    <w:p w14:paraId="4070C6F5" w14:textId="042CD34D" w:rsidR="00AD66F8" w:rsidRPr="00E72880" w:rsidRDefault="00FE4C43" w:rsidP="008565D3">
      <w:pPr>
        <w:jc w:val="center"/>
        <w:rPr>
          <w:rFonts w:cs="Arial"/>
        </w:rPr>
      </w:pPr>
      <w:r w:rsidRPr="00A9097B">
        <w:rPr>
          <w:noProof/>
        </w:rPr>
        <w:drawing>
          <wp:inline distT="0" distB="0" distL="0" distR="0" wp14:anchorId="4480A419" wp14:editId="46B2D2D7">
            <wp:extent cx="5307730" cy="1529862"/>
            <wp:effectExtent l="38100" t="38100" r="39370" b="323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775"/>
                    <a:stretch/>
                  </pic:blipFill>
                  <pic:spPr bwMode="auto">
                    <a:xfrm>
                      <a:off x="0" y="0"/>
                      <a:ext cx="5360051" cy="1544943"/>
                    </a:xfrm>
                    <a:prstGeom prst="rect">
                      <a:avLst/>
                    </a:prstGeom>
                    <a:ln w="38100" cap="flat" cmpd="sng" algn="ctr">
                      <a:solidFill>
                        <a:srgbClr val="EEEEEE"/>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4C464D" w14:textId="77777777" w:rsidR="00FE4C43" w:rsidRPr="00E72880" w:rsidRDefault="00AD66F8" w:rsidP="00FE4C43">
      <w:pPr>
        <w:ind w:left="851"/>
        <w:jc w:val="center"/>
        <w:rPr>
          <w:rFonts w:cs="Arial"/>
          <w:i/>
          <w:sz w:val="16"/>
        </w:rPr>
      </w:pPr>
      <w:r w:rsidRPr="00E72880">
        <w:rPr>
          <w:rFonts w:cs="Arial"/>
          <w:b/>
          <w:i/>
          <w:sz w:val="16"/>
        </w:rPr>
        <w:t xml:space="preserve">Figure </w:t>
      </w:r>
      <w:r w:rsidR="00755B1A" w:rsidRPr="00E72880">
        <w:rPr>
          <w:rFonts w:cs="Arial"/>
          <w:b/>
          <w:i/>
          <w:sz w:val="16"/>
        </w:rPr>
        <w:t>9</w:t>
      </w:r>
      <w:r w:rsidRPr="00E72880">
        <w:rPr>
          <w:rFonts w:cs="Arial"/>
          <w:i/>
          <w:sz w:val="16"/>
        </w:rPr>
        <w:t xml:space="preserve">. </w:t>
      </w:r>
      <w:r w:rsidR="00D22A30" w:rsidRPr="00E72880">
        <w:rPr>
          <w:rFonts w:cs="Arial"/>
          <w:i/>
          <w:sz w:val="16"/>
        </w:rPr>
        <w:t>When a band is in the Bands Panel and the user</w:t>
      </w:r>
      <w:r w:rsidRPr="00E72880">
        <w:rPr>
          <w:rFonts w:cs="Arial"/>
          <w:i/>
          <w:sz w:val="16"/>
        </w:rPr>
        <w:t xml:space="preserve"> hovers/selects a band, the </w:t>
      </w:r>
      <w:r w:rsidR="00D22A30" w:rsidRPr="00E72880">
        <w:rPr>
          <w:rFonts w:cs="Arial"/>
          <w:i/>
          <w:sz w:val="16"/>
        </w:rPr>
        <w:t>Manage Band I</w:t>
      </w:r>
      <w:r w:rsidRPr="00E72880">
        <w:rPr>
          <w:rFonts w:cs="Arial"/>
          <w:i/>
          <w:sz w:val="16"/>
        </w:rPr>
        <w:t xml:space="preserve">cons </w:t>
      </w:r>
      <w:r w:rsidR="00D22A30" w:rsidRPr="00E72880">
        <w:rPr>
          <w:rFonts w:cs="Arial"/>
          <w:i/>
          <w:sz w:val="16"/>
        </w:rPr>
        <w:t xml:space="preserve">are </w:t>
      </w:r>
      <w:r w:rsidRPr="00E72880">
        <w:rPr>
          <w:rFonts w:cs="Arial"/>
          <w:i/>
          <w:sz w:val="16"/>
        </w:rPr>
        <w:t xml:space="preserve">shown at the left side of the band appear. These icons provide access to the Band’s settings, Overlay/Add-to, </w:t>
      </w:r>
      <w:r w:rsidR="00FE4C43" w:rsidRPr="00E72880">
        <w:rPr>
          <w:rFonts w:cs="Arial"/>
          <w:i/>
          <w:sz w:val="16"/>
        </w:rPr>
        <w:t>Add Dividers</w:t>
      </w:r>
      <w:r w:rsidR="00FE4C43">
        <w:rPr>
          <w:rFonts w:cs="Arial"/>
          <w:i/>
          <w:sz w:val="16"/>
        </w:rPr>
        <w:t>,</w:t>
      </w:r>
      <w:r w:rsidR="00FE4C43" w:rsidRPr="00E72880">
        <w:rPr>
          <w:rFonts w:cs="Arial"/>
          <w:i/>
          <w:sz w:val="16"/>
        </w:rPr>
        <w:t xml:space="preserve"> Delete Band</w:t>
      </w:r>
      <w:r w:rsidR="00FE4C43">
        <w:rPr>
          <w:rFonts w:cs="Arial"/>
          <w:i/>
          <w:sz w:val="16"/>
        </w:rPr>
        <w:t xml:space="preserve"> and increase/decrease band height.</w:t>
      </w:r>
    </w:p>
    <w:p w14:paraId="53FF4877" w14:textId="1791F40D" w:rsidR="00AD66F8" w:rsidRPr="00E72880" w:rsidRDefault="00AD66F8" w:rsidP="00AD66F8">
      <w:pPr>
        <w:ind w:left="851"/>
        <w:jc w:val="center"/>
        <w:rPr>
          <w:rFonts w:cs="Arial"/>
          <w:i/>
          <w:sz w:val="16"/>
        </w:rPr>
      </w:pPr>
    </w:p>
    <w:p w14:paraId="5085AF0C" w14:textId="615062E2" w:rsidR="00AD66F8" w:rsidRPr="00E72880" w:rsidRDefault="00AD66F8" w:rsidP="00D22A30">
      <w:pPr>
        <w:pStyle w:val="Heading8"/>
        <w:rPr>
          <w:rFonts w:cs="Arial"/>
        </w:rPr>
      </w:pPr>
      <w:r w:rsidRPr="00E72880">
        <w:rPr>
          <w:rFonts w:cs="Arial"/>
        </w:rPr>
        <w:t>How To: Open Band Settings</w:t>
      </w:r>
    </w:p>
    <w:p w14:paraId="1BE5E0A7" w14:textId="6DF8E5A4" w:rsidR="00AD66F8" w:rsidRPr="00E72880" w:rsidRDefault="00AD66F8" w:rsidP="00777AED">
      <w:pPr>
        <w:pStyle w:val="ListParagraph"/>
        <w:numPr>
          <w:ilvl w:val="0"/>
          <w:numId w:val="46"/>
        </w:numPr>
        <w:rPr>
          <w:rFonts w:cs="Arial"/>
        </w:rPr>
      </w:pPr>
      <w:r w:rsidRPr="00E72880">
        <w:rPr>
          <w:rFonts w:cs="Arial"/>
        </w:rPr>
        <w:t xml:space="preserve">Select/Hover </w:t>
      </w:r>
      <w:r w:rsidR="001C0A71" w:rsidRPr="00E72880">
        <w:rPr>
          <w:rFonts w:cs="Arial"/>
        </w:rPr>
        <w:t>a</w:t>
      </w:r>
      <w:r w:rsidRPr="00E72880">
        <w:rPr>
          <w:rFonts w:cs="Arial"/>
        </w:rPr>
        <w:t xml:space="preserve"> band, t</w:t>
      </w:r>
      <w:r w:rsidR="00D22A30" w:rsidRPr="00E72880">
        <w:rPr>
          <w:rFonts w:cs="Arial"/>
        </w:rPr>
        <w:t xml:space="preserve">he Manage Band Icons will appear. </w:t>
      </w:r>
    </w:p>
    <w:p w14:paraId="5CE832F2" w14:textId="1E7A9977" w:rsidR="00AD66F8" w:rsidRPr="00E72880" w:rsidRDefault="00AD66F8" w:rsidP="00777AED">
      <w:pPr>
        <w:pStyle w:val="ListParagraph"/>
        <w:numPr>
          <w:ilvl w:val="0"/>
          <w:numId w:val="46"/>
        </w:numPr>
        <w:rPr>
          <w:rFonts w:cs="Arial"/>
        </w:rPr>
      </w:pPr>
      <w:r w:rsidRPr="00E72880">
        <w:rPr>
          <w:rFonts w:cs="Arial"/>
        </w:rPr>
        <w:lastRenderedPageBreak/>
        <w:t xml:space="preserve">Click the </w:t>
      </w:r>
      <w:r w:rsidR="00D22A30" w:rsidRPr="00E72880">
        <w:rPr>
          <w:rFonts w:cs="Arial"/>
        </w:rPr>
        <w:t>P</w:t>
      </w:r>
      <w:r w:rsidRPr="00E72880">
        <w:rPr>
          <w:rFonts w:cs="Arial"/>
        </w:rPr>
        <w:t xml:space="preserve">encil icon. </w:t>
      </w:r>
    </w:p>
    <w:p w14:paraId="3AADBE53" w14:textId="2CA09057" w:rsidR="00AD66F8" w:rsidRPr="00E72880" w:rsidRDefault="00AD66F8" w:rsidP="00777AED">
      <w:pPr>
        <w:pStyle w:val="ListParagraph"/>
        <w:numPr>
          <w:ilvl w:val="0"/>
          <w:numId w:val="46"/>
        </w:numPr>
        <w:rPr>
          <w:rFonts w:cs="Arial"/>
        </w:rPr>
      </w:pPr>
      <w:r w:rsidRPr="00E72880">
        <w:rPr>
          <w:rFonts w:cs="Arial"/>
        </w:rPr>
        <w:t>A dialog will open showing all the Bands Settings Options.</w:t>
      </w:r>
      <w:r w:rsidR="00D22A30" w:rsidRPr="00E72880">
        <w:rPr>
          <w:rFonts w:cs="Arial"/>
        </w:rPr>
        <w:t xml:space="preserve"> </w:t>
      </w:r>
    </w:p>
    <w:p w14:paraId="26CE22D0" w14:textId="3E4EE23D" w:rsidR="00D22A30" w:rsidRPr="00E72880" w:rsidRDefault="00D22A30" w:rsidP="00D22A30">
      <w:pPr>
        <w:rPr>
          <w:rFonts w:cs="Arial"/>
          <w:i/>
          <w:lang w:val="en-US"/>
        </w:rPr>
      </w:pPr>
      <w:r w:rsidRPr="00E72880">
        <w:rPr>
          <w:rFonts w:cs="Arial"/>
        </w:rPr>
        <w:t xml:space="preserve">For more information about the available options, reefer to the </w:t>
      </w:r>
      <w:r w:rsidRPr="00E72880">
        <w:rPr>
          <w:rFonts w:cs="Arial"/>
          <w:i/>
        </w:rPr>
        <w:t>Band Configuration Options by Type</w:t>
      </w:r>
      <w:r w:rsidRPr="00E72880">
        <w:rPr>
          <w:rFonts w:cs="Arial"/>
        </w:rPr>
        <w:t xml:space="preserve"> section.</w:t>
      </w:r>
    </w:p>
    <w:p w14:paraId="5E092E24" w14:textId="77777777" w:rsidR="00AD66F8" w:rsidRPr="00E72880" w:rsidRDefault="00AD66F8" w:rsidP="00D22A30">
      <w:pPr>
        <w:pStyle w:val="Heading8"/>
        <w:rPr>
          <w:rFonts w:cs="Arial"/>
        </w:rPr>
      </w:pPr>
      <w:r w:rsidRPr="00E72880">
        <w:rPr>
          <w:rFonts w:cs="Arial"/>
        </w:rPr>
        <w:t>How To: Overlay Bands</w:t>
      </w:r>
    </w:p>
    <w:p w14:paraId="213BF3B8" w14:textId="77777777" w:rsidR="00AD66F8" w:rsidRPr="00E72880" w:rsidRDefault="00AD66F8" w:rsidP="00AD66F8">
      <w:pPr>
        <w:rPr>
          <w:rFonts w:cs="Arial"/>
        </w:rPr>
      </w:pPr>
      <w:r w:rsidRPr="00E72880">
        <w:rPr>
          <w:rFonts w:cs="Arial"/>
        </w:rPr>
        <w:t>Overlaying bands allows for multiple data sources of any type to be overlaid within the same timeline band. To overlay multiple bands:</w:t>
      </w:r>
    </w:p>
    <w:p w14:paraId="7E1D7579" w14:textId="78D5ED11" w:rsidR="001C0A71" w:rsidRPr="00E72880" w:rsidRDefault="001C0A71" w:rsidP="001C0A71">
      <w:pPr>
        <w:pStyle w:val="ListParagraph"/>
        <w:numPr>
          <w:ilvl w:val="0"/>
          <w:numId w:val="47"/>
        </w:numPr>
        <w:rPr>
          <w:rFonts w:cs="Arial"/>
        </w:rPr>
      </w:pPr>
      <w:r w:rsidRPr="00E72880">
        <w:rPr>
          <w:rFonts w:cs="Arial"/>
        </w:rPr>
        <w:t xml:space="preserve">Select/Hover a band, the Manage Band Icons will appear. </w:t>
      </w:r>
    </w:p>
    <w:p w14:paraId="009C98F3" w14:textId="4A42E978" w:rsidR="00AD66F8" w:rsidRPr="00E72880" w:rsidRDefault="00AD66F8" w:rsidP="00777AED">
      <w:pPr>
        <w:pStyle w:val="ListParagraph"/>
        <w:numPr>
          <w:ilvl w:val="0"/>
          <w:numId w:val="47"/>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and this icon </w:t>
      </w:r>
      <w:r w:rsidR="001C0A71" w:rsidRPr="00E72880">
        <w:rPr>
          <w:rFonts w:cs="Arial"/>
        </w:rPr>
        <w:t>will</w:t>
      </w:r>
      <w:r w:rsidRPr="00E72880">
        <w:rPr>
          <w:rFonts w:cs="Arial"/>
        </w:rPr>
        <w:t xml:space="preserve"> change </w:t>
      </w:r>
      <w:r w:rsidR="001C0A71" w:rsidRPr="00E72880">
        <w:rPr>
          <w:rFonts w:cs="Arial"/>
        </w:rPr>
        <w:t xml:space="preserve">from </w:t>
      </w:r>
      <w:r w:rsidR="002B3772" w:rsidRPr="00E72880">
        <w:rPr>
          <w:rFonts w:cs="Arial"/>
        </w:rPr>
        <w:t>grey</w:t>
      </w:r>
      <w:r w:rsidR="001C0A71" w:rsidRPr="00E72880">
        <w:rPr>
          <w:rFonts w:cs="Arial"/>
        </w:rPr>
        <w:t xml:space="preserve"> </w:t>
      </w:r>
      <w:r w:rsidRPr="00E72880">
        <w:rPr>
          <w:rFonts w:cs="Arial"/>
        </w:rPr>
        <w:t>to blue</w:t>
      </w:r>
      <w:r w:rsidR="001C0A71" w:rsidRPr="00E72880">
        <w:rPr>
          <w:rFonts w:cs="Arial"/>
        </w:rPr>
        <w:t>.</w:t>
      </w:r>
    </w:p>
    <w:p w14:paraId="46101810" w14:textId="462147BA" w:rsidR="00AD66F8" w:rsidRPr="00E72880" w:rsidRDefault="00AD66F8" w:rsidP="00777AED">
      <w:pPr>
        <w:pStyle w:val="ListParagraph"/>
        <w:numPr>
          <w:ilvl w:val="0"/>
          <w:numId w:val="47"/>
        </w:numPr>
        <w:rPr>
          <w:rFonts w:cs="Arial"/>
        </w:rPr>
      </w:pPr>
      <w:r w:rsidRPr="00E72880">
        <w:rPr>
          <w:rFonts w:cs="Arial"/>
        </w:rPr>
        <w:t xml:space="preserve">Select </w:t>
      </w:r>
      <w:r w:rsidR="001C0A71" w:rsidRPr="00E72880">
        <w:rPr>
          <w:rFonts w:cs="Arial"/>
        </w:rPr>
        <w:t>a</w:t>
      </w:r>
      <w:r w:rsidRPr="00E72880">
        <w:rPr>
          <w:rFonts w:cs="Arial"/>
        </w:rPr>
        <w:t xml:space="preserve"> source </w:t>
      </w:r>
      <w:r w:rsidR="001C0A71" w:rsidRPr="00E72880">
        <w:rPr>
          <w:rFonts w:cs="Arial"/>
        </w:rPr>
        <w:t>from the Source Explorer</w:t>
      </w:r>
      <w:r w:rsidRPr="00E72880">
        <w:rPr>
          <w:rFonts w:cs="Arial"/>
        </w:rPr>
        <w:t>. The selected source will be added in the same band from step one.</w:t>
      </w:r>
    </w:p>
    <w:p w14:paraId="7DAE3719" w14:textId="0EDC1596" w:rsidR="00AD66F8" w:rsidRPr="00E72880" w:rsidRDefault="00AD66F8" w:rsidP="00AD66F8">
      <w:pPr>
        <w:rPr>
          <w:rFonts w:cs="Arial"/>
        </w:rPr>
      </w:pPr>
      <w:r w:rsidRPr="00E72880">
        <w:rPr>
          <w:rFonts w:cs="Arial"/>
          <w:b/>
        </w:rPr>
        <w:t>Note:</w:t>
      </w:r>
      <w:r w:rsidRPr="00E72880">
        <w:rPr>
          <w:rFonts w:cs="Arial"/>
        </w:rPr>
        <w:t xml:space="preserve"> When a band is overlaid, the </w:t>
      </w:r>
      <w:r w:rsidR="001C0A71" w:rsidRPr="00E72880">
        <w:rPr>
          <w:rFonts w:cs="Arial"/>
        </w:rPr>
        <w:t>Band Configuration Options for that band</w:t>
      </w:r>
      <w:r w:rsidRPr="00E72880">
        <w:rPr>
          <w:rFonts w:cs="Arial"/>
        </w:rPr>
        <w:t xml:space="preserve"> will add a Selected Sub-Band option. This will allow the user to change the properties of both overlaid sources. In the case that the user uses 'Add To' instead of 'Overlay' this option will not be provided, since the data points for both sources will exist in the same band.</w:t>
      </w:r>
    </w:p>
    <w:p w14:paraId="2C34E1DA" w14:textId="77777777" w:rsidR="002B3772" w:rsidRPr="00E72880" w:rsidRDefault="002B3772" w:rsidP="00AD66F8">
      <w:pPr>
        <w:rPr>
          <w:rFonts w:cs="Arial"/>
        </w:rPr>
      </w:pPr>
    </w:p>
    <w:p w14:paraId="1F84A59B" w14:textId="77777777" w:rsidR="00AD66F8" w:rsidRPr="00E72880" w:rsidRDefault="00AD66F8" w:rsidP="00D22A30">
      <w:pPr>
        <w:pStyle w:val="Heading8"/>
        <w:rPr>
          <w:rFonts w:cs="Arial"/>
        </w:rPr>
      </w:pPr>
      <w:r w:rsidRPr="00E72880">
        <w:rPr>
          <w:rFonts w:cs="Arial"/>
        </w:rPr>
        <w:t>How To: ‘Add To’ Bands</w:t>
      </w:r>
    </w:p>
    <w:p w14:paraId="3ED1F7F6" w14:textId="77777777" w:rsidR="00AD66F8" w:rsidRPr="00E72880" w:rsidRDefault="00AD66F8" w:rsidP="00AD66F8">
      <w:pPr>
        <w:rPr>
          <w:rFonts w:cs="Arial"/>
        </w:rPr>
      </w:pPr>
      <w:r w:rsidRPr="00E72880">
        <w:rPr>
          <w:rFonts w:cs="Arial"/>
        </w:rPr>
        <w:t>'Add To' is similar to overlaying bands, however is specific for Activity Bands. The activities will be added in line with different activity sources within the same band. The activities will not overlap each other and be arranged as if the activities were drawn from a single data source.</w:t>
      </w:r>
    </w:p>
    <w:p w14:paraId="7B78D8F3" w14:textId="29DAF732" w:rsidR="00AD66F8" w:rsidRPr="00E72880" w:rsidRDefault="001C0A71" w:rsidP="001C0A71">
      <w:pPr>
        <w:pStyle w:val="ListParagraph"/>
        <w:numPr>
          <w:ilvl w:val="0"/>
          <w:numId w:val="48"/>
        </w:numPr>
        <w:rPr>
          <w:rFonts w:cs="Arial"/>
        </w:rPr>
      </w:pPr>
      <w:r w:rsidRPr="00E72880">
        <w:rPr>
          <w:rFonts w:cs="Arial"/>
        </w:rPr>
        <w:t>Select/Hover a band, the Manage Band Icons will appear</w:t>
      </w:r>
      <w:r w:rsidR="00AD66F8" w:rsidRPr="00E72880">
        <w:rPr>
          <w:rFonts w:cs="Arial"/>
        </w:rPr>
        <w:t>.</w:t>
      </w:r>
    </w:p>
    <w:p w14:paraId="6627E1A7" w14:textId="0D4C553B" w:rsidR="00AD66F8" w:rsidRPr="00E72880" w:rsidRDefault="00AD66F8" w:rsidP="00777AED">
      <w:pPr>
        <w:pStyle w:val="ListParagraph"/>
        <w:numPr>
          <w:ilvl w:val="0"/>
          <w:numId w:val="48"/>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twice, and this icon </w:t>
      </w:r>
      <w:r w:rsidR="001C0A71" w:rsidRPr="00E72880">
        <w:rPr>
          <w:rFonts w:cs="Arial"/>
        </w:rPr>
        <w:t xml:space="preserve">will change from </w:t>
      </w:r>
      <w:r w:rsidR="002B3772" w:rsidRPr="00E72880">
        <w:rPr>
          <w:rFonts w:cs="Arial"/>
        </w:rPr>
        <w:t>grey</w:t>
      </w:r>
      <w:r w:rsidR="001C0A71" w:rsidRPr="00E72880">
        <w:rPr>
          <w:rFonts w:cs="Arial"/>
        </w:rPr>
        <w:t xml:space="preserve"> to blue and from blue to yellow showing a plus icon.</w:t>
      </w:r>
    </w:p>
    <w:p w14:paraId="2308BBC8" w14:textId="3452BB68" w:rsidR="00AD66F8" w:rsidRPr="00E72880" w:rsidRDefault="00AD66F8" w:rsidP="00777AED">
      <w:pPr>
        <w:pStyle w:val="ListParagraph"/>
        <w:numPr>
          <w:ilvl w:val="0"/>
          <w:numId w:val="48"/>
        </w:numPr>
        <w:rPr>
          <w:rFonts w:cs="Arial"/>
        </w:rPr>
      </w:pPr>
      <w:r w:rsidRPr="00E72880">
        <w:rPr>
          <w:rFonts w:cs="Arial"/>
        </w:rPr>
        <w:t>Select another source of your preference. The data points of this last selected source will be added in the same band from step one.</w:t>
      </w:r>
    </w:p>
    <w:p w14:paraId="5EFA710E" w14:textId="77777777" w:rsidR="00AD66F8" w:rsidRPr="00E72880" w:rsidRDefault="00AD66F8" w:rsidP="00D22A30">
      <w:pPr>
        <w:pStyle w:val="Heading8"/>
        <w:rPr>
          <w:rFonts w:cs="Arial"/>
        </w:rPr>
      </w:pPr>
      <w:r w:rsidRPr="00E72880">
        <w:rPr>
          <w:rFonts w:cs="Arial"/>
        </w:rPr>
        <w:t>How To: Add Divider Bands</w:t>
      </w:r>
    </w:p>
    <w:p w14:paraId="48D014E8" w14:textId="77777777" w:rsidR="00AD66F8" w:rsidRPr="00E72880" w:rsidRDefault="00AD66F8" w:rsidP="00AD66F8">
      <w:pPr>
        <w:rPr>
          <w:rFonts w:cs="Arial"/>
        </w:rPr>
      </w:pPr>
      <w:r w:rsidRPr="00E72880">
        <w:rPr>
          <w:rFonts w:cs="Arial"/>
        </w:rPr>
        <w:t>Divider bands are use as separators of different band groupings. If the user wants to add a band in a specific location, a band can be selected and when the user adds a band it will be added after the selected band.</w:t>
      </w:r>
    </w:p>
    <w:p w14:paraId="6AFE49E4" w14:textId="77777777" w:rsidR="001C0A71" w:rsidRPr="00E72880" w:rsidRDefault="001C0A71" w:rsidP="001C0A71">
      <w:pPr>
        <w:pStyle w:val="ListParagraph"/>
        <w:numPr>
          <w:ilvl w:val="0"/>
          <w:numId w:val="49"/>
        </w:numPr>
        <w:rPr>
          <w:rFonts w:cs="Arial"/>
        </w:rPr>
      </w:pPr>
      <w:r w:rsidRPr="00E72880">
        <w:rPr>
          <w:rFonts w:cs="Arial"/>
        </w:rPr>
        <w:t>Select/Hover a band, the Manage Band Icons will appear.</w:t>
      </w:r>
    </w:p>
    <w:p w14:paraId="69FD1C14" w14:textId="71360338" w:rsidR="00AD66F8" w:rsidRPr="00E72880" w:rsidRDefault="00AD66F8" w:rsidP="00777AED">
      <w:pPr>
        <w:pStyle w:val="ListParagraph"/>
        <w:numPr>
          <w:ilvl w:val="0"/>
          <w:numId w:val="49"/>
        </w:numPr>
        <w:rPr>
          <w:rFonts w:cs="Arial"/>
        </w:rPr>
      </w:pPr>
      <w:r w:rsidRPr="00E72880">
        <w:rPr>
          <w:rFonts w:cs="Arial"/>
        </w:rPr>
        <w:t xml:space="preserve">Click the </w:t>
      </w:r>
      <w:r w:rsidR="002B3772" w:rsidRPr="00E72880">
        <w:rPr>
          <w:rFonts w:cs="Arial"/>
        </w:rPr>
        <w:t>D</w:t>
      </w:r>
      <w:r w:rsidRPr="00E72880">
        <w:rPr>
          <w:rFonts w:cs="Arial"/>
        </w:rPr>
        <w:t xml:space="preserve">ivider </w:t>
      </w:r>
      <w:r w:rsidR="002B3772" w:rsidRPr="00E72880">
        <w:rPr>
          <w:rFonts w:cs="Arial"/>
        </w:rPr>
        <w:t>I</w:t>
      </w:r>
      <w:r w:rsidRPr="00E72880">
        <w:rPr>
          <w:rFonts w:cs="Arial"/>
        </w:rPr>
        <w:t>con (the third icon from the top)</w:t>
      </w:r>
    </w:p>
    <w:p w14:paraId="4413871C" w14:textId="09D3B058" w:rsidR="00AD66F8" w:rsidRPr="00E72880" w:rsidRDefault="00AD66F8" w:rsidP="00AD66F8">
      <w:pPr>
        <w:pStyle w:val="ListParagraph"/>
        <w:numPr>
          <w:ilvl w:val="0"/>
          <w:numId w:val="49"/>
        </w:numPr>
        <w:rPr>
          <w:rFonts w:cs="Arial"/>
        </w:rPr>
      </w:pPr>
      <w:r w:rsidRPr="00E72880">
        <w:rPr>
          <w:rFonts w:cs="Arial"/>
        </w:rPr>
        <w:t>A divider band will be added in the bands panel.</w:t>
      </w:r>
    </w:p>
    <w:p w14:paraId="3C3311D7" w14:textId="77777777" w:rsidR="00AD66F8" w:rsidRPr="00E72880" w:rsidRDefault="00AD66F8" w:rsidP="001C0A71">
      <w:pPr>
        <w:pStyle w:val="Heading8"/>
        <w:rPr>
          <w:rFonts w:cs="Arial"/>
        </w:rPr>
      </w:pPr>
      <w:r w:rsidRPr="00E72880">
        <w:rPr>
          <w:rFonts w:cs="Arial"/>
        </w:rPr>
        <w:t>How To: Delete a Band from the Bands panel</w:t>
      </w:r>
    </w:p>
    <w:p w14:paraId="0E4048B0" w14:textId="57087FDC" w:rsidR="00AD66F8" w:rsidRPr="00E72880" w:rsidRDefault="00AD66F8" w:rsidP="00AD66F8">
      <w:pPr>
        <w:rPr>
          <w:rFonts w:cs="Arial"/>
        </w:rPr>
      </w:pPr>
      <w:r w:rsidRPr="00E72880">
        <w:rPr>
          <w:rFonts w:cs="Arial"/>
        </w:rPr>
        <w:lastRenderedPageBreak/>
        <w:t xml:space="preserve">The user can perform a band deletion in two different ways. This procedure is specific to the </w:t>
      </w:r>
      <w:r w:rsidR="002B3772" w:rsidRPr="00E72880">
        <w:rPr>
          <w:rFonts w:cs="Arial"/>
        </w:rPr>
        <w:t>Manage Band Icons option.</w:t>
      </w:r>
      <w:r w:rsidRPr="00E72880">
        <w:rPr>
          <w:rFonts w:cs="Arial"/>
        </w:rPr>
        <w:t xml:space="preserve"> </w:t>
      </w:r>
    </w:p>
    <w:p w14:paraId="2D75F235" w14:textId="77777777" w:rsidR="002B3772" w:rsidRPr="00E72880" w:rsidRDefault="002B3772" w:rsidP="002B3772">
      <w:pPr>
        <w:pStyle w:val="ListParagraph"/>
        <w:numPr>
          <w:ilvl w:val="0"/>
          <w:numId w:val="50"/>
        </w:numPr>
        <w:rPr>
          <w:rFonts w:cs="Arial"/>
        </w:rPr>
      </w:pPr>
      <w:r w:rsidRPr="00E72880">
        <w:rPr>
          <w:rFonts w:cs="Arial"/>
        </w:rPr>
        <w:t>Select/Hover a band, the Manage Band Icons will appear.</w:t>
      </w:r>
    </w:p>
    <w:p w14:paraId="34D240B0" w14:textId="52084772" w:rsidR="00AD66F8" w:rsidRPr="00E72880" w:rsidRDefault="00AD66F8" w:rsidP="00777AED">
      <w:pPr>
        <w:pStyle w:val="ListParagraph"/>
        <w:numPr>
          <w:ilvl w:val="0"/>
          <w:numId w:val="50"/>
        </w:numPr>
        <w:rPr>
          <w:rFonts w:cs="Arial"/>
        </w:rPr>
      </w:pPr>
      <w:r w:rsidRPr="00E72880">
        <w:rPr>
          <w:rFonts w:cs="Arial"/>
        </w:rPr>
        <w:t xml:space="preserve">Click the </w:t>
      </w:r>
      <w:r w:rsidR="002B3772" w:rsidRPr="00E72880">
        <w:rPr>
          <w:rFonts w:cs="Arial"/>
        </w:rPr>
        <w:t>Trash Can icon.</w:t>
      </w:r>
    </w:p>
    <w:p w14:paraId="095F4827" w14:textId="3ECE5C90" w:rsidR="00AE65B6" w:rsidRPr="00E72880" w:rsidRDefault="00AD66F8" w:rsidP="00777AED">
      <w:pPr>
        <w:pStyle w:val="ListParagraph"/>
        <w:numPr>
          <w:ilvl w:val="0"/>
          <w:numId w:val="50"/>
        </w:numPr>
        <w:rPr>
          <w:rFonts w:cs="Arial"/>
        </w:rPr>
      </w:pPr>
      <w:r w:rsidRPr="00E72880">
        <w:rPr>
          <w:rFonts w:cs="Arial"/>
        </w:rPr>
        <w:t>A dialog will appear to confirm the action.</w:t>
      </w:r>
    </w:p>
    <w:p w14:paraId="085E832A" w14:textId="77777777" w:rsidR="00FE4C43" w:rsidRPr="00E72880" w:rsidRDefault="00FE4C43" w:rsidP="00FE4C43">
      <w:pPr>
        <w:pStyle w:val="Heading8"/>
        <w:rPr>
          <w:rFonts w:cs="Arial"/>
        </w:rPr>
      </w:pPr>
      <w:r w:rsidRPr="00E72880">
        <w:rPr>
          <w:rFonts w:cs="Arial"/>
        </w:rPr>
        <w:t xml:space="preserve">How To: </w:t>
      </w:r>
      <w:r>
        <w:rPr>
          <w:rFonts w:cs="Arial"/>
        </w:rPr>
        <w:t>Adjust Height of Band</w:t>
      </w:r>
    </w:p>
    <w:p w14:paraId="2CDA8F11" w14:textId="77777777" w:rsidR="00FE4C43" w:rsidRDefault="00FE4C43" w:rsidP="00FE4C43">
      <w:pPr>
        <w:pStyle w:val="ListParagraph"/>
        <w:numPr>
          <w:ilvl w:val="0"/>
          <w:numId w:val="70"/>
        </w:numPr>
      </w:pPr>
      <w:r w:rsidRPr="00E72880">
        <w:rPr>
          <w:rFonts w:cs="Arial"/>
        </w:rPr>
        <w:t>Select/Hover a band, the Manage Band Icons will appear</w:t>
      </w:r>
    </w:p>
    <w:p w14:paraId="57AF4A7A" w14:textId="77777777" w:rsidR="00FE4C43" w:rsidRDefault="00FE4C43" w:rsidP="00FE4C43">
      <w:pPr>
        <w:pStyle w:val="ListParagraph"/>
        <w:numPr>
          <w:ilvl w:val="1"/>
          <w:numId w:val="71"/>
        </w:numPr>
      </w:pPr>
      <w:r>
        <w:t>To increase the height of the band, select the Plus (+) icon.</w:t>
      </w:r>
    </w:p>
    <w:p w14:paraId="4C668DC3" w14:textId="728A8305" w:rsidR="002B3772" w:rsidRDefault="00FE4C43" w:rsidP="003C077D">
      <w:pPr>
        <w:pStyle w:val="ListParagraph"/>
        <w:numPr>
          <w:ilvl w:val="1"/>
          <w:numId w:val="71"/>
        </w:numPr>
        <w:rPr>
          <w:ins w:id="1267" w:author="Microsoft Office User" w:date="2019-12-19T08:59:00Z"/>
        </w:rPr>
      </w:pPr>
      <w:r>
        <w:t>To decrease the height of the band, select the Minus (–) icon.</w:t>
      </w:r>
    </w:p>
    <w:p w14:paraId="514F7930" w14:textId="3372667D" w:rsidR="000F76E0" w:rsidRPr="00E72880" w:rsidRDefault="000F76E0" w:rsidP="000F76E0">
      <w:pPr>
        <w:pStyle w:val="Heading8"/>
        <w:rPr>
          <w:ins w:id="1268" w:author="Microsoft Office User" w:date="2019-12-19T08:59:00Z"/>
          <w:rFonts w:cs="Arial"/>
        </w:rPr>
      </w:pPr>
      <w:ins w:id="1269" w:author="Microsoft Office User" w:date="2019-12-19T08:59:00Z">
        <w:r w:rsidRPr="00E72880">
          <w:rPr>
            <w:rFonts w:cs="Arial"/>
          </w:rPr>
          <w:t>How To</w:t>
        </w:r>
      </w:ins>
      <w:ins w:id="1270" w:author="Microsoft Office User" w:date="2019-12-19T09:17:00Z">
        <w:r w:rsidR="00EE6D8A">
          <w:rPr>
            <w:rFonts w:cs="Arial"/>
          </w:rPr>
          <w:t>:</w:t>
        </w:r>
      </w:ins>
      <w:ins w:id="1271" w:author="Microsoft Office User" w:date="2019-12-19T08:59:00Z">
        <w:r>
          <w:rPr>
            <w:rFonts w:cs="Arial"/>
          </w:rPr>
          <w:t xml:space="preserve"> Filter Activities in Band</w:t>
        </w:r>
      </w:ins>
    </w:p>
    <w:p w14:paraId="70E8F496" w14:textId="5E0D8ED9" w:rsidR="000F76E0" w:rsidRPr="00B86B77" w:rsidRDefault="000F76E0" w:rsidP="000F76E0">
      <w:pPr>
        <w:pStyle w:val="ListParagraph"/>
        <w:numPr>
          <w:ilvl w:val="0"/>
          <w:numId w:val="86"/>
        </w:numPr>
        <w:rPr>
          <w:ins w:id="1272" w:author="Microsoft Office User" w:date="2019-12-19T09:05:00Z"/>
        </w:rPr>
        <w:pPrChange w:id="1273" w:author="Microsoft Office User" w:date="2019-12-19T09:00:00Z">
          <w:pPr>
            <w:pStyle w:val="ListParagraph"/>
            <w:numPr>
              <w:numId w:val="70"/>
            </w:numPr>
            <w:ind w:left="920" w:hanging="560"/>
          </w:pPr>
        </w:pPrChange>
      </w:pPr>
      <w:ins w:id="1274" w:author="Microsoft Office User" w:date="2019-12-19T08:59:00Z">
        <w:r w:rsidRPr="00E72880">
          <w:rPr>
            <w:rFonts w:cs="Arial"/>
          </w:rPr>
          <w:t>Select</w:t>
        </w:r>
        <w:r w:rsidR="00B86B77">
          <w:rPr>
            <w:rFonts w:cs="Arial"/>
          </w:rPr>
          <w:t xml:space="preserve"> </w:t>
        </w:r>
      </w:ins>
      <w:ins w:id="1275" w:author="Microsoft Office User" w:date="2019-12-19T09:04:00Z">
        <w:r w:rsidR="00B86B77">
          <w:rPr>
            <w:rFonts w:cs="Arial"/>
          </w:rPr>
          <w:t>the</w:t>
        </w:r>
      </w:ins>
      <w:ins w:id="1276" w:author="Microsoft Office User" w:date="2019-12-19T08:59:00Z">
        <w:r>
          <w:rPr>
            <w:rFonts w:cs="Arial"/>
          </w:rPr>
          <w:t xml:space="preserve"> activity band</w:t>
        </w:r>
      </w:ins>
      <w:ins w:id="1277" w:author="Microsoft Office User" w:date="2019-12-19T09:04:00Z">
        <w:r w:rsidR="00B86B77">
          <w:rPr>
            <w:rFonts w:cs="Arial"/>
          </w:rPr>
          <w:t xml:space="preserve"> to apply the filter</w:t>
        </w:r>
      </w:ins>
    </w:p>
    <w:p w14:paraId="7BC408CE" w14:textId="794A63F7" w:rsidR="00B86B77" w:rsidRPr="00B86B77" w:rsidRDefault="00B86B77" w:rsidP="000F76E0">
      <w:pPr>
        <w:pStyle w:val="ListParagraph"/>
        <w:numPr>
          <w:ilvl w:val="0"/>
          <w:numId w:val="86"/>
        </w:numPr>
        <w:rPr>
          <w:ins w:id="1278" w:author="Microsoft Office User" w:date="2019-12-19T09:08:00Z"/>
        </w:rPr>
        <w:pPrChange w:id="1279" w:author="Microsoft Office User" w:date="2019-12-19T09:00:00Z">
          <w:pPr>
            <w:pStyle w:val="ListParagraph"/>
            <w:numPr>
              <w:numId w:val="70"/>
            </w:numPr>
            <w:ind w:left="920" w:hanging="560"/>
          </w:pPr>
        </w:pPrChange>
      </w:pPr>
      <w:ins w:id="1280" w:author="Microsoft Office User" w:date="2019-12-19T09:05:00Z">
        <w:r>
          <w:rPr>
            <w:rFonts w:cs="Arial"/>
          </w:rPr>
          <w:t xml:space="preserve">Enter a Regular expression </w:t>
        </w:r>
      </w:ins>
      <w:ins w:id="1281" w:author="Microsoft Office User" w:date="2019-12-19T09:06:00Z">
        <w:r>
          <w:rPr>
            <w:rFonts w:cs="Arial"/>
          </w:rPr>
          <w:t>in the ‘Filter Activities in Graph by Name’</w:t>
        </w:r>
      </w:ins>
    </w:p>
    <w:p w14:paraId="0106F9CF" w14:textId="079ECFAE" w:rsidR="00B86B77" w:rsidRPr="00B86B77" w:rsidRDefault="00B86B77" w:rsidP="00B86B77">
      <w:pPr>
        <w:pStyle w:val="ListParagraph"/>
        <w:numPr>
          <w:ilvl w:val="1"/>
          <w:numId w:val="87"/>
        </w:numPr>
        <w:rPr>
          <w:ins w:id="1282" w:author="Microsoft Office User" w:date="2019-12-19T09:07:00Z"/>
        </w:rPr>
        <w:pPrChange w:id="1283" w:author="Microsoft Office User" w:date="2019-12-19T09:10:00Z">
          <w:pPr>
            <w:pStyle w:val="ListParagraph"/>
            <w:numPr>
              <w:numId w:val="70"/>
            </w:numPr>
            <w:ind w:left="920" w:hanging="560"/>
          </w:pPr>
        </w:pPrChange>
      </w:pPr>
      <w:ins w:id="1284" w:author="Microsoft Office User" w:date="2019-12-19T09:08:00Z">
        <w:r>
          <w:rPr>
            <w:rFonts w:cs="Arial"/>
          </w:rPr>
          <w:t xml:space="preserve">After a new filter is entered and before it is applied, a red </w:t>
        </w:r>
      </w:ins>
      <w:ins w:id="1285" w:author="Microsoft Office User" w:date="2019-12-19T09:09:00Z">
        <w:r>
          <w:rPr>
            <w:rFonts w:cs="Arial"/>
          </w:rPr>
          <w:t>‘Click filter icon to apply filter’ will appear next to the filter icon to remind you to click the icon to apply the filter</w:t>
        </w:r>
      </w:ins>
    </w:p>
    <w:p w14:paraId="57E66FA2" w14:textId="734EF7B6" w:rsidR="00B86B77" w:rsidRPr="00B86B77" w:rsidRDefault="00B86B77" w:rsidP="000F76E0">
      <w:pPr>
        <w:pStyle w:val="ListParagraph"/>
        <w:numPr>
          <w:ilvl w:val="0"/>
          <w:numId w:val="86"/>
        </w:numPr>
        <w:rPr>
          <w:ins w:id="1286" w:author="Microsoft Office User" w:date="2019-12-19T09:11:00Z"/>
        </w:rPr>
        <w:pPrChange w:id="1287" w:author="Microsoft Office User" w:date="2019-12-19T09:00:00Z">
          <w:pPr>
            <w:pStyle w:val="ListParagraph"/>
            <w:numPr>
              <w:numId w:val="70"/>
            </w:numPr>
            <w:ind w:left="920" w:hanging="560"/>
          </w:pPr>
        </w:pPrChange>
      </w:pPr>
      <w:ins w:id="1288" w:author="Microsoft Office User" w:date="2019-12-19T09:08:00Z">
        <w:r>
          <w:rPr>
            <w:rFonts w:cs="Arial"/>
          </w:rPr>
          <w:t>Click the fil</w:t>
        </w:r>
      </w:ins>
      <w:ins w:id="1289" w:author="Microsoft Office User" w:date="2019-12-19T09:13:00Z">
        <w:r>
          <w:rPr>
            <w:rFonts w:cs="Arial"/>
          </w:rPr>
          <w:t>t</w:t>
        </w:r>
      </w:ins>
      <w:ins w:id="1290" w:author="Microsoft Office User" w:date="2019-12-19T09:08:00Z">
        <w:r>
          <w:rPr>
            <w:rFonts w:cs="Arial"/>
          </w:rPr>
          <w:t>er icon to apply the filter</w:t>
        </w:r>
      </w:ins>
    </w:p>
    <w:p w14:paraId="0D4793A6" w14:textId="42DA3E1D" w:rsidR="00B86B77" w:rsidRDefault="00B86B77" w:rsidP="000F76E0">
      <w:pPr>
        <w:pStyle w:val="ListParagraph"/>
        <w:numPr>
          <w:ilvl w:val="0"/>
          <w:numId w:val="86"/>
        </w:numPr>
        <w:rPr>
          <w:ins w:id="1291" w:author="Microsoft Office User" w:date="2019-12-19T08:59:00Z"/>
        </w:rPr>
        <w:pPrChange w:id="1292" w:author="Microsoft Office User" w:date="2019-12-19T09:00:00Z">
          <w:pPr>
            <w:pStyle w:val="ListParagraph"/>
            <w:numPr>
              <w:numId w:val="70"/>
            </w:numPr>
            <w:ind w:left="920" w:hanging="560"/>
          </w:pPr>
        </w:pPrChange>
      </w:pPr>
      <w:ins w:id="1293" w:author="Microsoft Office User" w:date="2019-12-19T09:11:00Z">
        <w:r>
          <w:rPr>
            <w:rFonts w:cs="Arial"/>
          </w:rPr>
          <w:t>After the filter is applied, only the filtered activities are shown in band. All the activities are shown in the Details panel with the selected activities highlighted.</w:t>
        </w:r>
      </w:ins>
    </w:p>
    <w:p w14:paraId="670AA8D3" w14:textId="0F48DB23" w:rsidR="000F76E0" w:rsidRPr="00FE4C43" w:rsidRDefault="000F76E0" w:rsidP="000F76E0">
      <w:pPr>
        <w:rPr>
          <w:ins w:id="1294" w:author="Microsoft Office User" w:date="2019-12-19T08:59:00Z"/>
        </w:rPr>
        <w:pPrChange w:id="1295" w:author="Microsoft Office User" w:date="2019-12-19T09:00:00Z">
          <w:pPr>
            <w:pStyle w:val="ListParagraph"/>
            <w:numPr>
              <w:ilvl w:val="1"/>
              <w:numId w:val="71"/>
            </w:numPr>
            <w:ind w:left="1440" w:hanging="360"/>
          </w:pPr>
        </w:pPrChange>
      </w:pPr>
    </w:p>
    <w:p w14:paraId="00359D35" w14:textId="77777777" w:rsidR="000F76E0" w:rsidRPr="00FE4C43" w:rsidRDefault="000F76E0" w:rsidP="000F76E0">
      <w:pPr>
        <w:pPrChange w:id="1296" w:author="Microsoft Office User" w:date="2019-12-19T08:59:00Z">
          <w:pPr>
            <w:pStyle w:val="ListParagraph"/>
            <w:numPr>
              <w:ilvl w:val="1"/>
              <w:numId w:val="71"/>
            </w:numPr>
            <w:ind w:left="1440" w:hanging="360"/>
          </w:pPr>
        </w:pPrChange>
      </w:pPr>
    </w:p>
    <w:p w14:paraId="036A3271" w14:textId="6CF766EE" w:rsidR="00CB2A81" w:rsidRPr="00E72880" w:rsidRDefault="00F96C88" w:rsidP="00CB2A81">
      <w:pPr>
        <w:pStyle w:val="Heading6"/>
        <w:rPr>
          <w:rFonts w:cs="Arial"/>
        </w:rPr>
      </w:pPr>
      <w:bookmarkStart w:id="1297" w:name="_Toc27639340"/>
      <w:r w:rsidRPr="00E72880">
        <w:rPr>
          <w:rFonts w:cs="Arial"/>
        </w:rPr>
        <w:t>Global Settings</w:t>
      </w:r>
      <w:bookmarkEnd w:id="1297"/>
    </w:p>
    <w:p w14:paraId="7525C329" w14:textId="7F6045F9" w:rsidR="005B15A9" w:rsidRPr="00E72880" w:rsidRDefault="00F96C88" w:rsidP="00CB2A81">
      <w:pPr>
        <w:pStyle w:val="BodyText"/>
        <w:spacing w:line="276" w:lineRule="auto"/>
        <w:rPr>
          <w:rFonts w:cs="Arial"/>
        </w:rPr>
      </w:pPr>
      <w:r w:rsidRPr="00E72880">
        <w:rPr>
          <w:rFonts w:cs="Arial"/>
        </w:rPr>
        <w:t>The global settings will apply to all the bands once the options are changed.</w:t>
      </w:r>
    </w:p>
    <w:tbl>
      <w:tblPr>
        <w:tblStyle w:val="TableGridLight"/>
        <w:tblW w:w="0" w:type="auto"/>
        <w:tblInd w:w="648" w:type="dxa"/>
        <w:tblLook w:val="0420" w:firstRow="1" w:lastRow="0" w:firstColumn="0" w:lastColumn="0" w:noHBand="0" w:noVBand="1"/>
      </w:tblPr>
      <w:tblGrid>
        <w:gridCol w:w="2160"/>
        <w:gridCol w:w="5940"/>
      </w:tblGrid>
      <w:tr w:rsidR="00F96C88" w:rsidRPr="00E72880" w14:paraId="0D589E67" w14:textId="77777777" w:rsidTr="00970C06">
        <w:tc>
          <w:tcPr>
            <w:tcW w:w="2160" w:type="dxa"/>
          </w:tcPr>
          <w:p w14:paraId="5776ADAB" w14:textId="77777777" w:rsidR="00F96C88" w:rsidRPr="00E72880" w:rsidRDefault="00F96C88" w:rsidP="00672D76">
            <w:pPr>
              <w:pStyle w:val="BodyText"/>
              <w:spacing w:line="276" w:lineRule="auto"/>
              <w:rPr>
                <w:rFonts w:cs="Arial"/>
                <w:b/>
                <w:sz w:val="18"/>
              </w:rPr>
            </w:pPr>
            <w:r w:rsidRPr="00E72880">
              <w:rPr>
                <w:rFonts w:cs="Arial"/>
                <w:b/>
                <w:sz w:val="18"/>
              </w:rPr>
              <w:t>Option</w:t>
            </w:r>
          </w:p>
        </w:tc>
        <w:tc>
          <w:tcPr>
            <w:tcW w:w="5940" w:type="dxa"/>
          </w:tcPr>
          <w:p w14:paraId="7EF16264" w14:textId="77777777" w:rsidR="00F96C88" w:rsidRPr="00E72880" w:rsidRDefault="00F96C88" w:rsidP="00672D76">
            <w:pPr>
              <w:pStyle w:val="BodyText"/>
              <w:spacing w:line="276" w:lineRule="auto"/>
              <w:rPr>
                <w:rFonts w:cs="Arial"/>
                <w:b/>
                <w:sz w:val="18"/>
              </w:rPr>
            </w:pPr>
            <w:r w:rsidRPr="00E72880">
              <w:rPr>
                <w:rFonts w:cs="Arial"/>
                <w:b/>
                <w:sz w:val="18"/>
              </w:rPr>
              <w:t>Description</w:t>
            </w:r>
          </w:p>
        </w:tc>
      </w:tr>
      <w:tr w:rsidR="00F96C88" w:rsidRPr="00E72880" w14:paraId="1AE7518D" w14:textId="77777777" w:rsidTr="00970C06">
        <w:tc>
          <w:tcPr>
            <w:tcW w:w="2160" w:type="dxa"/>
          </w:tcPr>
          <w:p w14:paraId="1BC18380" w14:textId="77777777" w:rsidR="00F96C88" w:rsidRPr="00E72880" w:rsidRDefault="00F96C88" w:rsidP="00672D76">
            <w:pPr>
              <w:pStyle w:val="BodyText"/>
              <w:spacing w:line="276" w:lineRule="auto"/>
              <w:rPr>
                <w:rFonts w:cs="Arial"/>
                <w:b/>
                <w:sz w:val="18"/>
              </w:rPr>
            </w:pPr>
            <w:r w:rsidRPr="00E72880">
              <w:rPr>
                <w:rFonts w:cs="Arial"/>
                <w:b/>
                <w:sz w:val="18"/>
              </w:rPr>
              <w:t>Label Width</w:t>
            </w:r>
          </w:p>
        </w:tc>
        <w:tc>
          <w:tcPr>
            <w:tcW w:w="5940" w:type="dxa"/>
          </w:tcPr>
          <w:p w14:paraId="69DE942C" w14:textId="77777777" w:rsidR="00F96C88" w:rsidRPr="00E72880" w:rsidRDefault="00F96C88" w:rsidP="00672D76">
            <w:pPr>
              <w:pStyle w:val="BodyText"/>
              <w:spacing w:line="276" w:lineRule="auto"/>
              <w:rPr>
                <w:rFonts w:cs="Arial"/>
                <w:sz w:val="18"/>
              </w:rPr>
            </w:pPr>
            <w:r w:rsidRPr="00E72880">
              <w:rPr>
                <w:rFonts w:cs="Arial"/>
                <w:sz w:val="18"/>
              </w:rPr>
              <w:t>Defines the width of the label area for each band.</w:t>
            </w:r>
          </w:p>
        </w:tc>
      </w:tr>
      <w:tr w:rsidR="00F96C88" w:rsidRPr="00E72880" w14:paraId="03F30BC0" w14:textId="77777777" w:rsidTr="00970C06">
        <w:tc>
          <w:tcPr>
            <w:tcW w:w="2160" w:type="dxa"/>
          </w:tcPr>
          <w:p w14:paraId="37304179" w14:textId="77777777" w:rsidR="00F96C88" w:rsidRPr="00E72880" w:rsidRDefault="00F96C88" w:rsidP="00672D76">
            <w:pPr>
              <w:pStyle w:val="BodyText"/>
              <w:spacing w:line="276" w:lineRule="auto"/>
              <w:rPr>
                <w:rFonts w:cs="Arial"/>
                <w:b/>
                <w:sz w:val="18"/>
              </w:rPr>
            </w:pPr>
            <w:r w:rsidRPr="00E72880">
              <w:rPr>
                <w:rFonts w:cs="Arial"/>
                <w:b/>
                <w:sz w:val="18"/>
              </w:rPr>
              <w:t>Show Tooltip</w:t>
            </w:r>
          </w:p>
        </w:tc>
        <w:tc>
          <w:tcPr>
            <w:tcW w:w="5940" w:type="dxa"/>
          </w:tcPr>
          <w:p w14:paraId="514CA216" w14:textId="77777777" w:rsidR="00F96C88" w:rsidRPr="00E72880" w:rsidRDefault="00F96C88" w:rsidP="00672D76">
            <w:pPr>
              <w:pStyle w:val="BodyText"/>
              <w:spacing w:line="276" w:lineRule="auto"/>
              <w:rPr>
                <w:rFonts w:cs="Arial"/>
                <w:sz w:val="18"/>
              </w:rPr>
            </w:pPr>
            <w:r w:rsidRPr="00E72880">
              <w:rPr>
                <w:rFonts w:cs="Arial"/>
                <w:sz w:val="18"/>
              </w:rPr>
              <w:t>If On, the tooltip will be displayed. The tooltip appears in three areas: the band's label area, timeline band and for each the data point when hovering the band.</w:t>
            </w:r>
          </w:p>
        </w:tc>
      </w:tr>
      <w:tr w:rsidR="00F96C88" w:rsidRPr="00E72880" w14:paraId="26BF7301" w14:textId="77777777" w:rsidTr="00970C06">
        <w:tc>
          <w:tcPr>
            <w:tcW w:w="2160" w:type="dxa"/>
          </w:tcPr>
          <w:p w14:paraId="1E166B7E" w14:textId="77777777" w:rsidR="00F96C88" w:rsidRPr="00E72880" w:rsidRDefault="00F96C88" w:rsidP="00672D76">
            <w:pPr>
              <w:pStyle w:val="BodyText"/>
              <w:spacing w:line="276" w:lineRule="auto"/>
              <w:rPr>
                <w:rFonts w:cs="Arial"/>
                <w:b/>
                <w:sz w:val="18"/>
              </w:rPr>
            </w:pPr>
            <w:r w:rsidRPr="00E72880">
              <w:rPr>
                <w:rFonts w:cs="Arial"/>
                <w:b/>
                <w:sz w:val="18"/>
              </w:rPr>
              <w:t>Show Last Click</w:t>
            </w:r>
          </w:p>
        </w:tc>
        <w:tc>
          <w:tcPr>
            <w:tcW w:w="5940" w:type="dxa"/>
          </w:tcPr>
          <w:p w14:paraId="5D2670BA" w14:textId="77777777" w:rsidR="00F96C88" w:rsidRPr="00E72880" w:rsidRDefault="00F96C88" w:rsidP="00672D76">
            <w:pPr>
              <w:pStyle w:val="BodyText"/>
              <w:spacing w:line="276" w:lineRule="auto"/>
              <w:rPr>
                <w:rFonts w:cs="Arial"/>
                <w:sz w:val="18"/>
              </w:rPr>
            </w:pPr>
            <w:r w:rsidRPr="00E72880">
              <w:rPr>
                <w:rFonts w:cs="Arial"/>
                <w:sz w:val="18"/>
              </w:rPr>
              <w:t>If On, when the user clicks any band at any point in the timeline, it will add a light blue 'ghost' line marking the selected time.</w:t>
            </w:r>
          </w:p>
        </w:tc>
      </w:tr>
      <w:tr w:rsidR="00F96C88" w:rsidRPr="00E72880" w14:paraId="15F76C9C" w14:textId="77777777" w:rsidTr="00970C06">
        <w:tc>
          <w:tcPr>
            <w:tcW w:w="2160" w:type="dxa"/>
          </w:tcPr>
          <w:p w14:paraId="19ABA244" w14:textId="77777777" w:rsidR="00F96C88" w:rsidRPr="00E72880" w:rsidRDefault="00F96C88" w:rsidP="00672D76">
            <w:pPr>
              <w:pStyle w:val="BodyText"/>
              <w:spacing w:line="276" w:lineRule="auto"/>
              <w:rPr>
                <w:rFonts w:cs="Arial"/>
                <w:b/>
                <w:sz w:val="18"/>
              </w:rPr>
            </w:pPr>
            <w:r w:rsidRPr="00E72880">
              <w:rPr>
                <w:rFonts w:cs="Arial"/>
                <w:b/>
                <w:sz w:val="18"/>
              </w:rPr>
              <w:t>Default Activity Layout</w:t>
            </w:r>
          </w:p>
        </w:tc>
        <w:tc>
          <w:tcPr>
            <w:tcW w:w="5940" w:type="dxa"/>
          </w:tcPr>
          <w:p w14:paraId="687CC751"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activity layout when activities are added in the future.</w:t>
            </w:r>
          </w:p>
        </w:tc>
      </w:tr>
      <w:tr w:rsidR="002B3772" w:rsidRPr="00E72880" w14:paraId="43228757" w14:textId="77777777" w:rsidTr="00970C06">
        <w:tc>
          <w:tcPr>
            <w:tcW w:w="2160" w:type="dxa"/>
          </w:tcPr>
          <w:p w14:paraId="2F489BF7" w14:textId="11126C13" w:rsidR="002B3772" w:rsidRPr="00E72880" w:rsidRDefault="002B3772" w:rsidP="00672D76">
            <w:pPr>
              <w:pStyle w:val="BodyText"/>
              <w:spacing w:line="276" w:lineRule="auto"/>
              <w:rPr>
                <w:rFonts w:cs="Arial"/>
                <w:b/>
                <w:sz w:val="18"/>
              </w:rPr>
            </w:pPr>
            <w:r w:rsidRPr="00E72880">
              <w:rPr>
                <w:rFonts w:cs="Arial"/>
                <w:b/>
                <w:sz w:val="18"/>
              </w:rPr>
              <w:t>Label Font Size</w:t>
            </w:r>
          </w:p>
        </w:tc>
        <w:tc>
          <w:tcPr>
            <w:tcW w:w="5940" w:type="dxa"/>
          </w:tcPr>
          <w:p w14:paraId="0F9430D8" w14:textId="5A45596E" w:rsidR="002B3772" w:rsidRPr="00E72880" w:rsidRDefault="002B3772" w:rsidP="00672D76">
            <w:pPr>
              <w:pStyle w:val="BodyText"/>
              <w:spacing w:line="276" w:lineRule="auto"/>
              <w:rPr>
                <w:rFonts w:cs="Arial"/>
                <w:sz w:val="18"/>
              </w:rPr>
            </w:pPr>
            <w:r w:rsidRPr="00E72880">
              <w:rPr>
                <w:rFonts w:cs="Arial"/>
                <w:sz w:val="18"/>
              </w:rPr>
              <w:t xml:space="preserve">Defines the Font Size for the label of each band. </w:t>
            </w:r>
          </w:p>
        </w:tc>
      </w:tr>
      <w:tr w:rsidR="00F96C88" w:rsidRPr="00E72880" w14:paraId="7416B744" w14:textId="77777777" w:rsidTr="00970C06">
        <w:tc>
          <w:tcPr>
            <w:tcW w:w="2160" w:type="dxa"/>
          </w:tcPr>
          <w:p w14:paraId="500E4BA7" w14:textId="77777777" w:rsidR="00F96C88" w:rsidRPr="00E72880" w:rsidRDefault="00F96C88" w:rsidP="00672D76">
            <w:pPr>
              <w:pStyle w:val="BodyText"/>
              <w:spacing w:line="276" w:lineRule="auto"/>
              <w:rPr>
                <w:rFonts w:cs="Arial"/>
                <w:b/>
                <w:sz w:val="18"/>
              </w:rPr>
            </w:pPr>
            <w:r w:rsidRPr="00E72880">
              <w:rPr>
                <w:rFonts w:cs="Arial"/>
                <w:b/>
                <w:sz w:val="18"/>
              </w:rPr>
              <w:lastRenderedPageBreak/>
              <w:t>Default Label Font</w:t>
            </w:r>
          </w:p>
        </w:tc>
        <w:tc>
          <w:tcPr>
            <w:tcW w:w="5940" w:type="dxa"/>
          </w:tcPr>
          <w:p w14:paraId="4F791B3C" w14:textId="77777777" w:rsidR="00F96C88" w:rsidRPr="00E72880" w:rsidRDefault="00F96C88" w:rsidP="00672D76">
            <w:pPr>
              <w:pStyle w:val="BodyText"/>
              <w:spacing w:line="276" w:lineRule="auto"/>
              <w:rPr>
                <w:rFonts w:cs="Arial"/>
                <w:sz w:val="18"/>
              </w:rPr>
            </w:pPr>
            <w:r w:rsidRPr="00E72880">
              <w:rPr>
                <w:rFonts w:cs="Arial"/>
                <w:sz w:val="18"/>
              </w:rPr>
              <w:t>Defines the font of the label for each band.</w:t>
            </w:r>
          </w:p>
        </w:tc>
      </w:tr>
      <w:tr w:rsidR="00F96C88" w:rsidRPr="00E72880" w14:paraId="255461CD" w14:textId="77777777" w:rsidTr="00970C06">
        <w:tc>
          <w:tcPr>
            <w:tcW w:w="2160" w:type="dxa"/>
          </w:tcPr>
          <w:p w14:paraId="2681B02E" w14:textId="77777777" w:rsidR="00F96C88" w:rsidRPr="00E72880" w:rsidRDefault="00F96C88" w:rsidP="00672D76">
            <w:pPr>
              <w:pStyle w:val="BodyText"/>
              <w:spacing w:line="276" w:lineRule="auto"/>
              <w:rPr>
                <w:rFonts w:cs="Arial"/>
                <w:b/>
                <w:sz w:val="18"/>
              </w:rPr>
            </w:pPr>
            <w:r w:rsidRPr="00E72880">
              <w:rPr>
                <w:rFonts w:cs="Arial"/>
                <w:b/>
                <w:sz w:val="18"/>
              </w:rPr>
              <w:t xml:space="preserve">Default Resource </w:t>
            </w:r>
            <w:proofErr w:type="spellStart"/>
            <w:r w:rsidRPr="00E72880">
              <w:rPr>
                <w:rFonts w:cs="Arial"/>
                <w:b/>
                <w:sz w:val="18"/>
              </w:rPr>
              <w:t>Color</w:t>
            </w:r>
            <w:proofErr w:type="spellEnd"/>
          </w:p>
        </w:tc>
        <w:tc>
          <w:tcPr>
            <w:tcW w:w="5940" w:type="dxa"/>
          </w:tcPr>
          <w:p w14:paraId="58508D95" w14:textId="77777777" w:rsidR="00F96C88" w:rsidRPr="00E72880" w:rsidRDefault="00F96C88" w:rsidP="00672D76">
            <w:pPr>
              <w:pStyle w:val="BodyText"/>
              <w:spacing w:line="276" w:lineRule="auto"/>
              <w:rPr>
                <w:rFonts w:cs="Arial"/>
                <w:sz w:val="18"/>
              </w:rPr>
            </w:pPr>
            <w:r w:rsidRPr="00E72880">
              <w:rPr>
                <w:rFonts w:cs="Arial"/>
                <w:sz w:val="18"/>
              </w:rPr>
              <w:t xml:space="preserve">Sets the default value for the line </w:t>
            </w:r>
            <w:proofErr w:type="spellStart"/>
            <w:r w:rsidRPr="00E72880">
              <w:rPr>
                <w:rFonts w:cs="Arial"/>
                <w:sz w:val="18"/>
              </w:rPr>
              <w:t>color</w:t>
            </w:r>
            <w:proofErr w:type="spellEnd"/>
            <w:r w:rsidRPr="00E72880">
              <w:rPr>
                <w:rFonts w:cs="Arial"/>
                <w:sz w:val="18"/>
              </w:rPr>
              <w:t xml:space="preserve"> when resources are added in the future.</w:t>
            </w:r>
          </w:p>
        </w:tc>
      </w:tr>
      <w:tr w:rsidR="00F96C88" w:rsidRPr="00E72880" w14:paraId="1C1B6075" w14:textId="77777777" w:rsidTr="00970C06">
        <w:tc>
          <w:tcPr>
            <w:tcW w:w="2160" w:type="dxa"/>
          </w:tcPr>
          <w:p w14:paraId="3138B2B1" w14:textId="77777777" w:rsidR="00F96C88" w:rsidRPr="00E72880" w:rsidRDefault="00F96C88" w:rsidP="00672D76">
            <w:pPr>
              <w:pStyle w:val="BodyText"/>
              <w:spacing w:line="276" w:lineRule="auto"/>
              <w:rPr>
                <w:rFonts w:cs="Arial"/>
                <w:b/>
                <w:sz w:val="18"/>
              </w:rPr>
            </w:pPr>
            <w:r w:rsidRPr="00E72880">
              <w:rPr>
                <w:rFonts w:cs="Arial"/>
                <w:b/>
                <w:sz w:val="18"/>
              </w:rPr>
              <w:t xml:space="preserve">Default Resource Fill </w:t>
            </w:r>
            <w:proofErr w:type="spellStart"/>
            <w:r w:rsidRPr="00E72880">
              <w:rPr>
                <w:rFonts w:cs="Arial"/>
                <w:b/>
                <w:sz w:val="18"/>
              </w:rPr>
              <w:t>Color</w:t>
            </w:r>
            <w:proofErr w:type="spellEnd"/>
          </w:p>
        </w:tc>
        <w:tc>
          <w:tcPr>
            <w:tcW w:w="5940" w:type="dxa"/>
          </w:tcPr>
          <w:p w14:paraId="672BF322" w14:textId="77777777" w:rsidR="00F96C88" w:rsidRPr="00E72880" w:rsidRDefault="00F96C88" w:rsidP="00672D76">
            <w:pPr>
              <w:pStyle w:val="BodyText"/>
              <w:spacing w:line="276" w:lineRule="auto"/>
              <w:rPr>
                <w:rFonts w:cs="Arial"/>
                <w:sz w:val="18"/>
              </w:rPr>
            </w:pPr>
            <w:r w:rsidRPr="00E72880">
              <w:rPr>
                <w:rFonts w:cs="Arial"/>
                <w:sz w:val="18"/>
              </w:rPr>
              <w:t xml:space="preserve">Sets the default value for the fill </w:t>
            </w:r>
            <w:proofErr w:type="spellStart"/>
            <w:r w:rsidRPr="00E72880">
              <w:rPr>
                <w:rFonts w:cs="Arial"/>
                <w:sz w:val="18"/>
              </w:rPr>
              <w:t>color</w:t>
            </w:r>
            <w:proofErr w:type="spellEnd"/>
            <w:r w:rsidRPr="00E72880">
              <w:rPr>
                <w:rFonts w:cs="Arial"/>
                <w:sz w:val="18"/>
              </w:rPr>
              <w:t xml:space="preserve"> when resources are added in the future.</w:t>
            </w:r>
          </w:p>
        </w:tc>
      </w:tr>
      <w:tr w:rsidR="00F96C88" w:rsidRPr="00E72880" w14:paraId="56FACBCE" w14:textId="77777777" w:rsidTr="00970C06">
        <w:tc>
          <w:tcPr>
            <w:tcW w:w="2160" w:type="dxa"/>
          </w:tcPr>
          <w:p w14:paraId="61501AB4" w14:textId="77777777" w:rsidR="00F96C88" w:rsidRPr="00E72880" w:rsidRDefault="00F96C88" w:rsidP="00672D76">
            <w:pPr>
              <w:pStyle w:val="BodyText"/>
              <w:spacing w:line="276" w:lineRule="auto"/>
              <w:rPr>
                <w:rFonts w:cs="Arial"/>
                <w:b/>
                <w:sz w:val="18"/>
              </w:rPr>
            </w:pPr>
            <w:r w:rsidRPr="00E72880">
              <w:rPr>
                <w:rFonts w:cs="Arial"/>
                <w:b/>
                <w:sz w:val="18"/>
              </w:rPr>
              <w:t>Default Icon</w:t>
            </w:r>
          </w:p>
        </w:tc>
        <w:tc>
          <w:tcPr>
            <w:tcW w:w="5940" w:type="dxa"/>
          </w:tcPr>
          <w:p w14:paraId="591D600E" w14:textId="77777777" w:rsidR="00F96C88" w:rsidRPr="00E72880" w:rsidRDefault="00F96C88" w:rsidP="00672D76">
            <w:pPr>
              <w:pStyle w:val="BodyText"/>
              <w:spacing w:line="276" w:lineRule="auto"/>
              <w:rPr>
                <w:rFonts w:cs="Arial"/>
                <w:sz w:val="18"/>
              </w:rPr>
            </w:pPr>
            <w:r w:rsidRPr="00E72880">
              <w:rPr>
                <w:rFonts w:cs="Arial"/>
                <w:sz w:val="18"/>
              </w:rPr>
              <w:t>Sets the default icon for when activities and resources are added in the future.</w:t>
            </w:r>
          </w:p>
        </w:tc>
      </w:tr>
    </w:tbl>
    <w:p w14:paraId="01172271" w14:textId="36651C44" w:rsidR="005B15A9" w:rsidRPr="00E72880" w:rsidRDefault="005B15A9" w:rsidP="007A2CAA">
      <w:pPr>
        <w:pStyle w:val="Table"/>
        <w:rPr>
          <w:lang w:val="en-US"/>
        </w:rPr>
        <w:pPrChange w:id="1298" w:author="Microsoft Office User" w:date="2019-12-18T13:42:00Z">
          <w:pPr>
            <w:jc w:val="center"/>
          </w:pPr>
        </w:pPrChange>
      </w:pPr>
      <w:bookmarkStart w:id="1299" w:name="_Toc27569184"/>
      <w:r w:rsidRPr="00E72880">
        <w:t xml:space="preserve">Table </w:t>
      </w:r>
      <w:del w:id="1300" w:author="Microsoft Office User" w:date="2019-12-18T12:58:00Z">
        <w:r w:rsidRPr="00E72880" w:rsidDel="00070C0A">
          <w:fldChar w:fldCharType="begin"/>
        </w:r>
        <w:r w:rsidRPr="00E72880" w:rsidDel="00070C0A">
          <w:delInstrText xml:space="preserve"> SEQ Table \* ARABIC </w:delInstrText>
        </w:r>
        <w:r w:rsidRPr="00E72880" w:rsidDel="00070C0A">
          <w:fldChar w:fldCharType="separate"/>
        </w:r>
        <w:r w:rsidR="003A025C" w:rsidDel="00070C0A">
          <w:rPr>
            <w:noProof/>
          </w:rPr>
          <w:delText>5</w:delText>
        </w:r>
        <w:r w:rsidRPr="00E72880" w:rsidDel="00070C0A">
          <w:fldChar w:fldCharType="end"/>
        </w:r>
      </w:del>
      <w:ins w:id="1301" w:author="Microsoft Office User" w:date="2019-12-18T13:45:00Z">
        <w:r w:rsidR="008A5254">
          <w:t>4</w:t>
        </w:r>
      </w:ins>
      <w:r w:rsidRPr="00E72880">
        <w:t>. Global Settings Options.</w:t>
      </w:r>
      <w:bookmarkEnd w:id="1299"/>
    </w:p>
    <w:p w14:paraId="7F8E2A15" w14:textId="6B1634EE" w:rsidR="00970C06" w:rsidRPr="00E72880" w:rsidRDefault="00970C06" w:rsidP="00771579">
      <w:pPr>
        <w:pStyle w:val="Heading6"/>
        <w:rPr>
          <w:rFonts w:cs="Arial"/>
          <w:lang w:val="en-US"/>
        </w:rPr>
      </w:pPr>
      <w:bookmarkStart w:id="1302" w:name="_Toc27639341"/>
      <w:r w:rsidRPr="00E72880">
        <w:rPr>
          <w:rFonts w:cs="Arial"/>
        </w:rPr>
        <w:t>Band Configuration Options by Type</w:t>
      </w:r>
      <w:bookmarkEnd w:id="1302"/>
    </w:p>
    <w:p w14:paraId="7215F7BF" w14:textId="567EDF37" w:rsidR="00970C06" w:rsidRPr="00E72880" w:rsidRDefault="00970C06" w:rsidP="00771579">
      <w:pPr>
        <w:pStyle w:val="Heading7"/>
        <w:rPr>
          <w:rFonts w:cs="Arial"/>
        </w:rPr>
      </w:pPr>
      <w:bookmarkStart w:id="1303" w:name="_Toc27639342"/>
      <w:r w:rsidRPr="00E72880">
        <w:rPr>
          <w:rFonts w:cs="Arial"/>
        </w:rPr>
        <w:t>Common Options</w:t>
      </w:r>
      <w:r w:rsidR="00A674E6">
        <w:rPr>
          <w:rFonts w:cs="Arial"/>
        </w:rPr>
        <w:t xml:space="preserve"> *</w:t>
      </w:r>
      <w:bookmarkEnd w:id="1303"/>
    </w:p>
    <w:tbl>
      <w:tblPr>
        <w:tblStyle w:val="TableGridLight"/>
        <w:tblW w:w="0" w:type="auto"/>
        <w:jc w:val="center"/>
        <w:tblLook w:val="04A0" w:firstRow="1" w:lastRow="0" w:firstColumn="1" w:lastColumn="0" w:noHBand="0" w:noVBand="1"/>
      </w:tblPr>
      <w:tblGrid>
        <w:gridCol w:w="1710"/>
        <w:gridCol w:w="6390"/>
      </w:tblGrid>
      <w:tr w:rsidR="00970C06" w:rsidRPr="00E72880" w14:paraId="0B0D6D0B" w14:textId="77777777" w:rsidTr="00970C06">
        <w:trPr>
          <w:jc w:val="center"/>
        </w:trPr>
        <w:tc>
          <w:tcPr>
            <w:tcW w:w="1710" w:type="dxa"/>
          </w:tcPr>
          <w:p w14:paraId="0904C3A2" w14:textId="77777777" w:rsidR="00970C06" w:rsidRPr="00E72880" w:rsidRDefault="00970C06" w:rsidP="00672D76">
            <w:pPr>
              <w:pStyle w:val="BodyText"/>
              <w:spacing w:line="276" w:lineRule="auto"/>
              <w:jc w:val="left"/>
              <w:rPr>
                <w:rFonts w:cs="Arial"/>
                <w:b/>
                <w:sz w:val="18"/>
              </w:rPr>
            </w:pPr>
            <w:r w:rsidRPr="00E72880">
              <w:rPr>
                <w:rFonts w:cs="Arial"/>
                <w:b/>
                <w:sz w:val="18"/>
              </w:rPr>
              <w:t>Option</w:t>
            </w:r>
          </w:p>
        </w:tc>
        <w:tc>
          <w:tcPr>
            <w:tcW w:w="6390" w:type="dxa"/>
          </w:tcPr>
          <w:p w14:paraId="16D1D60D" w14:textId="77777777" w:rsidR="00970C06" w:rsidRPr="00E72880" w:rsidRDefault="00970C06" w:rsidP="00672D76">
            <w:pPr>
              <w:pStyle w:val="BodyText"/>
              <w:spacing w:line="276" w:lineRule="auto"/>
              <w:jc w:val="left"/>
              <w:rPr>
                <w:rFonts w:cs="Arial"/>
                <w:b/>
                <w:sz w:val="18"/>
              </w:rPr>
            </w:pPr>
            <w:r w:rsidRPr="00E72880">
              <w:rPr>
                <w:rFonts w:cs="Arial"/>
                <w:b/>
                <w:sz w:val="18"/>
              </w:rPr>
              <w:t>Description</w:t>
            </w:r>
          </w:p>
        </w:tc>
      </w:tr>
      <w:tr w:rsidR="002B3772" w:rsidRPr="00E72880" w14:paraId="70E22600" w14:textId="77777777" w:rsidTr="00970C06">
        <w:trPr>
          <w:jc w:val="center"/>
        </w:trPr>
        <w:tc>
          <w:tcPr>
            <w:tcW w:w="1710" w:type="dxa"/>
          </w:tcPr>
          <w:p w14:paraId="35B9A722" w14:textId="3DB81220" w:rsidR="002B3772" w:rsidRPr="00E72880" w:rsidRDefault="002B3772" w:rsidP="00672D76">
            <w:pPr>
              <w:pStyle w:val="BodyText"/>
              <w:spacing w:line="276" w:lineRule="auto"/>
              <w:jc w:val="left"/>
              <w:rPr>
                <w:rFonts w:cs="Arial"/>
                <w:b/>
                <w:sz w:val="18"/>
              </w:rPr>
            </w:pPr>
            <w:r w:rsidRPr="00E72880">
              <w:rPr>
                <w:rFonts w:cs="Arial"/>
                <w:b/>
                <w:sz w:val="18"/>
              </w:rPr>
              <w:t>Source</w:t>
            </w:r>
          </w:p>
        </w:tc>
        <w:tc>
          <w:tcPr>
            <w:tcW w:w="6390" w:type="dxa"/>
          </w:tcPr>
          <w:p w14:paraId="2E4D91E1" w14:textId="1BFAC0A7" w:rsidR="002B3772" w:rsidRPr="00E72880" w:rsidRDefault="002B3772" w:rsidP="00672D76">
            <w:pPr>
              <w:pStyle w:val="BodyText"/>
              <w:spacing w:line="276" w:lineRule="auto"/>
              <w:jc w:val="left"/>
              <w:rPr>
                <w:rFonts w:cs="Arial"/>
                <w:sz w:val="18"/>
              </w:rPr>
            </w:pPr>
            <w:r w:rsidRPr="00E72880">
              <w:rPr>
                <w:rFonts w:cs="Arial"/>
                <w:sz w:val="18"/>
              </w:rPr>
              <w:t xml:space="preserve">Provides the path reference from the source. </w:t>
            </w:r>
          </w:p>
        </w:tc>
      </w:tr>
      <w:tr w:rsidR="00970C06" w:rsidRPr="00E72880" w14:paraId="02EE0087" w14:textId="77777777" w:rsidTr="00970C06">
        <w:trPr>
          <w:jc w:val="center"/>
        </w:trPr>
        <w:tc>
          <w:tcPr>
            <w:tcW w:w="1710" w:type="dxa"/>
          </w:tcPr>
          <w:p w14:paraId="1D1CFAF1" w14:textId="77777777" w:rsidR="00970C06" w:rsidRPr="00E72880" w:rsidRDefault="00970C06" w:rsidP="00672D76">
            <w:pPr>
              <w:pStyle w:val="BodyText"/>
              <w:spacing w:line="276" w:lineRule="auto"/>
              <w:jc w:val="left"/>
              <w:rPr>
                <w:rFonts w:cs="Arial"/>
                <w:b/>
                <w:sz w:val="18"/>
              </w:rPr>
            </w:pPr>
            <w:r w:rsidRPr="00E72880">
              <w:rPr>
                <w:rFonts w:cs="Arial"/>
                <w:b/>
                <w:sz w:val="18"/>
              </w:rPr>
              <w:t>Label</w:t>
            </w:r>
          </w:p>
        </w:tc>
        <w:tc>
          <w:tcPr>
            <w:tcW w:w="6390" w:type="dxa"/>
          </w:tcPr>
          <w:p w14:paraId="7BD3AF03" w14:textId="77777777" w:rsidR="00970C06" w:rsidRPr="00E72880" w:rsidRDefault="00970C06" w:rsidP="00672D76">
            <w:pPr>
              <w:pStyle w:val="BodyText"/>
              <w:spacing w:line="276" w:lineRule="auto"/>
              <w:jc w:val="left"/>
              <w:rPr>
                <w:rFonts w:cs="Arial"/>
                <w:sz w:val="18"/>
              </w:rPr>
            </w:pPr>
            <w:r w:rsidRPr="00E72880">
              <w:rPr>
                <w:rFonts w:cs="Arial"/>
                <w:sz w:val="18"/>
              </w:rPr>
              <w:t>Defines the label displayed in the Band</w:t>
            </w:r>
          </w:p>
        </w:tc>
      </w:tr>
      <w:tr w:rsidR="00970C06" w:rsidRPr="00E72880" w14:paraId="6C27BE4F" w14:textId="77777777" w:rsidTr="00970C06">
        <w:trPr>
          <w:jc w:val="center"/>
        </w:trPr>
        <w:tc>
          <w:tcPr>
            <w:tcW w:w="1710" w:type="dxa"/>
          </w:tcPr>
          <w:p w14:paraId="7F96E706" w14:textId="77777777" w:rsidR="00970C06" w:rsidRPr="00E72880" w:rsidRDefault="00970C06" w:rsidP="00672D76">
            <w:pPr>
              <w:pStyle w:val="BodyText"/>
              <w:spacing w:line="276" w:lineRule="auto"/>
              <w:jc w:val="left"/>
              <w:rPr>
                <w:rFonts w:cs="Arial"/>
                <w:b/>
                <w:sz w:val="18"/>
              </w:rPr>
            </w:pPr>
            <w:r w:rsidRPr="00E72880">
              <w:rPr>
                <w:rFonts w:cs="Arial"/>
                <w:b/>
                <w:sz w:val="18"/>
              </w:rPr>
              <w:t>Height</w:t>
            </w:r>
          </w:p>
        </w:tc>
        <w:tc>
          <w:tcPr>
            <w:tcW w:w="6390" w:type="dxa"/>
          </w:tcPr>
          <w:p w14:paraId="5B29C2EC" w14:textId="77777777" w:rsidR="00970C06" w:rsidRPr="00E72880" w:rsidRDefault="00970C06" w:rsidP="00672D76">
            <w:pPr>
              <w:pStyle w:val="BodyText"/>
              <w:spacing w:line="276" w:lineRule="auto"/>
              <w:jc w:val="left"/>
              <w:rPr>
                <w:rFonts w:cs="Arial"/>
                <w:sz w:val="18"/>
              </w:rPr>
            </w:pPr>
            <w:r w:rsidRPr="00E72880">
              <w:rPr>
                <w:rFonts w:cs="Arial"/>
                <w:sz w:val="18"/>
              </w:rPr>
              <w:t>Defines the height of the band.</w:t>
            </w:r>
          </w:p>
        </w:tc>
      </w:tr>
      <w:tr w:rsidR="00970C06" w:rsidRPr="00E72880" w14:paraId="6684CDF1" w14:textId="77777777" w:rsidTr="00970C06">
        <w:trPr>
          <w:jc w:val="center"/>
        </w:trPr>
        <w:tc>
          <w:tcPr>
            <w:tcW w:w="1710" w:type="dxa"/>
          </w:tcPr>
          <w:p w14:paraId="4BBCD017" w14:textId="77777777" w:rsidR="00970C06" w:rsidRPr="00E72880" w:rsidRDefault="00970C06" w:rsidP="00672D76">
            <w:pPr>
              <w:pStyle w:val="BodyText"/>
              <w:spacing w:line="276" w:lineRule="auto"/>
              <w:jc w:val="left"/>
              <w:rPr>
                <w:rFonts w:cs="Arial"/>
                <w:b/>
                <w:sz w:val="18"/>
              </w:rPr>
            </w:pPr>
            <w:r w:rsidRPr="00E72880">
              <w:rPr>
                <w:rFonts w:cs="Arial"/>
                <w:b/>
                <w:sz w:val="18"/>
              </w:rPr>
              <w:t>Delete Band</w:t>
            </w:r>
          </w:p>
        </w:tc>
        <w:tc>
          <w:tcPr>
            <w:tcW w:w="6390" w:type="dxa"/>
          </w:tcPr>
          <w:p w14:paraId="2587D1B5" w14:textId="633DE799" w:rsidR="00970C06" w:rsidRPr="00E72880" w:rsidRDefault="002B3772" w:rsidP="00672D76">
            <w:pPr>
              <w:pStyle w:val="BodyText"/>
              <w:spacing w:line="276" w:lineRule="auto"/>
              <w:jc w:val="left"/>
              <w:rPr>
                <w:rFonts w:cs="Arial"/>
                <w:sz w:val="18"/>
              </w:rPr>
            </w:pPr>
            <w:r w:rsidRPr="00E72880">
              <w:rPr>
                <w:rFonts w:cs="Arial"/>
                <w:sz w:val="18"/>
              </w:rPr>
              <w:t>To delete a band, the user</w:t>
            </w:r>
            <w:r w:rsidR="007116B4" w:rsidRPr="00E72880">
              <w:rPr>
                <w:rFonts w:cs="Arial"/>
                <w:sz w:val="18"/>
              </w:rPr>
              <w:t xml:space="preserve"> should click the Trash Can Icon. </w:t>
            </w:r>
          </w:p>
        </w:tc>
      </w:tr>
      <w:tr w:rsidR="00970C06" w:rsidRPr="00E72880" w14:paraId="69761A45" w14:textId="77777777" w:rsidTr="00970C06">
        <w:trPr>
          <w:jc w:val="center"/>
        </w:trPr>
        <w:tc>
          <w:tcPr>
            <w:tcW w:w="1710" w:type="dxa"/>
          </w:tcPr>
          <w:p w14:paraId="25E6F065" w14:textId="77777777" w:rsidR="00970C06" w:rsidRPr="00E72880" w:rsidRDefault="00970C06" w:rsidP="00672D76">
            <w:pPr>
              <w:pStyle w:val="BodyText"/>
              <w:spacing w:line="276" w:lineRule="auto"/>
              <w:jc w:val="left"/>
              <w:rPr>
                <w:rFonts w:cs="Arial"/>
                <w:b/>
                <w:sz w:val="18"/>
              </w:rPr>
            </w:pPr>
            <w:r w:rsidRPr="00E72880">
              <w:rPr>
                <w:rFonts w:cs="Arial"/>
                <w:b/>
                <w:sz w:val="18"/>
              </w:rPr>
              <w:t>Show Pin Label</w:t>
            </w:r>
          </w:p>
        </w:tc>
        <w:tc>
          <w:tcPr>
            <w:tcW w:w="6390" w:type="dxa"/>
          </w:tcPr>
          <w:p w14:paraId="27A11382" w14:textId="77777777" w:rsidR="00970C06" w:rsidRPr="00E72880" w:rsidRDefault="00970C06" w:rsidP="00672D76">
            <w:pPr>
              <w:pStyle w:val="BodyText"/>
              <w:spacing w:line="276" w:lineRule="auto"/>
              <w:jc w:val="left"/>
              <w:rPr>
                <w:rFonts w:cs="Arial"/>
                <w:sz w:val="18"/>
              </w:rPr>
            </w:pPr>
            <w:r w:rsidRPr="00E72880">
              <w:rPr>
                <w:rFonts w:cs="Arial"/>
                <w:sz w:val="18"/>
              </w:rPr>
              <w:t>If this option is Turned On and the selected source is the child of a pin, it will append the pin name to the band's label.</w:t>
            </w:r>
          </w:p>
        </w:tc>
      </w:tr>
      <w:tr w:rsidR="00A60A59" w:rsidRPr="00E72880" w14:paraId="4B750D3E" w14:textId="77777777" w:rsidTr="00970C06">
        <w:trPr>
          <w:jc w:val="center"/>
        </w:trPr>
        <w:tc>
          <w:tcPr>
            <w:tcW w:w="1710" w:type="dxa"/>
          </w:tcPr>
          <w:p w14:paraId="265B22BB" w14:textId="108F395A" w:rsidR="00A60A59" w:rsidRPr="00E72880" w:rsidRDefault="00A60A59" w:rsidP="00A60A59">
            <w:pPr>
              <w:pStyle w:val="BodyText"/>
              <w:spacing w:line="276" w:lineRule="auto"/>
              <w:jc w:val="left"/>
              <w:rPr>
                <w:rFonts w:cs="Arial"/>
                <w:b/>
                <w:sz w:val="18"/>
              </w:rPr>
            </w:pPr>
            <w:r>
              <w:rPr>
                <w:rFonts w:cs="Arial"/>
                <w:b/>
                <w:sz w:val="18"/>
              </w:rPr>
              <w:t xml:space="preserve">Time Delta applied to data </w:t>
            </w:r>
          </w:p>
        </w:tc>
        <w:tc>
          <w:tcPr>
            <w:tcW w:w="6390" w:type="dxa"/>
          </w:tcPr>
          <w:p w14:paraId="11502A57" w14:textId="6197F7D4" w:rsidR="00A60A59" w:rsidRPr="00E72880" w:rsidRDefault="00A60A59" w:rsidP="00A60A59">
            <w:pPr>
              <w:pStyle w:val="BodyText"/>
              <w:spacing w:line="276" w:lineRule="auto"/>
              <w:jc w:val="left"/>
              <w:rPr>
                <w:rFonts w:cs="Arial"/>
                <w:sz w:val="18"/>
              </w:rPr>
            </w:pPr>
            <w:r>
              <w:rPr>
                <w:rFonts w:cs="Arial"/>
                <w:sz w:val="18"/>
              </w:rPr>
              <w:t xml:space="preserve">If this field is not set to </w:t>
            </w:r>
            <w:r>
              <w:t>`</w:t>
            </w:r>
            <w:r w:rsidRPr="00AF7824">
              <w:rPr>
                <w:rFonts w:cs="Arial"/>
                <w:sz w:val="18"/>
              </w:rPr>
              <w:t>000T00:00:00</w:t>
            </w:r>
            <w:r>
              <w:rPr>
                <w:rFonts w:cs="Arial"/>
                <w:sz w:val="18"/>
              </w:rPr>
              <w:t>`, the data is shifted by the delta applied. If so, the band will have a ` [*] ` in front of the label to indicate that a delta has been applied. The Tooltip, Details Panel, the Band itself and the Selected Data Point Drawer will all display the shifted time.</w:t>
            </w:r>
          </w:p>
        </w:tc>
      </w:tr>
    </w:tbl>
    <w:p w14:paraId="59D35A91" w14:textId="4FFEA63C" w:rsidR="00B72087" w:rsidRPr="00E72880" w:rsidRDefault="005B15A9" w:rsidP="007A2CAA">
      <w:pPr>
        <w:pStyle w:val="Table"/>
        <w:pPrChange w:id="1304" w:author="Microsoft Office User" w:date="2019-12-18T13:42:00Z">
          <w:pPr>
            <w:pStyle w:val="Caption"/>
            <w:jc w:val="center"/>
          </w:pPr>
        </w:pPrChange>
      </w:pPr>
      <w:bookmarkStart w:id="1305" w:name="_Toc27568127"/>
      <w:bookmarkStart w:id="1306" w:name="_Toc27568784"/>
      <w:bookmarkStart w:id="1307" w:name="_Toc27569185"/>
      <w:r w:rsidRPr="00E72880">
        <w:t xml:space="preserve">Table </w:t>
      </w:r>
      <w:del w:id="1308" w:author="Microsoft Office User" w:date="2019-12-18T12:58:00Z">
        <w:r w:rsidRPr="00E72880" w:rsidDel="00070C0A">
          <w:fldChar w:fldCharType="begin"/>
        </w:r>
        <w:r w:rsidRPr="00E72880" w:rsidDel="00070C0A">
          <w:delInstrText xml:space="preserve"> SEQ Table \* ARABIC </w:delInstrText>
        </w:r>
        <w:r w:rsidRPr="00E72880" w:rsidDel="00070C0A">
          <w:fldChar w:fldCharType="separate"/>
        </w:r>
        <w:r w:rsidR="003A025C" w:rsidDel="00070C0A">
          <w:rPr>
            <w:noProof/>
          </w:rPr>
          <w:delText>6</w:delText>
        </w:r>
        <w:r w:rsidRPr="00E72880" w:rsidDel="00070C0A">
          <w:fldChar w:fldCharType="end"/>
        </w:r>
      </w:del>
      <w:ins w:id="1309" w:author="Microsoft Office User" w:date="2019-12-18T12:58:00Z">
        <w:r w:rsidR="00070C0A">
          <w:t>5</w:t>
        </w:r>
      </w:ins>
      <w:r w:rsidRPr="00E72880">
        <w:t>. Common Band's Settings</w:t>
      </w:r>
      <w:r w:rsidR="0011503E" w:rsidRPr="00E72880">
        <w:t>.</w:t>
      </w:r>
      <w:r w:rsidR="00B72087" w:rsidRPr="00E72880">
        <w:t xml:space="preserve"> </w:t>
      </w:r>
      <w:r w:rsidR="00A674E6">
        <w:t xml:space="preserve">* </w:t>
      </w:r>
      <w:r w:rsidR="00B72087" w:rsidRPr="00E72880">
        <w:t>Divider Band only has the Label and the Height options.</w:t>
      </w:r>
      <w:bookmarkEnd w:id="1305"/>
      <w:bookmarkEnd w:id="1306"/>
      <w:bookmarkEnd w:id="1307"/>
    </w:p>
    <w:p w14:paraId="637026D3" w14:textId="77777777" w:rsidR="005B15A9" w:rsidRPr="00E72880" w:rsidRDefault="005B15A9" w:rsidP="00672D76">
      <w:pPr>
        <w:pStyle w:val="BodyText"/>
        <w:spacing w:line="276" w:lineRule="auto"/>
        <w:rPr>
          <w:rFonts w:cs="Arial"/>
        </w:rPr>
      </w:pPr>
    </w:p>
    <w:p w14:paraId="01E008A1" w14:textId="65EFC18D" w:rsidR="005B15A9" w:rsidRPr="00E72880" w:rsidRDefault="005B15A9" w:rsidP="00771579">
      <w:pPr>
        <w:pStyle w:val="Heading7"/>
        <w:rPr>
          <w:rFonts w:cs="Arial"/>
        </w:rPr>
      </w:pPr>
      <w:bookmarkStart w:id="1310" w:name="_Toc27639343"/>
      <w:r w:rsidRPr="00E72880">
        <w:rPr>
          <w:rFonts w:cs="Arial"/>
        </w:rPr>
        <w:t>Divider Bands Options</w:t>
      </w:r>
      <w:bookmarkEnd w:id="1310"/>
    </w:p>
    <w:tbl>
      <w:tblPr>
        <w:tblStyle w:val="TableGridLight"/>
        <w:tblW w:w="8100" w:type="dxa"/>
        <w:tblInd w:w="738" w:type="dxa"/>
        <w:tblLook w:val="04A0" w:firstRow="1" w:lastRow="0" w:firstColumn="1" w:lastColumn="0" w:noHBand="0" w:noVBand="1"/>
      </w:tblPr>
      <w:tblGrid>
        <w:gridCol w:w="1980"/>
        <w:gridCol w:w="6120"/>
      </w:tblGrid>
      <w:tr w:rsidR="005B15A9" w:rsidRPr="00E72880" w14:paraId="6246DF6A" w14:textId="77777777" w:rsidTr="00BE6AFB">
        <w:tc>
          <w:tcPr>
            <w:tcW w:w="1980" w:type="dxa"/>
            <w:hideMark/>
          </w:tcPr>
          <w:p w14:paraId="0AB7C316" w14:textId="77777777" w:rsidR="005B15A9" w:rsidRPr="00E72880" w:rsidRDefault="005B15A9" w:rsidP="00BE6AFB">
            <w:pPr>
              <w:spacing w:line="276" w:lineRule="auto"/>
              <w:rPr>
                <w:rFonts w:cs="Arial"/>
                <w:sz w:val="18"/>
                <w:lang w:val="en-US"/>
              </w:rPr>
            </w:pPr>
            <w:r w:rsidRPr="00E72880">
              <w:rPr>
                <w:rFonts w:cs="Arial"/>
                <w:sz w:val="18"/>
                <w:lang w:val="en-US"/>
              </w:rPr>
              <w:t>Option</w:t>
            </w:r>
          </w:p>
        </w:tc>
        <w:tc>
          <w:tcPr>
            <w:tcW w:w="6120" w:type="dxa"/>
            <w:hideMark/>
          </w:tcPr>
          <w:p w14:paraId="46C3D81E" w14:textId="77777777" w:rsidR="005B15A9" w:rsidRPr="00E72880" w:rsidRDefault="005B15A9" w:rsidP="00BE6AFB">
            <w:pPr>
              <w:spacing w:line="276" w:lineRule="auto"/>
              <w:rPr>
                <w:rFonts w:cs="Arial"/>
                <w:sz w:val="18"/>
                <w:lang w:val="en-US"/>
              </w:rPr>
            </w:pPr>
            <w:r w:rsidRPr="00E72880">
              <w:rPr>
                <w:rFonts w:cs="Arial"/>
                <w:sz w:val="18"/>
                <w:lang w:val="en-US"/>
              </w:rPr>
              <w:t>Description</w:t>
            </w:r>
          </w:p>
        </w:tc>
      </w:tr>
      <w:tr w:rsidR="005B15A9" w:rsidRPr="00E72880" w14:paraId="09136D4E" w14:textId="77777777" w:rsidTr="00BE6AFB">
        <w:tc>
          <w:tcPr>
            <w:tcW w:w="1980" w:type="dxa"/>
            <w:hideMark/>
          </w:tcPr>
          <w:p w14:paraId="53F5BEF9" w14:textId="77777777" w:rsidR="005B15A9" w:rsidRPr="00E72880" w:rsidRDefault="005B15A9" w:rsidP="00BE6AFB">
            <w:pPr>
              <w:spacing w:line="276" w:lineRule="auto"/>
              <w:jc w:val="left"/>
              <w:rPr>
                <w:rFonts w:cs="Arial"/>
                <w:b/>
                <w:sz w:val="18"/>
                <w:lang w:val="en-US"/>
              </w:rPr>
            </w:pPr>
            <w:r w:rsidRPr="00E72880">
              <w:rPr>
                <w:rFonts w:cs="Arial"/>
                <w:b/>
                <w:sz w:val="18"/>
                <w:lang w:val="en-US"/>
              </w:rPr>
              <w:t>Background Color</w:t>
            </w:r>
          </w:p>
        </w:tc>
        <w:tc>
          <w:tcPr>
            <w:tcW w:w="6120" w:type="dxa"/>
            <w:hideMark/>
          </w:tcPr>
          <w:p w14:paraId="15AC2BA7" w14:textId="77777777" w:rsidR="005B15A9" w:rsidRPr="00E72880" w:rsidRDefault="005B15A9" w:rsidP="00BE6AFB">
            <w:pPr>
              <w:spacing w:line="276" w:lineRule="auto"/>
              <w:rPr>
                <w:rFonts w:cs="Arial"/>
                <w:sz w:val="18"/>
                <w:lang w:val="en-US"/>
              </w:rPr>
            </w:pPr>
            <w:r w:rsidRPr="00E72880">
              <w:rPr>
                <w:rFonts w:cs="Arial"/>
                <w:sz w:val="18"/>
                <w:lang w:val="en-US"/>
              </w:rPr>
              <w:t>Sets the background color of the divider.</w:t>
            </w:r>
          </w:p>
        </w:tc>
      </w:tr>
    </w:tbl>
    <w:p w14:paraId="078A6FAE" w14:textId="3192CC0B" w:rsidR="00857783" w:rsidRPr="00E72880" w:rsidRDefault="005B15A9" w:rsidP="007A2CAA">
      <w:pPr>
        <w:pStyle w:val="Table"/>
        <w:pPrChange w:id="1311" w:author="Microsoft Office User" w:date="2019-12-18T13:42:00Z">
          <w:pPr>
            <w:pStyle w:val="Caption"/>
            <w:jc w:val="center"/>
          </w:pPr>
        </w:pPrChange>
      </w:pPr>
      <w:bookmarkStart w:id="1312" w:name="_Toc27568128"/>
      <w:bookmarkStart w:id="1313" w:name="_Toc27568785"/>
      <w:bookmarkStart w:id="1314" w:name="_Toc27569186"/>
      <w:r w:rsidRPr="00E72880">
        <w:t xml:space="preserve">Table </w:t>
      </w:r>
      <w:del w:id="1315" w:author="Microsoft Office User" w:date="2019-12-18T12:58:00Z">
        <w:r w:rsidRPr="00E72880" w:rsidDel="00070C0A">
          <w:fldChar w:fldCharType="begin"/>
        </w:r>
        <w:r w:rsidRPr="00E72880" w:rsidDel="00070C0A">
          <w:delInstrText xml:space="preserve"> SEQ Table \* ARABIC </w:delInstrText>
        </w:r>
        <w:r w:rsidRPr="00E72880" w:rsidDel="00070C0A">
          <w:fldChar w:fldCharType="separate"/>
        </w:r>
        <w:r w:rsidR="003A025C" w:rsidDel="00070C0A">
          <w:rPr>
            <w:noProof/>
          </w:rPr>
          <w:delText>7</w:delText>
        </w:r>
        <w:r w:rsidRPr="00E72880" w:rsidDel="00070C0A">
          <w:fldChar w:fldCharType="end"/>
        </w:r>
      </w:del>
      <w:ins w:id="1316" w:author="Microsoft Office User" w:date="2019-12-18T12:58:00Z">
        <w:r w:rsidR="00070C0A">
          <w:t>6</w:t>
        </w:r>
      </w:ins>
      <w:r w:rsidRPr="00E72880">
        <w:t>. Divider Band Settings.</w:t>
      </w:r>
      <w:bookmarkEnd w:id="1312"/>
      <w:bookmarkEnd w:id="1313"/>
      <w:bookmarkEnd w:id="1314"/>
    </w:p>
    <w:p w14:paraId="1BF86831" w14:textId="4B6A987C" w:rsidR="00970C06" w:rsidRPr="00E72880" w:rsidRDefault="00970C06" w:rsidP="00771579">
      <w:pPr>
        <w:pStyle w:val="Heading7"/>
        <w:rPr>
          <w:rFonts w:cs="Arial"/>
        </w:rPr>
      </w:pPr>
      <w:bookmarkStart w:id="1317" w:name="_Toc27639344"/>
      <w:r w:rsidRPr="00E72880">
        <w:rPr>
          <w:rFonts w:cs="Arial"/>
        </w:rPr>
        <w:t>Resource Bands Options</w:t>
      </w:r>
      <w:bookmarkEnd w:id="1317"/>
    </w:p>
    <w:tbl>
      <w:tblPr>
        <w:tblStyle w:val="TableGridLight"/>
        <w:tblW w:w="8100" w:type="dxa"/>
        <w:tblInd w:w="738" w:type="dxa"/>
        <w:tblLook w:val="04A0" w:firstRow="1" w:lastRow="0" w:firstColumn="1" w:lastColumn="0" w:noHBand="0" w:noVBand="1"/>
      </w:tblPr>
      <w:tblGrid>
        <w:gridCol w:w="1800"/>
        <w:gridCol w:w="6300"/>
      </w:tblGrid>
      <w:tr w:rsidR="00970C06" w:rsidRPr="00E72880" w14:paraId="00288C19" w14:textId="77777777" w:rsidTr="00970C06">
        <w:tc>
          <w:tcPr>
            <w:tcW w:w="1800" w:type="dxa"/>
            <w:hideMark/>
          </w:tcPr>
          <w:p w14:paraId="57B9C29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300" w:type="dxa"/>
            <w:hideMark/>
          </w:tcPr>
          <w:p w14:paraId="0C6B0196"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F6A73DF" w14:textId="77777777" w:rsidTr="00970C06">
        <w:tc>
          <w:tcPr>
            <w:tcW w:w="1800" w:type="dxa"/>
            <w:hideMark/>
          </w:tcPr>
          <w:p w14:paraId="2E933BD4" w14:textId="77777777" w:rsidR="00970C06" w:rsidRPr="00E72880" w:rsidRDefault="00970C06" w:rsidP="00672D76">
            <w:pPr>
              <w:spacing w:line="276" w:lineRule="auto"/>
              <w:jc w:val="left"/>
              <w:rPr>
                <w:rFonts w:cs="Arial"/>
                <w:b/>
                <w:sz w:val="18"/>
                <w:lang w:val="en-US"/>
              </w:rPr>
            </w:pPr>
            <w:r w:rsidRPr="00E72880">
              <w:rPr>
                <w:rFonts w:cs="Arial"/>
                <w:b/>
                <w:sz w:val="18"/>
                <w:lang w:val="en-US"/>
              </w:rPr>
              <w:lastRenderedPageBreak/>
              <w:t>Unit Label</w:t>
            </w:r>
          </w:p>
        </w:tc>
        <w:tc>
          <w:tcPr>
            <w:tcW w:w="6300" w:type="dxa"/>
            <w:hideMark/>
          </w:tcPr>
          <w:p w14:paraId="616AF5F4" w14:textId="77777777" w:rsidR="00970C06" w:rsidRPr="00E72880" w:rsidRDefault="00970C06" w:rsidP="00672D76">
            <w:pPr>
              <w:spacing w:line="276" w:lineRule="auto"/>
              <w:rPr>
                <w:rFonts w:cs="Arial"/>
                <w:sz w:val="18"/>
                <w:lang w:val="en-US"/>
              </w:rPr>
            </w:pPr>
            <w:r w:rsidRPr="00E72880">
              <w:rPr>
                <w:rFonts w:cs="Arial"/>
                <w:sz w:val="18"/>
                <w:lang w:val="en-US"/>
              </w:rPr>
              <w:t>Defines the unit label that is appended to the band's label.</w:t>
            </w:r>
          </w:p>
        </w:tc>
      </w:tr>
      <w:tr w:rsidR="00970C06" w:rsidRPr="00E72880" w14:paraId="22FD83B7" w14:textId="77777777" w:rsidTr="00970C06">
        <w:tc>
          <w:tcPr>
            <w:tcW w:w="1800" w:type="dxa"/>
            <w:hideMark/>
          </w:tcPr>
          <w:p w14:paraId="11EC10E0"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Unit Label</w:t>
            </w:r>
          </w:p>
        </w:tc>
        <w:tc>
          <w:tcPr>
            <w:tcW w:w="6300" w:type="dxa"/>
            <w:hideMark/>
          </w:tcPr>
          <w:p w14:paraId="28501334"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the Unit label will be appended to the band's label.</w:t>
            </w:r>
          </w:p>
        </w:tc>
      </w:tr>
      <w:tr w:rsidR="00970C06" w:rsidRPr="00E72880" w14:paraId="288688B5" w14:textId="77777777" w:rsidTr="00970C06">
        <w:tc>
          <w:tcPr>
            <w:tcW w:w="1800" w:type="dxa"/>
            <w:hideMark/>
          </w:tcPr>
          <w:p w14:paraId="72B2C471" w14:textId="77777777" w:rsidR="00970C06" w:rsidRPr="00E72880" w:rsidRDefault="00970C06" w:rsidP="00672D76">
            <w:pPr>
              <w:spacing w:line="276" w:lineRule="auto"/>
              <w:jc w:val="left"/>
              <w:rPr>
                <w:rFonts w:cs="Arial"/>
                <w:b/>
                <w:sz w:val="18"/>
                <w:lang w:val="en-US"/>
              </w:rPr>
            </w:pPr>
            <w:r w:rsidRPr="00E72880">
              <w:rPr>
                <w:rFonts w:cs="Arial"/>
                <w:b/>
                <w:sz w:val="18"/>
                <w:lang w:val="en-US"/>
              </w:rPr>
              <w:t>Auto Scale</w:t>
            </w:r>
          </w:p>
        </w:tc>
        <w:tc>
          <w:tcPr>
            <w:tcW w:w="6300" w:type="dxa"/>
            <w:hideMark/>
          </w:tcPr>
          <w:p w14:paraId="4F270F66"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y-Axis ticks based on the current range view.</w:t>
            </w:r>
          </w:p>
        </w:tc>
      </w:tr>
      <w:tr w:rsidR="00970C06" w:rsidRPr="00E72880" w14:paraId="4930ED63" w14:textId="77777777" w:rsidTr="00970C06">
        <w:tc>
          <w:tcPr>
            <w:tcW w:w="1800" w:type="dxa"/>
            <w:hideMark/>
          </w:tcPr>
          <w:p w14:paraId="4C375AA0" w14:textId="77777777" w:rsidR="00970C06" w:rsidRPr="00E72880" w:rsidRDefault="00970C06" w:rsidP="00672D76">
            <w:pPr>
              <w:spacing w:line="276" w:lineRule="auto"/>
              <w:jc w:val="left"/>
              <w:rPr>
                <w:rFonts w:cs="Arial"/>
                <w:b/>
                <w:sz w:val="18"/>
                <w:lang w:val="en-US"/>
              </w:rPr>
            </w:pPr>
            <w:r w:rsidRPr="00E72880">
              <w:rPr>
                <w:rFonts w:cs="Arial"/>
                <w:b/>
                <w:sz w:val="18"/>
                <w:lang w:val="en-US"/>
              </w:rPr>
              <w:t>Line Color</w:t>
            </w:r>
          </w:p>
        </w:tc>
        <w:tc>
          <w:tcPr>
            <w:tcW w:w="6300" w:type="dxa"/>
            <w:hideMark/>
          </w:tcPr>
          <w:p w14:paraId="029C81EC"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line.</w:t>
            </w:r>
          </w:p>
        </w:tc>
      </w:tr>
      <w:tr w:rsidR="00970C06" w:rsidRPr="00E72880" w14:paraId="3BE918CC" w14:textId="77777777" w:rsidTr="00970C06">
        <w:tc>
          <w:tcPr>
            <w:tcW w:w="1800" w:type="dxa"/>
            <w:hideMark/>
          </w:tcPr>
          <w:p w14:paraId="750FC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w:t>
            </w:r>
          </w:p>
        </w:tc>
        <w:tc>
          <w:tcPr>
            <w:tcW w:w="6300" w:type="dxa"/>
            <w:hideMark/>
          </w:tcPr>
          <w:p w14:paraId="7860FD7A" w14:textId="627399B6" w:rsidR="00970C06" w:rsidRPr="00E72880" w:rsidRDefault="00970C06" w:rsidP="00672D76">
            <w:pPr>
              <w:spacing w:line="276" w:lineRule="auto"/>
              <w:rPr>
                <w:rFonts w:cs="Arial"/>
                <w:sz w:val="18"/>
                <w:lang w:val="en-US"/>
              </w:rPr>
            </w:pPr>
            <w:r w:rsidRPr="00E72880">
              <w:rPr>
                <w:rFonts w:cs="Arial"/>
                <w:sz w:val="18"/>
                <w:lang w:val="en-US"/>
              </w:rPr>
              <w:t>If this option is Turned On, it will fill the chart from the line to the bottom.</w:t>
            </w:r>
            <w:r w:rsidR="005112D3" w:rsidRPr="00E72880">
              <w:rPr>
                <w:rFonts w:cs="Arial"/>
                <w:sz w:val="18"/>
                <w:lang w:val="en-US"/>
              </w:rPr>
              <w:t xml:space="preserve"> Turning this option on, will show the Fill Color Option.</w:t>
            </w:r>
          </w:p>
        </w:tc>
      </w:tr>
      <w:tr w:rsidR="00970C06" w:rsidRPr="00E72880" w14:paraId="77C4EA31" w14:textId="77777777" w:rsidTr="00970C06">
        <w:tc>
          <w:tcPr>
            <w:tcW w:w="1800" w:type="dxa"/>
            <w:hideMark/>
          </w:tcPr>
          <w:p w14:paraId="78691E1A"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 Color</w:t>
            </w:r>
          </w:p>
        </w:tc>
        <w:tc>
          <w:tcPr>
            <w:tcW w:w="6300" w:type="dxa"/>
            <w:hideMark/>
          </w:tcPr>
          <w:p w14:paraId="73B4BD09"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fill.</w:t>
            </w:r>
          </w:p>
        </w:tc>
      </w:tr>
      <w:tr w:rsidR="00970C06" w:rsidRPr="00E72880" w14:paraId="0E639808" w14:textId="77777777" w:rsidTr="00970C06">
        <w:tc>
          <w:tcPr>
            <w:tcW w:w="1800" w:type="dxa"/>
            <w:hideMark/>
          </w:tcPr>
          <w:p w14:paraId="5859579B" w14:textId="77777777" w:rsidR="00970C06" w:rsidRPr="00E72880" w:rsidRDefault="00970C06" w:rsidP="00672D76">
            <w:pPr>
              <w:spacing w:line="276" w:lineRule="auto"/>
              <w:jc w:val="left"/>
              <w:rPr>
                <w:rFonts w:cs="Arial"/>
                <w:b/>
                <w:sz w:val="18"/>
                <w:lang w:val="en-US"/>
              </w:rPr>
            </w:pPr>
            <w:r w:rsidRPr="00E72880">
              <w:rPr>
                <w:rFonts w:cs="Arial"/>
                <w:b/>
                <w:sz w:val="18"/>
                <w:lang w:val="en-US"/>
              </w:rPr>
              <w:t>Interpolation</w:t>
            </w:r>
          </w:p>
        </w:tc>
        <w:tc>
          <w:tcPr>
            <w:tcW w:w="6300" w:type="dxa"/>
            <w:hideMark/>
          </w:tcPr>
          <w:p w14:paraId="7682AE3F" w14:textId="77777777" w:rsidR="00970C06" w:rsidRPr="00E72880" w:rsidRDefault="00970C06" w:rsidP="00672D76">
            <w:pPr>
              <w:spacing w:line="276" w:lineRule="auto"/>
              <w:rPr>
                <w:rFonts w:cs="Arial"/>
                <w:sz w:val="18"/>
                <w:lang w:val="en-US"/>
              </w:rPr>
            </w:pPr>
            <w:r w:rsidRPr="00E72880">
              <w:rPr>
                <w:rFonts w:cs="Arial"/>
                <w:sz w:val="18"/>
                <w:lang w:val="en-US"/>
              </w:rPr>
              <w:t>Defines the interpolation of the chart. Options: Constant, Linear and None.</w:t>
            </w:r>
          </w:p>
        </w:tc>
      </w:tr>
      <w:tr w:rsidR="00970C06" w:rsidRPr="00E72880" w14:paraId="0A405214" w14:textId="77777777" w:rsidTr="00970C06">
        <w:tc>
          <w:tcPr>
            <w:tcW w:w="1800" w:type="dxa"/>
            <w:hideMark/>
          </w:tcPr>
          <w:p w14:paraId="1DCC292D" w14:textId="77777777" w:rsidR="00970C06" w:rsidRPr="00E72880" w:rsidRDefault="00970C06" w:rsidP="00672D76">
            <w:pPr>
              <w:spacing w:line="276" w:lineRule="auto"/>
              <w:jc w:val="left"/>
              <w:rPr>
                <w:rFonts w:cs="Arial"/>
                <w:b/>
                <w:sz w:val="18"/>
                <w:lang w:val="en-US"/>
              </w:rPr>
            </w:pPr>
            <w:r w:rsidRPr="00E72880">
              <w:rPr>
                <w:rFonts w:cs="Arial"/>
                <w:b/>
                <w:sz w:val="18"/>
                <w:lang w:val="en-US"/>
              </w:rPr>
              <w:t>Log Scale</w:t>
            </w:r>
          </w:p>
        </w:tc>
        <w:tc>
          <w:tcPr>
            <w:tcW w:w="6300" w:type="dxa"/>
            <w:hideMark/>
          </w:tcPr>
          <w:p w14:paraId="3C5454A7" w14:textId="71A940B4"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log for all the data points and graph them.</w:t>
            </w:r>
            <w:r w:rsidR="00D47F44" w:rsidRPr="00E72880">
              <w:rPr>
                <w:rFonts w:cs="Arial"/>
                <w:sz w:val="18"/>
                <w:lang w:val="en-US"/>
              </w:rPr>
              <w:t xml:space="preserve"> Turning this option on, will hide the Scientific Notation Option.</w:t>
            </w:r>
          </w:p>
        </w:tc>
      </w:tr>
      <w:tr w:rsidR="00970C06" w:rsidRPr="00E72880" w14:paraId="1BC5B043" w14:textId="77777777" w:rsidTr="00970C06">
        <w:tc>
          <w:tcPr>
            <w:tcW w:w="1800" w:type="dxa"/>
            <w:hideMark/>
          </w:tcPr>
          <w:p w14:paraId="60998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Scientific Notation</w:t>
            </w:r>
          </w:p>
        </w:tc>
        <w:tc>
          <w:tcPr>
            <w:tcW w:w="6300" w:type="dxa"/>
            <w:hideMark/>
          </w:tcPr>
          <w:p w14:paraId="7BEBAFD6" w14:textId="21D2C953" w:rsidR="00970C06" w:rsidRPr="00E72880" w:rsidRDefault="00970C06" w:rsidP="00672D76">
            <w:pPr>
              <w:spacing w:line="276" w:lineRule="auto"/>
              <w:rPr>
                <w:rFonts w:cs="Arial"/>
                <w:sz w:val="18"/>
                <w:lang w:val="en-US"/>
              </w:rPr>
            </w:pPr>
            <w:r w:rsidRPr="00E72880">
              <w:rPr>
                <w:rFonts w:cs="Arial"/>
                <w:sz w:val="18"/>
                <w:lang w:val="en-US"/>
              </w:rPr>
              <w:t xml:space="preserve">If this option is Turned On, the </w:t>
            </w:r>
            <w:proofErr w:type="spellStart"/>
            <w:r w:rsidRPr="00E72880">
              <w:rPr>
                <w:rFonts w:cs="Arial"/>
                <w:sz w:val="18"/>
                <w:lang w:val="en-US"/>
              </w:rPr>
              <w:t>yAxis</w:t>
            </w:r>
            <w:proofErr w:type="spellEnd"/>
            <w:r w:rsidRPr="00E72880">
              <w:rPr>
                <w:rFonts w:cs="Arial"/>
                <w:sz w:val="18"/>
                <w:lang w:val="en-US"/>
              </w:rPr>
              <w:t xml:space="preserve"> ticks will be represented with scientific notation.</w:t>
            </w:r>
            <w:r w:rsidR="00D47F44" w:rsidRPr="00E72880">
              <w:rPr>
                <w:rFonts w:cs="Arial"/>
                <w:sz w:val="18"/>
                <w:lang w:val="en-US"/>
              </w:rPr>
              <w:t xml:space="preserve"> Turning this option on, will hide the Log Scale Option.</w:t>
            </w:r>
          </w:p>
        </w:tc>
      </w:tr>
      <w:tr w:rsidR="00970C06" w:rsidRPr="00E72880" w14:paraId="63ECA6B9" w14:textId="77777777" w:rsidTr="00970C06">
        <w:tc>
          <w:tcPr>
            <w:tcW w:w="1800" w:type="dxa"/>
            <w:hideMark/>
          </w:tcPr>
          <w:p w14:paraId="0A07B636"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Icon</w:t>
            </w:r>
          </w:p>
        </w:tc>
        <w:tc>
          <w:tcPr>
            <w:tcW w:w="6300" w:type="dxa"/>
            <w:hideMark/>
          </w:tcPr>
          <w:p w14:paraId="64E5EE1C" w14:textId="481B0319" w:rsidR="00970C06" w:rsidRPr="00E72880" w:rsidRDefault="00970C06" w:rsidP="00672D76">
            <w:pPr>
              <w:spacing w:line="276" w:lineRule="auto"/>
              <w:rPr>
                <w:rFonts w:cs="Arial"/>
                <w:sz w:val="18"/>
                <w:lang w:val="en-US"/>
              </w:rPr>
            </w:pPr>
            <w:r w:rsidRPr="00E72880">
              <w:rPr>
                <w:rFonts w:cs="Arial"/>
                <w:sz w:val="18"/>
                <w:lang w:val="en-US"/>
              </w:rPr>
              <w:t>If this option is Turned On, icons will be show for each data point.</w:t>
            </w:r>
            <w:r w:rsidR="00D47F44" w:rsidRPr="00E72880">
              <w:rPr>
                <w:rFonts w:cs="Arial"/>
                <w:sz w:val="18"/>
                <w:lang w:val="en-US"/>
              </w:rPr>
              <w:t xml:space="preserve"> Turning this option on, will show the Icon Option.</w:t>
            </w:r>
          </w:p>
        </w:tc>
      </w:tr>
      <w:tr w:rsidR="00970C06" w:rsidRPr="00E72880" w14:paraId="2BE8A104" w14:textId="77777777" w:rsidTr="00970C06">
        <w:tc>
          <w:tcPr>
            <w:tcW w:w="1800" w:type="dxa"/>
            <w:hideMark/>
          </w:tcPr>
          <w:p w14:paraId="08C4FF65" w14:textId="77777777" w:rsidR="00970C06" w:rsidRPr="00E72880" w:rsidRDefault="00970C06" w:rsidP="00672D76">
            <w:pPr>
              <w:spacing w:line="276" w:lineRule="auto"/>
              <w:jc w:val="left"/>
              <w:rPr>
                <w:rFonts w:cs="Arial"/>
                <w:b/>
                <w:sz w:val="18"/>
                <w:lang w:val="en-US"/>
              </w:rPr>
            </w:pPr>
            <w:r w:rsidRPr="00E72880">
              <w:rPr>
                <w:rFonts w:cs="Arial"/>
                <w:b/>
                <w:sz w:val="18"/>
                <w:lang w:val="en-US"/>
              </w:rPr>
              <w:t>Icon</w:t>
            </w:r>
          </w:p>
        </w:tc>
        <w:tc>
          <w:tcPr>
            <w:tcW w:w="6300" w:type="dxa"/>
            <w:hideMark/>
          </w:tcPr>
          <w:p w14:paraId="088686A8" w14:textId="77777777" w:rsidR="00970C06" w:rsidRPr="00E72880" w:rsidRDefault="00970C06" w:rsidP="00672D76">
            <w:pPr>
              <w:spacing w:line="276" w:lineRule="auto"/>
              <w:rPr>
                <w:rFonts w:cs="Arial"/>
                <w:sz w:val="18"/>
                <w:lang w:val="en-US"/>
              </w:rPr>
            </w:pPr>
            <w:r w:rsidRPr="00E72880">
              <w:rPr>
                <w:rFonts w:cs="Arial"/>
                <w:sz w:val="18"/>
                <w:lang w:val="en-US"/>
              </w:rPr>
              <w:t>If Show Icon is On, the selected Icon will be the one displayed for each data point. Options: None, Plus, Cross, Circle, Triangle, Square and Diamond.</w:t>
            </w:r>
          </w:p>
        </w:tc>
      </w:tr>
      <w:tr w:rsidR="00970C06" w:rsidRPr="00E72880" w14:paraId="1CD4F63A" w14:textId="77777777" w:rsidTr="00970C06">
        <w:tc>
          <w:tcPr>
            <w:tcW w:w="1800" w:type="dxa"/>
            <w:hideMark/>
          </w:tcPr>
          <w:p w14:paraId="1675E2F5" w14:textId="77777777" w:rsidR="00970C06" w:rsidRPr="00E72880" w:rsidRDefault="00970C06" w:rsidP="00672D76">
            <w:pPr>
              <w:spacing w:line="276" w:lineRule="auto"/>
              <w:jc w:val="left"/>
              <w:rPr>
                <w:rFonts w:cs="Arial"/>
                <w:b/>
                <w:sz w:val="18"/>
                <w:lang w:val="en-US"/>
              </w:rPr>
            </w:pPr>
            <w:r w:rsidRPr="00E72880">
              <w:rPr>
                <w:rFonts w:cs="Arial"/>
                <w:b/>
                <w:sz w:val="18"/>
                <w:lang w:val="en-US"/>
              </w:rPr>
              <w:t>Composite Y-Axis Label</w:t>
            </w:r>
          </w:p>
        </w:tc>
        <w:tc>
          <w:tcPr>
            <w:tcW w:w="6300" w:type="dxa"/>
            <w:hideMark/>
          </w:tcPr>
          <w:p w14:paraId="439095F0" w14:textId="2783E3CF" w:rsidR="00970C06" w:rsidRPr="00E72880" w:rsidRDefault="00970C06" w:rsidP="00672D76">
            <w:pPr>
              <w:spacing w:line="276" w:lineRule="auto"/>
              <w:rPr>
                <w:rFonts w:cs="Arial"/>
                <w:sz w:val="18"/>
                <w:lang w:val="en-US"/>
              </w:rPr>
            </w:pPr>
            <w:r w:rsidRPr="00E72880">
              <w:rPr>
                <w:rFonts w:cs="Arial"/>
                <w:sz w:val="18"/>
                <w:lang w:val="en-US"/>
              </w:rPr>
              <w:t>If this option is Turned On and if there are two or more resource band types overlaid, then the Y-axis will work as a one. In addition, options like Scientific Notation, Log Scale and Auto Scale will be applied to the composite y-axis.</w:t>
            </w:r>
          </w:p>
        </w:tc>
      </w:tr>
    </w:tbl>
    <w:p w14:paraId="1506ADB7" w14:textId="55097FE3" w:rsidR="00D10389" w:rsidRPr="00E72880" w:rsidRDefault="005B15A9" w:rsidP="007A2CAA">
      <w:pPr>
        <w:pStyle w:val="Table"/>
        <w:pPrChange w:id="1318" w:author="Microsoft Office User" w:date="2019-12-18T13:42:00Z">
          <w:pPr>
            <w:pStyle w:val="Caption"/>
            <w:jc w:val="center"/>
          </w:pPr>
        </w:pPrChange>
      </w:pPr>
      <w:bookmarkStart w:id="1319" w:name="_Toc27568129"/>
      <w:bookmarkStart w:id="1320" w:name="_Toc27568786"/>
      <w:bookmarkStart w:id="1321" w:name="_Toc27569187"/>
      <w:r w:rsidRPr="00E72880">
        <w:t xml:space="preserve">Table </w:t>
      </w:r>
      <w:del w:id="1322" w:author="Microsoft Office User" w:date="2019-12-18T12:58:00Z">
        <w:r w:rsidRPr="00E72880" w:rsidDel="00070C0A">
          <w:fldChar w:fldCharType="begin"/>
        </w:r>
        <w:r w:rsidRPr="00E72880" w:rsidDel="00070C0A">
          <w:delInstrText xml:space="preserve"> SEQ Table \* ARABIC </w:delInstrText>
        </w:r>
        <w:r w:rsidRPr="00E72880" w:rsidDel="00070C0A">
          <w:fldChar w:fldCharType="separate"/>
        </w:r>
        <w:r w:rsidR="003A025C" w:rsidDel="00070C0A">
          <w:rPr>
            <w:noProof/>
          </w:rPr>
          <w:delText>8</w:delText>
        </w:r>
        <w:r w:rsidRPr="00E72880" w:rsidDel="00070C0A">
          <w:fldChar w:fldCharType="end"/>
        </w:r>
      </w:del>
      <w:ins w:id="1323" w:author="Microsoft Office User" w:date="2019-12-18T12:58:00Z">
        <w:r w:rsidR="00070C0A">
          <w:t>7</w:t>
        </w:r>
      </w:ins>
      <w:r w:rsidRPr="00E72880">
        <w:t>. Resource Band Settings.</w:t>
      </w:r>
      <w:bookmarkEnd w:id="1319"/>
      <w:bookmarkEnd w:id="1320"/>
      <w:bookmarkEnd w:id="1321"/>
    </w:p>
    <w:p w14:paraId="734F5E67" w14:textId="6676C90B" w:rsidR="00D10389" w:rsidRPr="00E72880" w:rsidRDefault="00D10389" w:rsidP="00672D76">
      <w:pPr>
        <w:pStyle w:val="BodyText"/>
        <w:spacing w:line="276" w:lineRule="auto"/>
        <w:rPr>
          <w:rFonts w:cs="Arial"/>
        </w:rPr>
      </w:pPr>
    </w:p>
    <w:p w14:paraId="5EBBD991" w14:textId="46CCD84A" w:rsidR="005B15A9" w:rsidRPr="00E72880" w:rsidRDefault="005B15A9" w:rsidP="00672D76">
      <w:pPr>
        <w:pStyle w:val="BodyText"/>
        <w:spacing w:line="276" w:lineRule="auto"/>
        <w:rPr>
          <w:rFonts w:cs="Arial"/>
        </w:rPr>
      </w:pPr>
    </w:p>
    <w:p w14:paraId="44D9B05E" w14:textId="163320A8" w:rsidR="00970C06" w:rsidRPr="00E72880" w:rsidRDefault="00970C06" w:rsidP="00771579">
      <w:pPr>
        <w:pStyle w:val="Heading7"/>
        <w:rPr>
          <w:rFonts w:cs="Arial"/>
        </w:rPr>
      </w:pPr>
      <w:bookmarkStart w:id="1324" w:name="_Toc27639345"/>
      <w:r w:rsidRPr="00E72880">
        <w:rPr>
          <w:rFonts w:cs="Arial"/>
        </w:rPr>
        <w:t>State Bands Options</w:t>
      </w:r>
      <w:bookmarkEnd w:id="1324"/>
    </w:p>
    <w:tbl>
      <w:tblPr>
        <w:tblStyle w:val="TableGridLight"/>
        <w:tblW w:w="8100" w:type="dxa"/>
        <w:tblInd w:w="738" w:type="dxa"/>
        <w:tblLook w:val="04A0" w:firstRow="1" w:lastRow="0" w:firstColumn="1" w:lastColumn="0" w:noHBand="0" w:noVBand="1"/>
      </w:tblPr>
      <w:tblGrid>
        <w:gridCol w:w="1890"/>
        <w:gridCol w:w="6210"/>
      </w:tblGrid>
      <w:tr w:rsidR="00970C06" w:rsidRPr="00E72880" w14:paraId="057EEA64" w14:textId="77777777" w:rsidTr="00970C06">
        <w:tc>
          <w:tcPr>
            <w:tcW w:w="1890" w:type="dxa"/>
            <w:hideMark/>
          </w:tcPr>
          <w:p w14:paraId="2CD02D3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210" w:type="dxa"/>
            <w:hideMark/>
          </w:tcPr>
          <w:p w14:paraId="4963674E"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765D105A" w14:textId="77777777" w:rsidTr="00970C06">
        <w:tc>
          <w:tcPr>
            <w:tcW w:w="1890" w:type="dxa"/>
            <w:hideMark/>
          </w:tcPr>
          <w:p w14:paraId="70F2A3A4" w14:textId="77777777" w:rsidR="00970C06" w:rsidRPr="00E72880" w:rsidRDefault="00970C06" w:rsidP="00672D76">
            <w:pPr>
              <w:spacing w:line="276" w:lineRule="auto"/>
              <w:jc w:val="left"/>
              <w:rPr>
                <w:rFonts w:cs="Arial"/>
                <w:b/>
                <w:sz w:val="18"/>
                <w:lang w:val="en-US"/>
              </w:rPr>
            </w:pPr>
            <w:r w:rsidRPr="00E72880">
              <w:rPr>
                <w:rFonts w:cs="Arial"/>
                <w:b/>
                <w:sz w:val="18"/>
                <w:lang w:val="en-US"/>
              </w:rPr>
              <w:t>Horizontally Align Label</w:t>
            </w:r>
          </w:p>
        </w:tc>
        <w:tc>
          <w:tcPr>
            <w:tcW w:w="6210" w:type="dxa"/>
            <w:hideMark/>
          </w:tcPr>
          <w:p w14:paraId="277CB5F4"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606EC3AD" w14:textId="77777777" w:rsidTr="00970C06">
        <w:tc>
          <w:tcPr>
            <w:tcW w:w="1890" w:type="dxa"/>
            <w:hideMark/>
          </w:tcPr>
          <w:p w14:paraId="6B494E2B" w14:textId="77777777" w:rsidR="00970C06" w:rsidRPr="00E72880" w:rsidRDefault="00970C06" w:rsidP="00672D76">
            <w:pPr>
              <w:spacing w:line="276" w:lineRule="auto"/>
              <w:jc w:val="left"/>
              <w:rPr>
                <w:rFonts w:cs="Arial"/>
                <w:b/>
                <w:sz w:val="18"/>
                <w:lang w:val="en-US"/>
              </w:rPr>
            </w:pPr>
            <w:r w:rsidRPr="00E72880">
              <w:rPr>
                <w:rFonts w:cs="Arial"/>
                <w:b/>
                <w:sz w:val="18"/>
                <w:lang w:val="en-US"/>
              </w:rPr>
              <w:t>Vertically Align Label</w:t>
            </w:r>
          </w:p>
        </w:tc>
        <w:tc>
          <w:tcPr>
            <w:tcW w:w="6210" w:type="dxa"/>
            <w:hideMark/>
          </w:tcPr>
          <w:p w14:paraId="7648C306"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6F62396F" w14:textId="77777777" w:rsidTr="00970C06">
        <w:tc>
          <w:tcPr>
            <w:tcW w:w="1890" w:type="dxa"/>
            <w:hideMark/>
          </w:tcPr>
          <w:p w14:paraId="14559F7D"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State Change Times</w:t>
            </w:r>
          </w:p>
        </w:tc>
        <w:tc>
          <w:tcPr>
            <w:tcW w:w="6210" w:type="dxa"/>
            <w:hideMark/>
          </w:tcPr>
          <w:p w14:paraId="33D43782" w14:textId="77A70BE3" w:rsidR="00970C06" w:rsidRPr="00E72880" w:rsidRDefault="00970C06" w:rsidP="00672D76">
            <w:pPr>
              <w:spacing w:line="276" w:lineRule="auto"/>
              <w:rPr>
                <w:rFonts w:cs="Arial"/>
                <w:sz w:val="18"/>
                <w:lang w:val="en-US"/>
              </w:rPr>
            </w:pPr>
            <w:r w:rsidRPr="00E72880">
              <w:rPr>
                <w:rFonts w:cs="Arial"/>
                <w:sz w:val="18"/>
                <w:lang w:val="en-US"/>
              </w:rPr>
              <w:t>If this option is Turned On, it will append the state times at the bottom of each state.</w:t>
            </w:r>
          </w:p>
        </w:tc>
      </w:tr>
      <w:tr w:rsidR="00970C06" w:rsidRPr="00E72880" w14:paraId="37A276B3" w14:textId="77777777" w:rsidTr="00970C06">
        <w:tc>
          <w:tcPr>
            <w:tcW w:w="1890" w:type="dxa"/>
            <w:hideMark/>
          </w:tcPr>
          <w:p w14:paraId="264254E8" w14:textId="77777777" w:rsidR="00970C06" w:rsidRPr="00E72880" w:rsidRDefault="00970C06" w:rsidP="00672D76">
            <w:pPr>
              <w:spacing w:line="276" w:lineRule="auto"/>
              <w:jc w:val="left"/>
              <w:rPr>
                <w:rFonts w:cs="Arial"/>
                <w:b/>
                <w:sz w:val="18"/>
                <w:lang w:val="en-US"/>
              </w:rPr>
            </w:pPr>
            <w:r w:rsidRPr="00E72880">
              <w:rPr>
                <w:rFonts w:cs="Arial"/>
                <w:b/>
                <w:sz w:val="18"/>
                <w:lang w:val="en-US"/>
              </w:rPr>
              <w:t>Plot Type</w:t>
            </w:r>
          </w:p>
        </w:tc>
        <w:tc>
          <w:tcPr>
            <w:tcW w:w="6210" w:type="dxa"/>
            <w:hideMark/>
          </w:tcPr>
          <w:p w14:paraId="59C00C3D" w14:textId="77777777" w:rsidR="00970C06" w:rsidRPr="00E72880" w:rsidRDefault="00970C06" w:rsidP="00672D76">
            <w:pPr>
              <w:spacing w:line="276" w:lineRule="auto"/>
              <w:rPr>
                <w:rFonts w:cs="Arial"/>
                <w:sz w:val="18"/>
                <w:lang w:val="en-US"/>
              </w:rPr>
            </w:pPr>
            <w:r w:rsidRPr="00E72880">
              <w:rPr>
                <w:rFonts w:cs="Arial"/>
                <w:sz w:val="18"/>
                <w:lang w:val="en-US"/>
              </w:rPr>
              <w:t>Defined how the states are represented in the band. Options: Bar and Line.</w:t>
            </w:r>
          </w:p>
        </w:tc>
      </w:tr>
    </w:tbl>
    <w:p w14:paraId="15842659" w14:textId="553E2C90" w:rsidR="00970C06" w:rsidRPr="00E72880" w:rsidRDefault="005B15A9" w:rsidP="007A2CAA">
      <w:pPr>
        <w:pStyle w:val="Table"/>
        <w:pPrChange w:id="1325" w:author="Microsoft Office User" w:date="2019-12-18T13:42:00Z">
          <w:pPr>
            <w:pStyle w:val="Caption"/>
            <w:jc w:val="center"/>
          </w:pPr>
        </w:pPrChange>
      </w:pPr>
      <w:bookmarkStart w:id="1326" w:name="_Toc27568130"/>
      <w:bookmarkStart w:id="1327" w:name="_Toc27568787"/>
      <w:bookmarkStart w:id="1328" w:name="_Toc27569188"/>
      <w:r w:rsidRPr="00E72880">
        <w:lastRenderedPageBreak/>
        <w:t xml:space="preserve">Table </w:t>
      </w:r>
      <w:del w:id="1329" w:author="Microsoft Office User" w:date="2019-12-18T12:58:00Z">
        <w:r w:rsidRPr="00E72880" w:rsidDel="00070C0A">
          <w:fldChar w:fldCharType="begin"/>
        </w:r>
        <w:r w:rsidRPr="00E72880" w:rsidDel="00070C0A">
          <w:delInstrText xml:space="preserve"> SEQ Table \* ARABIC </w:delInstrText>
        </w:r>
        <w:r w:rsidRPr="00E72880" w:rsidDel="00070C0A">
          <w:fldChar w:fldCharType="separate"/>
        </w:r>
        <w:r w:rsidR="003A025C" w:rsidDel="00070C0A">
          <w:rPr>
            <w:noProof/>
          </w:rPr>
          <w:delText>9</w:delText>
        </w:r>
        <w:r w:rsidRPr="00E72880" w:rsidDel="00070C0A">
          <w:fldChar w:fldCharType="end"/>
        </w:r>
      </w:del>
      <w:ins w:id="1330" w:author="Microsoft Office User" w:date="2019-12-18T12:58:00Z">
        <w:r w:rsidR="00070C0A">
          <w:t>8</w:t>
        </w:r>
      </w:ins>
      <w:r w:rsidRPr="00E72880">
        <w:t>. State Band Settings.</w:t>
      </w:r>
      <w:bookmarkEnd w:id="1326"/>
      <w:bookmarkEnd w:id="1327"/>
      <w:bookmarkEnd w:id="1328"/>
    </w:p>
    <w:p w14:paraId="2BD4D4A2" w14:textId="77777777" w:rsidR="00857783" w:rsidRPr="00E72880" w:rsidRDefault="00857783" w:rsidP="00857783">
      <w:pPr>
        <w:pStyle w:val="BodyText"/>
        <w:rPr>
          <w:rFonts w:cs="Arial"/>
        </w:rPr>
      </w:pPr>
    </w:p>
    <w:p w14:paraId="71EC0E6F" w14:textId="12A2329A" w:rsidR="00970C06" w:rsidRPr="00E72880" w:rsidRDefault="00970C06" w:rsidP="00771579">
      <w:pPr>
        <w:pStyle w:val="Heading7"/>
        <w:rPr>
          <w:rFonts w:cs="Arial"/>
        </w:rPr>
      </w:pPr>
      <w:bookmarkStart w:id="1331" w:name="_Toc27639346"/>
      <w:r w:rsidRPr="00E72880">
        <w:rPr>
          <w:rFonts w:cs="Arial"/>
        </w:rPr>
        <w:t>Activity Bands Options</w:t>
      </w:r>
      <w:bookmarkEnd w:id="1331"/>
    </w:p>
    <w:tbl>
      <w:tblPr>
        <w:tblStyle w:val="TableGridLight"/>
        <w:tblW w:w="8100" w:type="dxa"/>
        <w:tblInd w:w="738" w:type="dxa"/>
        <w:tblLook w:val="04A0" w:firstRow="1" w:lastRow="0" w:firstColumn="1" w:lastColumn="0" w:noHBand="0" w:noVBand="1"/>
      </w:tblPr>
      <w:tblGrid>
        <w:gridCol w:w="1980"/>
        <w:gridCol w:w="6120"/>
      </w:tblGrid>
      <w:tr w:rsidR="00970C06" w:rsidRPr="00E72880" w14:paraId="472B44B6" w14:textId="77777777" w:rsidTr="00970C06">
        <w:tc>
          <w:tcPr>
            <w:tcW w:w="1980" w:type="dxa"/>
            <w:hideMark/>
          </w:tcPr>
          <w:p w14:paraId="3A23E1C5"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120" w:type="dxa"/>
            <w:hideMark/>
          </w:tcPr>
          <w:p w14:paraId="0D9924F3"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9316CB2" w14:textId="77777777" w:rsidTr="00970C06">
        <w:tc>
          <w:tcPr>
            <w:tcW w:w="1980" w:type="dxa"/>
            <w:hideMark/>
          </w:tcPr>
          <w:p w14:paraId="61F7CA10" w14:textId="77777777" w:rsidR="00970C06" w:rsidRPr="00E72880" w:rsidRDefault="00970C06" w:rsidP="00672D76">
            <w:pPr>
              <w:spacing w:line="276" w:lineRule="auto"/>
              <w:jc w:val="left"/>
              <w:rPr>
                <w:rFonts w:cs="Arial"/>
                <w:b/>
                <w:sz w:val="18"/>
                <w:lang w:val="en-US"/>
              </w:rPr>
            </w:pPr>
            <w:r w:rsidRPr="00E72880">
              <w:rPr>
                <w:rFonts w:cs="Arial"/>
                <w:b/>
                <w:sz w:val="18"/>
                <w:lang w:val="en-US"/>
              </w:rPr>
              <w:t>Layout</w:t>
            </w:r>
          </w:p>
        </w:tc>
        <w:tc>
          <w:tcPr>
            <w:tcW w:w="6120" w:type="dxa"/>
            <w:hideMark/>
          </w:tcPr>
          <w:p w14:paraId="49623FAB" w14:textId="29210A59" w:rsidR="00970C06" w:rsidRPr="00E72880" w:rsidRDefault="00970C06" w:rsidP="00672D76">
            <w:pPr>
              <w:spacing w:line="276" w:lineRule="auto"/>
              <w:rPr>
                <w:rFonts w:cs="Arial"/>
                <w:sz w:val="18"/>
                <w:lang w:val="en-US"/>
              </w:rPr>
            </w:pPr>
            <w:r w:rsidRPr="00E72880">
              <w:rPr>
                <w:rFonts w:cs="Arial"/>
                <w:sz w:val="18"/>
                <w:lang w:val="en-US"/>
              </w:rPr>
              <w:t>Defines how the activities are displayed in the Band. Options are (1) Autofit (2) Waterfall and (3) Packed.</w:t>
            </w:r>
          </w:p>
        </w:tc>
      </w:tr>
      <w:tr w:rsidR="00970C06" w:rsidRPr="00E72880" w14:paraId="67B8D92C" w14:textId="77777777" w:rsidTr="00970C06">
        <w:tc>
          <w:tcPr>
            <w:tcW w:w="1980" w:type="dxa"/>
            <w:hideMark/>
          </w:tcPr>
          <w:p w14:paraId="5823BFE1" w14:textId="77777777" w:rsidR="00970C06" w:rsidRPr="00E72880" w:rsidRDefault="00970C06" w:rsidP="00672D76">
            <w:pPr>
              <w:spacing w:line="276" w:lineRule="auto"/>
              <w:jc w:val="left"/>
              <w:rPr>
                <w:rFonts w:cs="Arial"/>
                <w:b/>
                <w:sz w:val="18"/>
                <w:lang w:val="en-US"/>
              </w:rPr>
            </w:pPr>
            <w:r w:rsidRPr="00E72880">
              <w:rPr>
                <w:rFonts w:cs="Arial"/>
                <w:b/>
                <w:sz w:val="18"/>
                <w:lang w:val="en-US"/>
              </w:rPr>
              <w:t>Activity Style</w:t>
            </w:r>
          </w:p>
        </w:tc>
        <w:tc>
          <w:tcPr>
            <w:tcW w:w="6120" w:type="dxa"/>
            <w:hideMark/>
          </w:tcPr>
          <w:p w14:paraId="6E85050F" w14:textId="77777777" w:rsidR="00970C06" w:rsidRPr="00E72880" w:rsidRDefault="00970C06" w:rsidP="00672D76">
            <w:pPr>
              <w:spacing w:line="276" w:lineRule="auto"/>
              <w:rPr>
                <w:rFonts w:cs="Arial"/>
                <w:sz w:val="18"/>
                <w:lang w:val="en-US"/>
              </w:rPr>
            </w:pPr>
            <w:r w:rsidRPr="00E72880">
              <w:rPr>
                <w:rFonts w:cs="Arial"/>
                <w:sz w:val="18"/>
                <w:lang w:val="en-US"/>
              </w:rPr>
              <w:t>Defines how the data points will be displayed. Options are (1) Bar, (2) Icon and (3) Line.</w:t>
            </w:r>
          </w:p>
          <w:p w14:paraId="002006FD" w14:textId="7338EC00" w:rsidR="00970C06" w:rsidRPr="00E72880" w:rsidRDefault="00970C06" w:rsidP="00672D76">
            <w:pPr>
              <w:spacing w:line="276" w:lineRule="auto"/>
              <w:rPr>
                <w:rFonts w:cs="Arial"/>
                <w:sz w:val="18"/>
                <w:lang w:val="en-US"/>
              </w:rPr>
            </w:pPr>
          </w:p>
        </w:tc>
      </w:tr>
      <w:tr w:rsidR="00970C06" w:rsidRPr="00E72880" w14:paraId="63491903" w14:textId="77777777" w:rsidTr="00970C06">
        <w:tc>
          <w:tcPr>
            <w:tcW w:w="1980" w:type="dxa"/>
            <w:hideMark/>
          </w:tcPr>
          <w:p w14:paraId="39704ED8" w14:textId="6263BCBA" w:rsidR="00970C06" w:rsidRPr="00E72880" w:rsidRDefault="00970C06" w:rsidP="00672D76">
            <w:pPr>
              <w:spacing w:line="276" w:lineRule="auto"/>
              <w:jc w:val="left"/>
              <w:rPr>
                <w:rFonts w:cs="Arial"/>
                <w:b/>
                <w:sz w:val="18"/>
                <w:lang w:val="en-US"/>
              </w:rPr>
            </w:pPr>
            <w:r w:rsidRPr="00E72880">
              <w:rPr>
                <w:rFonts w:cs="Arial"/>
                <w:b/>
                <w:sz w:val="18"/>
                <w:lang w:val="en-US"/>
              </w:rPr>
              <w:t>Horizontally Align</w:t>
            </w:r>
            <w:r w:rsidR="007116B4" w:rsidRPr="00E72880">
              <w:rPr>
                <w:rFonts w:cs="Arial"/>
                <w:b/>
                <w:sz w:val="18"/>
                <w:lang w:val="en-US"/>
              </w:rPr>
              <w:t xml:space="preserve"> Label</w:t>
            </w:r>
          </w:p>
        </w:tc>
        <w:tc>
          <w:tcPr>
            <w:tcW w:w="6120" w:type="dxa"/>
            <w:hideMark/>
          </w:tcPr>
          <w:p w14:paraId="248D7EE0"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7019F82E" w14:textId="77777777" w:rsidTr="00970C06">
        <w:tc>
          <w:tcPr>
            <w:tcW w:w="1980" w:type="dxa"/>
            <w:hideMark/>
          </w:tcPr>
          <w:p w14:paraId="0651666E" w14:textId="0360AFD0" w:rsidR="00970C06" w:rsidRPr="00E72880" w:rsidRDefault="00970C06" w:rsidP="00672D76">
            <w:pPr>
              <w:spacing w:line="276" w:lineRule="auto"/>
              <w:jc w:val="left"/>
              <w:rPr>
                <w:rFonts w:cs="Arial"/>
                <w:b/>
                <w:sz w:val="18"/>
                <w:lang w:val="en-US"/>
              </w:rPr>
            </w:pPr>
            <w:r w:rsidRPr="00E72880">
              <w:rPr>
                <w:rFonts w:cs="Arial"/>
                <w:b/>
                <w:sz w:val="18"/>
                <w:lang w:val="en-US"/>
              </w:rPr>
              <w:t>Vertically Align</w:t>
            </w:r>
            <w:r w:rsidR="007116B4" w:rsidRPr="00E72880">
              <w:rPr>
                <w:rFonts w:cs="Arial"/>
                <w:b/>
                <w:sz w:val="18"/>
                <w:lang w:val="en-US"/>
              </w:rPr>
              <w:t xml:space="preserve"> Label</w:t>
            </w:r>
          </w:p>
        </w:tc>
        <w:tc>
          <w:tcPr>
            <w:tcW w:w="6120" w:type="dxa"/>
            <w:hideMark/>
          </w:tcPr>
          <w:p w14:paraId="7BD3315F"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3C6CBBD9" w14:textId="77777777" w:rsidTr="00970C06">
        <w:tc>
          <w:tcPr>
            <w:tcW w:w="1980" w:type="dxa"/>
            <w:hideMark/>
          </w:tcPr>
          <w:p w14:paraId="2F52E17E"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Activities Times</w:t>
            </w:r>
          </w:p>
        </w:tc>
        <w:tc>
          <w:tcPr>
            <w:tcW w:w="6120" w:type="dxa"/>
            <w:hideMark/>
          </w:tcPr>
          <w:p w14:paraId="5EA35E7D" w14:textId="128EE1DF" w:rsidR="00970C06" w:rsidRPr="00E72880" w:rsidRDefault="00970C06" w:rsidP="00672D76">
            <w:pPr>
              <w:spacing w:line="276" w:lineRule="auto"/>
              <w:rPr>
                <w:rFonts w:cs="Arial"/>
                <w:sz w:val="18"/>
                <w:lang w:val="en-US"/>
              </w:rPr>
            </w:pPr>
            <w:r w:rsidRPr="00E72880">
              <w:rPr>
                <w:rFonts w:cs="Arial"/>
                <w:sz w:val="18"/>
                <w:lang w:val="en-US"/>
              </w:rPr>
              <w:t>If On, it will show at what time an activity starts and ends in the bottom of the activities.</w:t>
            </w:r>
          </w:p>
        </w:tc>
      </w:tr>
      <w:tr w:rsidR="00970C06" w:rsidRPr="00E72880" w14:paraId="0DE13107" w14:textId="77777777" w:rsidTr="00970C06">
        <w:tc>
          <w:tcPr>
            <w:tcW w:w="1980" w:type="dxa"/>
            <w:hideMark/>
          </w:tcPr>
          <w:p w14:paraId="152770DC"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Labels</w:t>
            </w:r>
          </w:p>
        </w:tc>
        <w:tc>
          <w:tcPr>
            <w:tcW w:w="6120" w:type="dxa"/>
            <w:hideMark/>
          </w:tcPr>
          <w:p w14:paraId="252169B6" w14:textId="77777777" w:rsidR="00970C06" w:rsidRPr="00E72880" w:rsidRDefault="00970C06" w:rsidP="00672D76">
            <w:pPr>
              <w:spacing w:line="276" w:lineRule="auto"/>
              <w:rPr>
                <w:rFonts w:cs="Arial"/>
                <w:sz w:val="18"/>
                <w:lang w:val="en-US"/>
              </w:rPr>
            </w:pPr>
            <w:r w:rsidRPr="00E72880">
              <w:rPr>
                <w:rFonts w:cs="Arial"/>
                <w:sz w:val="18"/>
                <w:lang w:val="en-US"/>
              </w:rPr>
              <w:t>If On, labels will be shown for each data points.</w:t>
            </w:r>
          </w:p>
        </w:tc>
      </w:tr>
      <w:tr w:rsidR="00AE65B6" w:rsidRPr="00E72880" w14:paraId="79AD9E16" w14:textId="77777777" w:rsidTr="00970C06">
        <w:tc>
          <w:tcPr>
            <w:tcW w:w="1980" w:type="dxa"/>
          </w:tcPr>
          <w:p w14:paraId="34E253A0" w14:textId="03EDF319" w:rsidR="00AE65B6" w:rsidRPr="00E72880" w:rsidRDefault="00AE65B6" w:rsidP="00672D76">
            <w:pPr>
              <w:spacing w:line="276" w:lineRule="auto"/>
              <w:jc w:val="left"/>
              <w:rPr>
                <w:rFonts w:cs="Arial"/>
                <w:b/>
                <w:sz w:val="18"/>
                <w:lang w:val="en-US"/>
              </w:rPr>
            </w:pPr>
            <w:r w:rsidRPr="00E72880">
              <w:rPr>
                <w:rFonts w:cs="Arial"/>
                <w:b/>
                <w:color w:val="000000" w:themeColor="text1"/>
                <w:sz w:val="18"/>
                <w:lang w:val="en-US"/>
              </w:rPr>
              <w:t>Activity Label Font</w:t>
            </w:r>
            <w:r w:rsidR="007116B4" w:rsidRPr="00E72880">
              <w:rPr>
                <w:rFonts w:cs="Arial"/>
                <w:b/>
                <w:color w:val="000000" w:themeColor="text1"/>
                <w:sz w:val="18"/>
                <w:lang w:val="en-US"/>
              </w:rPr>
              <w:t xml:space="preserve"> Size</w:t>
            </w:r>
          </w:p>
        </w:tc>
        <w:tc>
          <w:tcPr>
            <w:tcW w:w="6120" w:type="dxa"/>
          </w:tcPr>
          <w:p w14:paraId="69AF005B" w14:textId="71FFA256" w:rsidR="00AE65B6" w:rsidRPr="00E72880" w:rsidRDefault="007116B4" w:rsidP="00672D76">
            <w:pPr>
              <w:spacing w:line="276" w:lineRule="auto"/>
              <w:rPr>
                <w:rFonts w:cs="Arial"/>
                <w:sz w:val="18"/>
                <w:lang w:val="en-US"/>
              </w:rPr>
            </w:pPr>
            <w:r w:rsidRPr="00E72880">
              <w:rPr>
                <w:rFonts w:cs="Arial"/>
                <w:sz w:val="18"/>
                <w:lang w:val="en-US"/>
              </w:rPr>
              <w:t xml:space="preserve">Defines the size of the label of all the activities in the band. </w:t>
            </w:r>
          </w:p>
        </w:tc>
      </w:tr>
    </w:tbl>
    <w:p w14:paraId="2C18A2F5" w14:textId="7176A9EA" w:rsidR="005B15A9" w:rsidRPr="00E72880" w:rsidRDefault="005B15A9" w:rsidP="007A2CAA">
      <w:pPr>
        <w:pStyle w:val="Table"/>
        <w:pPrChange w:id="1332" w:author="Microsoft Office User" w:date="2019-12-18T13:42:00Z">
          <w:pPr>
            <w:pStyle w:val="Caption"/>
            <w:jc w:val="center"/>
          </w:pPr>
        </w:pPrChange>
      </w:pPr>
      <w:bookmarkStart w:id="1333" w:name="_Toc27568131"/>
      <w:bookmarkStart w:id="1334" w:name="_Toc27568788"/>
      <w:bookmarkStart w:id="1335" w:name="_Toc27569189"/>
      <w:r w:rsidRPr="00E72880">
        <w:t>Table</w:t>
      </w:r>
      <w:del w:id="1336" w:author="Microsoft Office User" w:date="2019-12-18T12:59:00Z">
        <w:r w:rsidRPr="00E72880" w:rsidDel="00070C0A">
          <w:delText xml:space="preserve"> </w:delText>
        </w:r>
      </w:del>
      <w:ins w:id="1337" w:author="Microsoft Office User" w:date="2019-12-18T12:59:00Z">
        <w:r w:rsidR="00070C0A">
          <w:t xml:space="preserve"> 9</w:t>
        </w:r>
      </w:ins>
      <w:del w:id="1338" w:author="Microsoft Office User" w:date="2019-12-18T12:59:00Z">
        <w:r w:rsidRPr="00E72880" w:rsidDel="00070C0A">
          <w:fldChar w:fldCharType="begin"/>
        </w:r>
        <w:r w:rsidRPr="00E72880" w:rsidDel="00070C0A">
          <w:delInstrText xml:space="preserve"> SEQ Table \* ARABIC </w:delInstrText>
        </w:r>
        <w:r w:rsidRPr="00E72880" w:rsidDel="00070C0A">
          <w:fldChar w:fldCharType="separate"/>
        </w:r>
        <w:r w:rsidR="003A025C" w:rsidDel="00070C0A">
          <w:rPr>
            <w:noProof/>
          </w:rPr>
          <w:delText>10</w:delText>
        </w:r>
        <w:r w:rsidRPr="00E72880" w:rsidDel="00070C0A">
          <w:fldChar w:fldCharType="end"/>
        </w:r>
      </w:del>
      <w:r w:rsidRPr="00E72880">
        <w:t>. Activity Band Settings.</w:t>
      </w:r>
      <w:bookmarkEnd w:id="1333"/>
      <w:bookmarkEnd w:id="1334"/>
      <w:bookmarkEnd w:id="1335"/>
    </w:p>
    <w:p w14:paraId="2234C30A" w14:textId="12A93EBD" w:rsidR="005B15A9" w:rsidRPr="00E72880" w:rsidRDefault="005B15A9" w:rsidP="005B15A9">
      <w:pPr>
        <w:pStyle w:val="BodyText"/>
        <w:rPr>
          <w:rFonts w:cs="Arial"/>
        </w:rPr>
      </w:pPr>
    </w:p>
    <w:p w14:paraId="01D89FEC" w14:textId="6E7BCA3E" w:rsidR="00C62427" w:rsidRPr="00E72880" w:rsidRDefault="00C62427" w:rsidP="005B15A9">
      <w:pPr>
        <w:pStyle w:val="BodyText"/>
        <w:rPr>
          <w:rFonts w:cs="Arial"/>
        </w:rPr>
      </w:pPr>
    </w:p>
    <w:p w14:paraId="1E0A9E7E" w14:textId="77777777" w:rsidR="00C62427" w:rsidRPr="00E72880" w:rsidRDefault="00C62427" w:rsidP="005B15A9">
      <w:pPr>
        <w:pStyle w:val="BodyText"/>
        <w:rPr>
          <w:rFonts w:cs="Arial"/>
        </w:rPr>
      </w:pPr>
    </w:p>
    <w:p w14:paraId="5FEE7EC3" w14:textId="77777777" w:rsidR="00C62427" w:rsidRPr="00E72880" w:rsidRDefault="00C62427" w:rsidP="005B15A9">
      <w:pPr>
        <w:pStyle w:val="BodyText"/>
        <w:rPr>
          <w:rFonts w:cs="Arial"/>
        </w:rPr>
      </w:pPr>
    </w:p>
    <w:p w14:paraId="3FEE11EC" w14:textId="03D3B275" w:rsidR="00820380" w:rsidRPr="00E72880" w:rsidRDefault="00820380" w:rsidP="00820380">
      <w:pPr>
        <w:pStyle w:val="Heading6"/>
        <w:rPr>
          <w:rFonts w:cs="Arial"/>
        </w:rPr>
      </w:pPr>
      <w:bookmarkStart w:id="1339" w:name="_Toc27639347"/>
      <w:r w:rsidRPr="00E72880">
        <w:rPr>
          <w:rFonts w:cs="Arial"/>
        </w:rPr>
        <w:t>Manage Graphs Menu: Time Management Buttons</w:t>
      </w:r>
      <w:bookmarkEnd w:id="1339"/>
      <w:r w:rsidRPr="00E72880">
        <w:rPr>
          <w:rFonts w:cs="Arial"/>
        </w:rPr>
        <w:t xml:space="preserve"> </w:t>
      </w:r>
    </w:p>
    <w:p w14:paraId="7EAB31F1" w14:textId="54BF676B" w:rsidR="00820380" w:rsidRPr="00E72880" w:rsidRDefault="00820380" w:rsidP="00820380">
      <w:pPr>
        <w:rPr>
          <w:rFonts w:cs="Arial"/>
        </w:rPr>
      </w:pPr>
      <w:r w:rsidRPr="00E72880">
        <w:rPr>
          <w:rFonts w:cs="Arial"/>
        </w:rPr>
        <w:t xml:space="preserve">When a band exists in the Main Bands Panel, the Time Management Buttons appear above the Time Band, along with the Guides and the State Management buttons, which will be discussed in further sections. </w:t>
      </w:r>
      <w:r w:rsidR="00BD13B4" w:rsidRPr="00E72880">
        <w:rPr>
          <w:rFonts w:cs="Arial"/>
        </w:rPr>
        <w:t>There are different ways to change the view range for your bands. From the Manage Graphs Menu you can execute Pan To, Zoom In/Out, Pan Left/Right, and Reset Time. From the Time Band you can brush and execute pan, and also move the view frame among the entire band's frame.</w:t>
      </w:r>
    </w:p>
    <w:p w14:paraId="1CE99147" w14:textId="2B325391" w:rsidR="00820380" w:rsidRPr="00E72880" w:rsidRDefault="00820380" w:rsidP="00820380">
      <w:pPr>
        <w:jc w:val="center"/>
        <w:rPr>
          <w:rFonts w:cs="Arial"/>
        </w:rPr>
      </w:pPr>
      <w:r w:rsidRPr="00E72880">
        <w:rPr>
          <w:rFonts w:cs="Arial"/>
          <w:noProof/>
        </w:rPr>
        <w:lastRenderedPageBreak/>
        <mc:AlternateContent>
          <mc:Choice Requires="wps">
            <w:drawing>
              <wp:anchor distT="0" distB="0" distL="114300" distR="114300" simplePos="0" relativeHeight="251661312" behindDoc="0" locked="0" layoutInCell="1" allowOverlap="1" wp14:anchorId="3C7B5646" wp14:editId="37405FF5">
                <wp:simplePos x="0" y="0"/>
                <wp:positionH relativeFrom="column">
                  <wp:posOffset>1188720</wp:posOffset>
                </wp:positionH>
                <wp:positionV relativeFrom="paragraph">
                  <wp:posOffset>323101</wp:posOffset>
                </wp:positionV>
                <wp:extent cx="1962443" cy="218049"/>
                <wp:effectExtent l="12700" t="12700" r="31750" b="23495"/>
                <wp:wrapNone/>
                <wp:docPr id="18" name="Rectangle 18"/>
                <wp:cNvGraphicFramePr/>
                <a:graphic xmlns:a="http://schemas.openxmlformats.org/drawingml/2006/main">
                  <a:graphicData uri="http://schemas.microsoft.com/office/word/2010/wordprocessingShape">
                    <wps:wsp>
                      <wps:cNvSpPr/>
                      <wps:spPr>
                        <a:xfrm>
                          <a:off x="0" y="0"/>
                          <a:ext cx="196244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46F11" id="Rectangle 18" o:spid="_x0000_s1026" style="position:absolute;margin-left:93.6pt;margin-top:25.45pt;width:154.5pt;height: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" filled="f" strokecolor="#0070c0" strokeweight="2.5pt"/>
            </w:pict>
          </mc:Fallback>
        </mc:AlternateContent>
      </w:r>
      <w:r w:rsidRPr="00E72880">
        <w:rPr>
          <w:rFonts w:cs="Arial"/>
          <w:noProof/>
        </w:rPr>
        <w:drawing>
          <wp:inline distT="0" distB="0" distL="0" distR="0" wp14:anchorId="1C9CE317" wp14:editId="2B70339D">
            <wp:extent cx="4044462" cy="113988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4612" cy="1148379"/>
                    </a:xfrm>
                    <a:prstGeom prst="rect">
                      <a:avLst/>
                    </a:prstGeom>
                  </pic:spPr>
                </pic:pic>
              </a:graphicData>
            </a:graphic>
          </wp:inline>
        </w:drawing>
      </w:r>
    </w:p>
    <w:p w14:paraId="1B18FD20" w14:textId="19E05C20" w:rsidR="00820380" w:rsidRPr="00E72880" w:rsidRDefault="00820380" w:rsidP="00820380">
      <w:pPr>
        <w:ind w:left="851"/>
        <w:jc w:val="center"/>
        <w:rPr>
          <w:rFonts w:cs="Arial"/>
          <w:i/>
          <w:sz w:val="16"/>
        </w:rPr>
      </w:pPr>
      <w:r w:rsidRPr="00E72880">
        <w:rPr>
          <w:rFonts w:cs="Arial"/>
          <w:b/>
          <w:i/>
          <w:sz w:val="16"/>
        </w:rPr>
        <w:t>Figure 10</w:t>
      </w:r>
      <w:r w:rsidRPr="00E72880">
        <w:rPr>
          <w:rFonts w:cs="Arial"/>
          <w:i/>
          <w:sz w:val="16"/>
        </w:rPr>
        <w:t>.</w:t>
      </w:r>
      <w:r w:rsidR="00BD13B4" w:rsidRPr="00E72880">
        <w:rPr>
          <w:rFonts w:cs="Arial"/>
          <w:i/>
          <w:sz w:val="16"/>
        </w:rPr>
        <w:t xml:space="preserve"> </w:t>
      </w:r>
      <w:r w:rsidR="00BD13B4" w:rsidRPr="00E72880">
        <w:rPr>
          <w:rFonts w:cs="Arial"/>
          <w:i/>
          <w:sz w:val="16"/>
          <w:szCs w:val="16"/>
        </w:rPr>
        <w:t>The Time Management Buttons contains the 'Pan To' Options, Zoom In/Out, Reset Time and Pan Left/Right.</w:t>
      </w:r>
    </w:p>
    <w:p w14:paraId="048223A6" w14:textId="44CE1DEB" w:rsidR="000143AF" w:rsidRPr="00E72880" w:rsidRDefault="00BD13B4" w:rsidP="00771579">
      <w:pPr>
        <w:pStyle w:val="Heading7"/>
        <w:rPr>
          <w:rFonts w:cs="Arial"/>
          <w:lang w:val="en-US"/>
        </w:rPr>
      </w:pPr>
      <w:bookmarkStart w:id="1340" w:name="_Toc27639348"/>
      <w:r w:rsidRPr="00E72880">
        <w:rPr>
          <w:rFonts w:cs="Arial"/>
        </w:rPr>
        <w:t xml:space="preserve">How to: </w:t>
      </w:r>
      <w:r w:rsidR="000143AF" w:rsidRPr="00E72880">
        <w:rPr>
          <w:rFonts w:cs="Arial"/>
        </w:rPr>
        <w:t>Pan To</w:t>
      </w:r>
      <w:bookmarkEnd w:id="1340"/>
    </w:p>
    <w:p w14:paraId="0F9E5294" w14:textId="77777777" w:rsidR="000143AF" w:rsidRPr="00E72880" w:rsidRDefault="000143AF" w:rsidP="00672D76">
      <w:pPr>
        <w:spacing w:line="276" w:lineRule="auto"/>
        <w:rPr>
          <w:rFonts w:cs="Arial"/>
          <w:sz w:val="24"/>
          <w:szCs w:val="24"/>
        </w:rPr>
      </w:pPr>
      <w:r w:rsidRPr="00E72880">
        <w:rPr>
          <w:rFonts w:cs="Arial"/>
        </w:rPr>
        <w:t>To Pan to a specific location on the timeline,</w:t>
      </w:r>
    </w:p>
    <w:p w14:paraId="47D29EE1" w14:textId="45809648" w:rsidR="000143AF" w:rsidRPr="00E72880" w:rsidRDefault="000143AF" w:rsidP="00B17A6D">
      <w:pPr>
        <w:pStyle w:val="ListParagraph"/>
        <w:numPr>
          <w:ilvl w:val="0"/>
          <w:numId w:val="15"/>
        </w:numPr>
        <w:spacing w:line="276" w:lineRule="auto"/>
        <w:rPr>
          <w:rFonts w:cs="Arial"/>
        </w:rPr>
      </w:pPr>
      <w:r w:rsidRPr="00E72880">
        <w:rPr>
          <w:rFonts w:cs="Arial"/>
        </w:rPr>
        <w:t xml:space="preserve">Enter the start time in the 'Pan To' input field located in the </w:t>
      </w:r>
      <w:r w:rsidR="00B96E52" w:rsidRPr="00E72880">
        <w:rPr>
          <w:rFonts w:cs="Arial"/>
        </w:rPr>
        <w:t>Manage Graphs Menu</w:t>
      </w:r>
      <w:r w:rsidRPr="00E72880">
        <w:rPr>
          <w:rFonts w:cs="Arial"/>
        </w:rPr>
        <w:t>.</w:t>
      </w:r>
    </w:p>
    <w:p w14:paraId="1BEB1992" w14:textId="77777777" w:rsidR="000143AF" w:rsidRPr="00E72880" w:rsidRDefault="000143AF" w:rsidP="00B17A6D">
      <w:pPr>
        <w:pStyle w:val="ListParagraph"/>
        <w:numPr>
          <w:ilvl w:val="0"/>
          <w:numId w:val="15"/>
        </w:numPr>
        <w:spacing w:line="276" w:lineRule="auto"/>
        <w:rPr>
          <w:rFonts w:cs="Arial"/>
        </w:rPr>
      </w:pPr>
      <w:r w:rsidRPr="00E72880">
        <w:rPr>
          <w:rFonts w:cs="Arial"/>
        </w:rPr>
        <w:t>Enter the desired 'Pan Duration' for the view range. As a result, the end time will be equal to the start time + duration.</w:t>
      </w:r>
    </w:p>
    <w:p w14:paraId="21CE6370" w14:textId="23B29D99" w:rsidR="005B15A9" w:rsidRPr="00E72880" w:rsidRDefault="000143AF" w:rsidP="00B17A6D">
      <w:pPr>
        <w:pStyle w:val="ListParagraph"/>
        <w:numPr>
          <w:ilvl w:val="0"/>
          <w:numId w:val="15"/>
        </w:numPr>
        <w:spacing w:line="276" w:lineRule="auto"/>
        <w:rPr>
          <w:rFonts w:cs="Arial"/>
        </w:rPr>
      </w:pPr>
      <w:r w:rsidRPr="00E72880">
        <w:rPr>
          <w:rFonts w:cs="Arial"/>
        </w:rPr>
        <w:t>Click the magnifier icon.</w:t>
      </w:r>
    </w:p>
    <w:p w14:paraId="7F6DAA2B" w14:textId="1DB842F9" w:rsidR="00BD13B4" w:rsidRPr="00E72880" w:rsidRDefault="00BD13B4" w:rsidP="00BD13B4">
      <w:pPr>
        <w:pStyle w:val="Heading7"/>
        <w:rPr>
          <w:rFonts w:cs="Arial"/>
        </w:rPr>
      </w:pPr>
      <w:bookmarkStart w:id="1341" w:name="_Toc27639349"/>
      <w:r w:rsidRPr="00E72880">
        <w:rPr>
          <w:rFonts w:cs="Arial"/>
        </w:rPr>
        <w:t>How to: Zoom In/Out</w:t>
      </w:r>
      <w:bookmarkEnd w:id="1341"/>
    </w:p>
    <w:p w14:paraId="2D264043" w14:textId="77777777"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In', click the Zoom in Icon in the Manage Graphs Menu.</w:t>
      </w:r>
    </w:p>
    <w:p w14:paraId="1654BDEB" w14:textId="33CF6C1B"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Out', click the Zoom out Icon in the Manage Graphs Menu.</w:t>
      </w:r>
    </w:p>
    <w:p w14:paraId="3EFD525B" w14:textId="735D27A9" w:rsidR="000143AF" w:rsidRPr="00E72880" w:rsidRDefault="00BD13B4" w:rsidP="00771579">
      <w:pPr>
        <w:pStyle w:val="Heading7"/>
        <w:rPr>
          <w:rFonts w:cs="Arial"/>
        </w:rPr>
      </w:pPr>
      <w:bookmarkStart w:id="1342" w:name="_Toc27639350"/>
      <w:r w:rsidRPr="00E72880">
        <w:rPr>
          <w:rFonts w:cs="Arial"/>
        </w:rPr>
        <w:t xml:space="preserve">How to: </w:t>
      </w:r>
      <w:r w:rsidR="000143AF" w:rsidRPr="00E72880">
        <w:rPr>
          <w:rFonts w:cs="Arial"/>
        </w:rPr>
        <w:t>Reset Time</w:t>
      </w:r>
      <w:bookmarkEnd w:id="1342"/>
    </w:p>
    <w:p w14:paraId="38CCC74B" w14:textId="3773137D" w:rsidR="00CB2A81" w:rsidRPr="00E72880" w:rsidRDefault="000143AF" w:rsidP="00672D76">
      <w:pPr>
        <w:spacing w:line="276" w:lineRule="auto"/>
        <w:rPr>
          <w:rFonts w:cs="Arial"/>
        </w:rPr>
      </w:pPr>
      <w:r w:rsidRPr="00E72880">
        <w:rPr>
          <w:rFonts w:cs="Arial"/>
        </w:rPr>
        <w:t xml:space="preserve">To 'Reset Time', click the Reset </w:t>
      </w:r>
      <w:r w:rsidR="00B66EFA" w:rsidRPr="00E72880">
        <w:rPr>
          <w:rFonts w:cs="Arial"/>
        </w:rPr>
        <w:t>Time</w:t>
      </w:r>
      <w:r w:rsidRPr="00E72880">
        <w:rPr>
          <w:rFonts w:cs="Arial"/>
        </w:rPr>
        <w:t xml:space="preserve"> Icon in the </w:t>
      </w:r>
      <w:r w:rsidR="00B96E52" w:rsidRPr="00E72880">
        <w:rPr>
          <w:rFonts w:cs="Arial"/>
        </w:rPr>
        <w:t>Manage Graphs Menu</w:t>
      </w:r>
      <w:r w:rsidRPr="00E72880">
        <w:rPr>
          <w:rFonts w:cs="Arial"/>
        </w:rPr>
        <w:t>.</w:t>
      </w:r>
    </w:p>
    <w:p w14:paraId="30B2A9C7" w14:textId="0B388C56" w:rsidR="000143AF" w:rsidRPr="00E72880" w:rsidRDefault="00BD13B4" w:rsidP="00771579">
      <w:pPr>
        <w:pStyle w:val="Heading7"/>
        <w:rPr>
          <w:rFonts w:cs="Arial"/>
        </w:rPr>
      </w:pPr>
      <w:bookmarkStart w:id="1343" w:name="_Toc27639351"/>
      <w:r w:rsidRPr="00E72880">
        <w:rPr>
          <w:rFonts w:cs="Arial"/>
        </w:rPr>
        <w:t xml:space="preserve">How to: </w:t>
      </w:r>
      <w:r w:rsidR="000143AF" w:rsidRPr="00E72880">
        <w:rPr>
          <w:rFonts w:cs="Arial"/>
        </w:rPr>
        <w:t>Pan Left/Right</w:t>
      </w:r>
      <w:bookmarkEnd w:id="1343"/>
    </w:p>
    <w:p w14:paraId="5127F7A8" w14:textId="3FBA2BAE" w:rsidR="000143AF" w:rsidRPr="00E72880" w:rsidRDefault="000143AF" w:rsidP="00B17A6D">
      <w:pPr>
        <w:pStyle w:val="ListParagraph"/>
        <w:numPr>
          <w:ilvl w:val="0"/>
          <w:numId w:val="17"/>
        </w:numPr>
        <w:spacing w:line="276" w:lineRule="auto"/>
        <w:rPr>
          <w:rFonts w:cs="Arial"/>
          <w:sz w:val="24"/>
          <w:szCs w:val="24"/>
        </w:rPr>
      </w:pPr>
      <w:r w:rsidRPr="00E72880">
        <w:rPr>
          <w:rFonts w:cs="Arial"/>
        </w:rPr>
        <w:t xml:space="preserve">To 'Pan Left', click the Left Arrow Icon in the </w:t>
      </w:r>
      <w:r w:rsidR="00B96E52" w:rsidRPr="00E72880">
        <w:rPr>
          <w:rFonts w:cs="Arial"/>
        </w:rPr>
        <w:t>Manage Graphs Menu</w:t>
      </w:r>
      <w:r w:rsidRPr="00E72880">
        <w:rPr>
          <w:rFonts w:cs="Arial"/>
        </w:rPr>
        <w:t>.</w:t>
      </w:r>
    </w:p>
    <w:p w14:paraId="45854E26" w14:textId="371ED1A9" w:rsidR="00BD13B4" w:rsidRDefault="000143AF" w:rsidP="00BD13B4">
      <w:pPr>
        <w:pStyle w:val="ListParagraph"/>
        <w:numPr>
          <w:ilvl w:val="0"/>
          <w:numId w:val="17"/>
        </w:numPr>
        <w:spacing w:line="276" w:lineRule="auto"/>
        <w:rPr>
          <w:rFonts w:cs="Arial"/>
        </w:rPr>
      </w:pPr>
      <w:r w:rsidRPr="00E72880">
        <w:rPr>
          <w:rFonts w:cs="Arial"/>
        </w:rPr>
        <w:t xml:space="preserve">To 'Pan Right', click the Right Arrow Icon in the </w:t>
      </w:r>
      <w:r w:rsidR="00B96E52" w:rsidRPr="00E72880">
        <w:rPr>
          <w:rFonts w:cs="Arial"/>
        </w:rPr>
        <w:t>Manage Graphs Menu</w:t>
      </w:r>
      <w:r w:rsidRPr="00E72880">
        <w:rPr>
          <w:rFonts w:cs="Arial"/>
        </w:rPr>
        <w:t>.</w:t>
      </w:r>
    </w:p>
    <w:p w14:paraId="08CD5EA1" w14:textId="2DA521BB" w:rsidR="003E7700" w:rsidRPr="00E72880" w:rsidRDefault="003E7700" w:rsidP="003E7700">
      <w:pPr>
        <w:pStyle w:val="Heading7"/>
        <w:rPr>
          <w:rFonts w:cs="Arial"/>
        </w:rPr>
      </w:pPr>
      <w:bookmarkStart w:id="1344" w:name="_Toc27639352"/>
      <w:r w:rsidRPr="00E72880">
        <w:rPr>
          <w:rFonts w:cs="Arial"/>
        </w:rPr>
        <w:t xml:space="preserve">How to: </w:t>
      </w:r>
      <w:r>
        <w:rPr>
          <w:rFonts w:cs="Arial"/>
        </w:rPr>
        <w:t>Zoom via context menu</w:t>
      </w:r>
      <w:bookmarkEnd w:id="1344"/>
    </w:p>
    <w:p w14:paraId="49B408CD" w14:textId="60858225" w:rsidR="003E7700" w:rsidRPr="00E72880" w:rsidRDefault="003E7700" w:rsidP="003E7700">
      <w:pPr>
        <w:pStyle w:val="ListParagraph"/>
        <w:numPr>
          <w:ilvl w:val="0"/>
          <w:numId w:val="76"/>
        </w:numPr>
        <w:spacing w:line="276" w:lineRule="auto"/>
        <w:rPr>
          <w:rFonts w:cs="Arial"/>
          <w:sz w:val="24"/>
          <w:szCs w:val="24"/>
        </w:rPr>
      </w:pPr>
      <w:r>
        <w:rPr>
          <w:rFonts w:cs="Arial"/>
        </w:rPr>
        <w:t>Right click in the timeline bar where you want the area you want to zoom in</w:t>
      </w:r>
      <w:r w:rsidRPr="00E72880">
        <w:rPr>
          <w:rFonts w:cs="Arial"/>
        </w:rPr>
        <w:t>.</w:t>
      </w:r>
    </w:p>
    <w:p w14:paraId="1AC270CC" w14:textId="03BD8832" w:rsidR="003E7700" w:rsidRPr="00E72880" w:rsidRDefault="003E7700" w:rsidP="003E7700">
      <w:pPr>
        <w:pStyle w:val="ListParagraph"/>
        <w:numPr>
          <w:ilvl w:val="0"/>
          <w:numId w:val="76"/>
        </w:numPr>
        <w:spacing w:line="276" w:lineRule="auto"/>
        <w:rPr>
          <w:rFonts w:cs="Arial"/>
        </w:rPr>
      </w:pPr>
      <w:r>
        <w:rPr>
          <w:rFonts w:cs="Arial"/>
        </w:rPr>
        <w:t>Select the view range in the context menu</w:t>
      </w:r>
      <w:r w:rsidRPr="00E72880">
        <w:rPr>
          <w:rFonts w:cs="Arial"/>
        </w:rPr>
        <w:t>.</w:t>
      </w:r>
    </w:p>
    <w:p w14:paraId="6117352C" w14:textId="77777777" w:rsidR="003E7700" w:rsidRPr="003E7700" w:rsidRDefault="003E7700" w:rsidP="003E7700">
      <w:pPr>
        <w:spacing w:line="276" w:lineRule="auto"/>
        <w:rPr>
          <w:rFonts w:cs="Arial"/>
        </w:rPr>
      </w:pPr>
    </w:p>
    <w:p w14:paraId="1FC977BF" w14:textId="3AF16A66" w:rsidR="000143AF" w:rsidRPr="00E72880" w:rsidRDefault="00BD13B4" w:rsidP="00771579">
      <w:pPr>
        <w:pStyle w:val="Heading7"/>
        <w:rPr>
          <w:rFonts w:cs="Arial"/>
        </w:rPr>
      </w:pPr>
      <w:bookmarkStart w:id="1345" w:name="_Toc27639353"/>
      <w:r w:rsidRPr="00E72880">
        <w:rPr>
          <w:rFonts w:cs="Arial"/>
        </w:rPr>
        <w:t>How to: Execute brush from the timeline</w:t>
      </w:r>
      <w:bookmarkEnd w:id="1345"/>
    </w:p>
    <w:p w14:paraId="0F039C54" w14:textId="5A058F59" w:rsidR="000143AF" w:rsidRPr="00E72880" w:rsidRDefault="00BD13B4" w:rsidP="00672D76">
      <w:pPr>
        <w:spacing w:line="276" w:lineRule="auto"/>
        <w:rPr>
          <w:rFonts w:cs="Arial"/>
          <w:sz w:val="24"/>
          <w:szCs w:val="24"/>
        </w:rPr>
      </w:pPr>
      <w:r w:rsidRPr="00E72880">
        <w:rPr>
          <w:rFonts w:cs="Arial"/>
        </w:rPr>
        <w:t xml:space="preserve">As shown at </w:t>
      </w:r>
      <w:r w:rsidRPr="00E72880">
        <w:rPr>
          <w:rFonts w:cs="Arial"/>
          <w:b/>
        </w:rPr>
        <w:t>Figure 11</w:t>
      </w:r>
      <w:r w:rsidRPr="00E72880">
        <w:rPr>
          <w:rFonts w:cs="Arial"/>
        </w:rPr>
        <w:t>, t</w:t>
      </w:r>
      <w:r w:rsidR="000143AF" w:rsidRPr="00E72880">
        <w:rPr>
          <w:rFonts w:cs="Arial"/>
        </w:rPr>
        <w:t>o zoom your view range from the timeline bar,</w:t>
      </w:r>
    </w:p>
    <w:p w14:paraId="05B7BDD2" w14:textId="77777777" w:rsidR="00B66EFA" w:rsidRPr="00E72880" w:rsidRDefault="000143AF" w:rsidP="00B17A6D">
      <w:pPr>
        <w:pStyle w:val="ListParagraph"/>
        <w:numPr>
          <w:ilvl w:val="0"/>
          <w:numId w:val="18"/>
        </w:numPr>
        <w:spacing w:line="276" w:lineRule="auto"/>
        <w:rPr>
          <w:rFonts w:cs="Arial"/>
        </w:rPr>
      </w:pPr>
      <w:r w:rsidRPr="00E72880">
        <w:rPr>
          <w:rFonts w:cs="Arial"/>
        </w:rPr>
        <w:t>Click and hold in the timeline bar where you want the view range to start.</w:t>
      </w:r>
    </w:p>
    <w:p w14:paraId="442E34E9" w14:textId="77777777" w:rsidR="00B66EFA" w:rsidRPr="00E72880" w:rsidRDefault="000143AF" w:rsidP="00B17A6D">
      <w:pPr>
        <w:pStyle w:val="ListParagraph"/>
        <w:numPr>
          <w:ilvl w:val="0"/>
          <w:numId w:val="18"/>
        </w:numPr>
        <w:spacing w:line="276" w:lineRule="auto"/>
        <w:rPr>
          <w:rFonts w:cs="Arial"/>
        </w:rPr>
      </w:pPr>
      <w:r w:rsidRPr="00E72880">
        <w:rPr>
          <w:rFonts w:cs="Arial"/>
        </w:rPr>
        <w:t>Move the cursor left or right defining the length of the view range that you desire.</w:t>
      </w:r>
    </w:p>
    <w:p w14:paraId="61821243" w14:textId="3EE8B6AF" w:rsidR="00B66EFA" w:rsidRPr="00E72880" w:rsidRDefault="000143AF" w:rsidP="00B17A6D">
      <w:pPr>
        <w:pStyle w:val="ListParagraph"/>
        <w:numPr>
          <w:ilvl w:val="0"/>
          <w:numId w:val="18"/>
        </w:numPr>
        <w:spacing w:line="276" w:lineRule="auto"/>
        <w:rPr>
          <w:rFonts w:cs="Arial"/>
        </w:rPr>
      </w:pPr>
      <w:r w:rsidRPr="00E72880">
        <w:rPr>
          <w:rFonts w:cs="Arial"/>
        </w:rPr>
        <w:t>Release the cursor.</w:t>
      </w:r>
    </w:p>
    <w:p w14:paraId="6A8C8EAC" w14:textId="77777777" w:rsidR="00B66EFA" w:rsidRPr="00E72880" w:rsidRDefault="00B66EFA" w:rsidP="00672D76">
      <w:pPr>
        <w:pStyle w:val="BodyText"/>
        <w:keepNext/>
        <w:spacing w:line="276" w:lineRule="auto"/>
        <w:jc w:val="center"/>
        <w:rPr>
          <w:rFonts w:cs="Arial"/>
        </w:rPr>
      </w:pPr>
      <w:r w:rsidRPr="00E72880">
        <w:rPr>
          <w:rFonts w:cs="Arial"/>
          <w:noProof/>
        </w:rPr>
        <w:lastRenderedPageBreak/>
        <w:drawing>
          <wp:inline distT="0" distB="0" distL="0" distR="0" wp14:anchorId="16181D0A" wp14:editId="462D25E5">
            <wp:extent cx="3303421" cy="179024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7"/>
                    <a:stretch>
                      <a:fillRect/>
                    </a:stretch>
                  </pic:blipFill>
                  <pic:spPr bwMode="auto">
                    <a:xfrm>
                      <a:off x="0" y="0"/>
                      <a:ext cx="3334291" cy="1806971"/>
                    </a:xfrm>
                    <a:prstGeom prst="rect">
                      <a:avLst/>
                    </a:prstGeom>
                    <a:ln>
                      <a:noFill/>
                    </a:ln>
                    <a:extLst>
                      <a:ext uri="{53640926-AAD7-44D8-BBD7-CCE9431645EC}">
                        <a14:shadowObscured xmlns:a14="http://schemas.microsoft.com/office/drawing/2010/main"/>
                      </a:ext>
                    </a:extLst>
                  </pic:spPr>
                </pic:pic>
              </a:graphicData>
            </a:graphic>
          </wp:inline>
        </w:drawing>
      </w:r>
    </w:p>
    <w:p w14:paraId="5FF6A63B" w14:textId="7AA4CAA0" w:rsidR="00B66EFA" w:rsidRPr="00E72880" w:rsidRDefault="00B66EFA" w:rsidP="005B15A9">
      <w:pPr>
        <w:pStyle w:val="Caption"/>
        <w:spacing w:line="276" w:lineRule="auto"/>
        <w:ind w:left="720" w:right="720"/>
        <w:jc w:val="center"/>
        <w:rPr>
          <w:rFonts w:cs="Arial"/>
          <w:i/>
        </w:rPr>
      </w:pPr>
      <w:bookmarkStart w:id="1346" w:name="_Toc27568132"/>
      <w:bookmarkStart w:id="1347" w:name="_Toc27568789"/>
      <w:r w:rsidRPr="00E72880">
        <w:rPr>
          <w:rFonts w:cs="Arial"/>
          <w:b/>
          <w:i/>
        </w:rPr>
        <w:t xml:space="preserve">Figure </w:t>
      </w:r>
      <w:r w:rsidR="00BD13B4" w:rsidRPr="00E72880">
        <w:rPr>
          <w:rFonts w:cs="Arial"/>
          <w:b/>
          <w:i/>
        </w:rPr>
        <w:t>11</w:t>
      </w:r>
      <w:r w:rsidRPr="00E72880">
        <w:rPr>
          <w:rFonts w:cs="Arial"/>
          <w:i/>
        </w:rPr>
        <w:t>. How to: Execute Brush in the Timeline. Top side: Click and hold at any place where you want to start or end your view range. Middle Side: Move your cursor left or right and release the cursor once the desired duration is selected. Bottom side: All the bands in the Bands Panels will update their view based on the user's selection.</w:t>
      </w:r>
      <w:bookmarkEnd w:id="1346"/>
      <w:bookmarkEnd w:id="1347"/>
    </w:p>
    <w:p w14:paraId="69760392" w14:textId="15A9E8B2" w:rsidR="00BD13B4" w:rsidRPr="00E72880" w:rsidRDefault="00BD13B4" w:rsidP="00BD13B4">
      <w:pPr>
        <w:pStyle w:val="Heading6"/>
        <w:rPr>
          <w:rFonts w:cs="Arial"/>
        </w:rPr>
      </w:pPr>
      <w:bookmarkStart w:id="1348" w:name="_Toc27639354"/>
      <w:r w:rsidRPr="00E72880">
        <w:rPr>
          <w:rFonts w:cs="Arial"/>
        </w:rPr>
        <w:t>Other features available in the Bands Panel</w:t>
      </w:r>
      <w:bookmarkEnd w:id="1348"/>
    </w:p>
    <w:p w14:paraId="6D515DF8" w14:textId="3D2F6ECF" w:rsidR="00B66EFA" w:rsidRPr="00E72880" w:rsidRDefault="00B66EFA" w:rsidP="00BD13B4">
      <w:pPr>
        <w:pStyle w:val="Heading7"/>
        <w:rPr>
          <w:rFonts w:cs="Arial"/>
        </w:rPr>
      </w:pPr>
      <w:bookmarkStart w:id="1349" w:name="_Toc27639355"/>
      <w:r w:rsidRPr="00E72880">
        <w:rPr>
          <w:rFonts w:cs="Arial"/>
        </w:rPr>
        <w:t>How to: Select a Data Point</w:t>
      </w:r>
      <w:bookmarkEnd w:id="1349"/>
    </w:p>
    <w:p w14:paraId="095C947F" w14:textId="52D90FF3" w:rsidR="00D10389" w:rsidRPr="00E72880" w:rsidRDefault="00B66EFA" w:rsidP="00D10389">
      <w:pPr>
        <w:rPr>
          <w:rFonts w:cs="Arial"/>
        </w:rPr>
      </w:pPr>
      <w:r w:rsidRPr="00E72880">
        <w:rPr>
          <w:rFonts w:cs="Arial"/>
        </w:rPr>
        <w:t>To select a Data Point, click on the data point of your preference</w:t>
      </w:r>
      <w:r w:rsidR="00BD13B4" w:rsidRPr="00E72880">
        <w:rPr>
          <w:rFonts w:cs="Arial"/>
        </w:rPr>
        <w:t xml:space="preserve"> from the band</w:t>
      </w:r>
      <w:r w:rsidRPr="00E72880">
        <w:rPr>
          <w:rFonts w:cs="Arial"/>
        </w:rPr>
        <w:t>. When a data point is selected, the 'Selected Point' Tab will display more details about the data point. Provided data will include start time, end time, value of the data point metadata and more.</w:t>
      </w:r>
    </w:p>
    <w:p w14:paraId="0DF45D35" w14:textId="164BBF05" w:rsidR="00B66EFA" w:rsidRPr="00E72880" w:rsidRDefault="00B66EFA" w:rsidP="00672D76">
      <w:pPr>
        <w:pStyle w:val="BodyText"/>
        <w:keepNext/>
        <w:spacing w:line="276" w:lineRule="auto"/>
        <w:jc w:val="center"/>
        <w:rPr>
          <w:rFonts w:cs="Arial"/>
        </w:rPr>
      </w:pPr>
    </w:p>
    <w:p w14:paraId="2BC315CD" w14:textId="1827AD76" w:rsidR="006E5D4D" w:rsidRPr="00E72880" w:rsidRDefault="006E5D4D" w:rsidP="00672D76">
      <w:pPr>
        <w:pStyle w:val="BodyText"/>
        <w:keepNext/>
        <w:spacing w:line="276" w:lineRule="auto"/>
        <w:jc w:val="center"/>
        <w:rPr>
          <w:rFonts w:cs="Arial"/>
        </w:rPr>
      </w:pPr>
      <w:r w:rsidRPr="00E72880">
        <w:rPr>
          <w:rFonts w:cs="Arial"/>
          <w:b/>
          <w:i/>
          <w:noProof/>
        </w:rPr>
        <w:drawing>
          <wp:inline distT="0" distB="0" distL="0" distR="0" wp14:anchorId="45363BA5" wp14:editId="54A9EF3C">
            <wp:extent cx="3867150" cy="16286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3030" cy="1643776"/>
                    </a:xfrm>
                    <a:prstGeom prst="rect">
                      <a:avLst/>
                    </a:prstGeom>
                  </pic:spPr>
                </pic:pic>
              </a:graphicData>
            </a:graphic>
          </wp:inline>
        </w:drawing>
      </w:r>
    </w:p>
    <w:p w14:paraId="487311F3" w14:textId="1F1D54C8" w:rsidR="00D10389" w:rsidRPr="00E72880" w:rsidRDefault="00B66EFA" w:rsidP="00BD13B4">
      <w:pPr>
        <w:pStyle w:val="Caption"/>
        <w:spacing w:line="276" w:lineRule="auto"/>
        <w:ind w:left="720" w:right="720"/>
        <w:jc w:val="center"/>
        <w:rPr>
          <w:rFonts w:cs="Arial"/>
          <w:i/>
        </w:rPr>
      </w:pPr>
      <w:bookmarkStart w:id="1350" w:name="_Toc27568133"/>
      <w:bookmarkStart w:id="1351" w:name="_Toc27568790"/>
      <w:r w:rsidRPr="00E72880">
        <w:rPr>
          <w:rFonts w:cs="Arial"/>
          <w:b/>
          <w:i/>
        </w:rPr>
        <w:t xml:space="preserve">Figure </w:t>
      </w:r>
      <w:r w:rsidR="00A808C3" w:rsidRPr="00E72880">
        <w:rPr>
          <w:rFonts w:cs="Arial"/>
          <w:b/>
          <w:i/>
        </w:rPr>
        <w:t>1</w:t>
      </w:r>
      <w:r w:rsidR="00BD13B4" w:rsidRPr="00E72880">
        <w:rPr>
          <w:rFonts w:cs="Arial"/>
          <w:b/>
          <w:i/>
        </w:rPr>
        <w:t>2</w:t>
      </w:r>
      <w:r w:rsidRPr="00E72880">
        <w:rPr>
          <w:rFonts w:cs="Arial"/>
          <w:b/>
          <w:i/>
        </w:rPr>
        <w:t xml:space="preserve">. </w:t>
      </w:r>
      <w:r w:rsidRPr="00E72880">
        <w:rPr>
          <w:rFonts w:cs="Arial"/>
          <w:i/>
        </w:rPr>
        <w:t>Select a Data Point. Left side: On a band of your preference, click any data point. Right Side: Once a data point is selected, the details panel will scroll and highlight the selected data point. Also, within the 'Selected Point' Tab in the Right Panel, the data point's metadata will be displayed.</w:t>
      </w:r>
      <w:bookmarkEnd w:id="1350"/>
      <w:bookmarkEnd w:id="1351"/>
    </w:p>
    <w:p w14:paraId="005EB616" w14:textId="1FF37A83" w:rsidR="00BD13B4" w:rsidRPr="00E72880" w:rsidRDefault="00BD13B4" w:rsidP="00BD13B4">
      <w:pPr>
        <w:pStyle w:val="Heading7"/>
        <w:rPr>
          <w:rFonts w:cs="Arial"/>
        </w:rPr>
      </w:pPr>
      <w:bookmarkStart w:id="1352" w:name="_Toc27639356"/>
      <w:r w:rsidRPr="00E72880">
        <w:rPr>
          <w:rFonts w:cs="Arial"/>
        </w:rPr>
        <w:t>How to: Remove all Bands</w:t>
      </w:r>
      <w:bookmarkEnd w:id="1352"/>
    </w:p>
    <w:p w14:paraId="4C7C1AEC" w14:textId="77777777" w:rsidR="00BD13B4" w:rsidRPr="00E72880" w:rsidRDefault="00BD13B4" w:rsidP="00BD13B4">
      <w:pPr>
        <w:spacing w:line="276" w:lineRule="auto"/>
        <w:rPr>
          <w:rFonts w:cs="Arial"/>
        </w:rPr>
      </w:pPr>
      <w:r w:rsidRPr="00E72880">
        <w:rPr>
          <w:rFonts w:cs="Arial"/>
        </w:rPr>
        <w:t>To remove all the drawn bands:</w:t>
      </w:r>
    </w:p>
    <w:p w14:paraId="50219AAA" w14:textId="345515D0" w:rsidR="00BD13B4" w:rsidRPr="00E72880" w:rsidRDefault="00BD13B4" w:rsidP="00BD13B4">
      <w:pPr>
        <w:pStyle w:val="ListParagraph"/>
        <w:numPr>
          <w:ilvl w:val="0"/>
          <w:numId w:val="20"/>
        </w:numPr>
        <w:spacing w:line="276" w:lineRule="auto"/>
        <w:rPr>
          <w:rFonts w:cs="Arial"/>
        </w:rPr>
      </w:pPr>
      <w:r w:rsidRPr="00E72880">
        <w:rPr>
          <w:rFonts w:cs="Arial"/>
        </w:rPr>
        <w:t>From the Manage Graph Menu click the Trash Can icon to Remove All Bands.</w:t>
      </w:r>
    </w:p>
    <w:p w14:paraId="34374633" w14:textId="77777777" w:rsidR="00BD13B4" w:rsidRPr="00E72880" w:rsidRDefault="00BD13B4" w:rsidP="00BD13B4">
      <w:pPr>
        <w:pStyle w:val="ListParagraph"/>
        <w:numPr>
          <w:ilvl w:val="0"/>
          <w:numId w:val="20"/>
        </w:numPr>
        <w:spacing w:line="276" w:lineRule="auto"/>
        <w:rPr>
          <w:rFonts w:cs="Arial"/>
        </w:rPr>
      </w:pPr>
      <w:r w:rsidRPr="00E72880">
        <w:rPr>
          <w:rFonts w:cs="Arial"/>
        </w:rPr>
        <w:t>A confirmation dialog will appear.</w:t>
      </w:r>
    </w:p>
    <w:p w14:paraId="478CCF38" w14:textId="3F328E33" w:rsidR="00BD13B4" w:rsidRPr="00E72880" w:rsidRDefault="00BD13B4" w:rsidP="00BD13B4">
      <w:pPr>
        <w:pStyle w:val="ListParagraph"/>
        <w:numPr>
          <w:ilvl w:val="0"/>
          <w:numId w:val="20"/>
        </w:numPr>
        <w:spacing w:line="276" w:lineRule="auto"/>
        <w:rPr>
          <w:rFonts w:cs="Arial"/>
        </w:rPr>
      </w:pPr>
      <w:r w:rsidRPr="00E72880">
        <w:rPr>
          <w:rFonts w:cs="Arial"/>
        </w:rPr>
        <w:t>Click Yes. All bands should be removed.</w:t>
      </w:r>
    </w:p>
    <w:p w14:paraId="118618DD" w14:textId="282A6ED8" w:rsidR="00BD13B4" w:rsidRPr="00E72880" w:rsidRDefault="00BD13B4" w:rsidP="00BD13B4">
      <w:pPr>
        <w:spacing w:line="276" w:lineRule="auto"/>
        <w:rPr>
          <w:rFonts w:cs="Arial"/>
        </w:rPr>
      </w:pPr>
    </w:p>
    <w:p w14:paraId="7EEB223E" w14:textId="77777777" w:rsidR="00BD13B4" w:rsidRPr="00E72880" w:rsidRDefault="00BD13B4" w:rsidP="00BD13B4">
      <w:pPr>
        <w:spacing w:line="276" w:lineRule="auto"/>
        <w:rPr>
          <w:rFonts w:cs="Arial"/>
        </w:rPr>
      </w:pPr>
    </w:p>
    <w:p w14:paraId="76E05CCC" w14:textId="046560ED" w:rsidR="00B66EFA" w:rsidRPr="00E72880" w:rsidRDefault="00B66EFA" w:rsidP="00771579">
      <w:pPr>
        <w:pStyle w:val="Heading7"/>
        <w:rPr>
          <w:rFonts w:cs="Arial"/>
        </w:rPr>
      </w:pPr>
      <w:bookmarkStart w:id="1353" w:name="_Toc27639357"/>
      <w:r w:rsidRPr="00E72880">
        <w:rPr>
          <w:rFonts w:cs="Arial"/>
        </w:rPr>
        <w:lastRenderedPageBreak/>
        <w:t>How to: Expand Activity Data Points</w:t>
      </w:r>
      <w:bookmarkEnd w:id="1353"/>
    </w:p>
    <w:p w14:paraId="58FC6B0F" w14:textId="77777777" w:rsidR="00624AB4" w:rsidRPr="00E72880" w:rsidRDefault="00624AB4" w:rsidP="00B17A6D">
      <w:pPr>
        <w:pStyle w:val="ListParagraph"/>
        <w:numPr>
          <w:ilvl w:val="0"/>
          <w:numId w:val="19"/>
        </w:numPr>
        <w:spacing w:line="276" w:lineRule="auto"/>
        <w:rPr>
          <w:rFonts w:cs="Arial"/>
        </w:rPr>
      </w:pPr>
      <w:r w:rsidRPr="00E72880">
        <w:rPr>
          <w:rFonts w:cs="Arial"/>
        </w:rPr>
        <w:t>Make sure that you have an activity band in the band’s panels.</w:t>
      </w:r>
    </w:p>
    <w:p w14:paraId="3E645EEE" w14:textId="1D8D9332" w:rsidR="00624AB4" w:rsidRPr="00E72880" w:rsidRDefault="00624AB4" w:rsidP="00BD13B4">
      <w:pPr>
        <w:pStyle w:val="ListParagraph"/>
        <w:numPr>
          <w:ilvl w:val="0"/>
          <w:numId w:val="19"/>
        </w:numPr>
        <w:spacing w:line="276" w:lineRule="auto"/>
        <w:rPr>
          <w:rFonts w:cs="Arial"/>
        </w:rPr>
      </w:pPr>
      <w:r w:rsidRPr="00E72880">
        <w:rPr>
          <w:rFonts w:cs="Arial"/>
        </w:rPr>
        <w:t>Select an activity data point in the band.</w:t>
      </w:r>
    </w:p>
    <w:p w14:paraId="2B9AAC8D" w14:textId="1EAFB279" w:rsidR="00624AB4" w:rsidRPr="00E72880" w:rsidRDefault="000C45BB" w:rsidP="00B17A6D">
      <w:pPr>
        <w:pStyle w:val="ListParagraph"/>
        <w:numPr>
          <w:ilvl w:val="0"/>
          <w:numId w:val="19"/>
        </w:numPr>
        <w:spacing w:line="276" w:lineRule="auto"/>
        <w:rPr>
          <w:rFonts w:cs="Arial"/>
        </w:rPr>
      </w:pPr>
      <w:r>
        <w:rPr>
          <w:rFonts w:cs="Arial"/>
        </w:rPr>
        <w:t>In the Selected data Point Panel, l</w:t>
      </w:r>
      <w:r w:rsidR="00624AB4" w:rsidRPr="00E72880">
        <w:rPr>
          <w:rFonts w:cs="Arial"/>
        </w:rPr>
        <w:t xml:space="preserve">ook for the Activity Selection Dropdown, </w:t>
      </w:r>
      <w:r w:rsidR="00BD13B4" w:rsidRPr="00E72880">
        <w:rPr>
          <w:rFonts w:cs="Arial"/>
        </w:rPr>
        <w:t>there are</w:t>
      </w:r>
      <w:r w:rsidR="00624AB4" w:rsidRPr="00E72880">
        <w:rPr>
          <w:rFonts w:cs="Arial"/>
        </w:rPr>
        <w:t xml:space="preserve"> three options: No Expansion, Children Expansion and Descendants Expansion</w:t>
      </w:r>
      <w:r w:rsidR="00BD13B4" w:rsidRPr="00E72880">
        <w:rPr>
          <w:rFonts w:cs="Arial"/>
        </w:rPr>
        <w:t xml:space="preserve">, </w:t>
      </w:r>
      <w:r w:rsidR="00BD13B4" w:rsidRPr="00E72880">
        <w:rPr>
          <w:rFonts w:cs="Arial"/>
          <w:b/>
        </w:rPr>
        <w:t>Table 11</w:t>
      </w:r>
      <w:r w:rsidR="00BD13B4" w:rsidRPr="00E72880">
        <w:rPr>
          <w:rFonts w:cs="Arial"/>
        </w:rPr>
        <w:t xml:space="preserve"> shows more details about each option.</w:t>
      </w:r>
    </w:p>
    <w:p w14:paraId="6D25AA1F" w14:textId="6F842C6A" w:rsidR="00624AB4" w:rsidRPr="00E72880" w:rsidRDefault="00624AB4" w:rsidP="00B17A6D">
      <w:pPr>
        <w:pStyle w:val="ListParagraph"/>
        <w:numPr>
          <w:ilvl w:val="0"/>
          <w:numId w:val="19"/>
        </w:numPr>
        <w:spacing w:line="276" w:lineRule="auto"/>
        <w:rPr>
          <w:rFonts w:cs="Arial"/>
        </w:rPr>
      </w:pPr>
      <w:r w:rsidRPr="00E72880">
        <w:rPr>
          <w:rFonts w:cs="Arial"/>
        </w:rPr>
        <w:t>Select the desired expansion.</w:t>
      </w:r>
    </w:p>
    <w:tbl>
      <w:tblPr>
        <w:tblStyle w:val="TableGridLight"/>
        <w:tblW w:w="0" w:type="auto"/>
        <w:tblInd w:w="738" w:type="dxa"/>
        <w:tblLook w:val="04A0" w:firstRow="1" w:lastRow="0" w:firstColumn="1" w:lastColumn="0" w:noHBand="0" w:noVBand="1"/>
      </w:tblPr>
      <w:tblGrid>
        <w:gridCol w:w="2250"/>
        <w:gridCol w:w="5850"/>
      </w:tblGrid>
      <w:tr w:rsidR="00B66EFA" w:rsidRPr="00E72880" w14:paraId="6B2DE720" w14:textId="77777777" w:rsidTr="00B66EFA">
        <w:tc>
          <w:tcPr>
            <w:tcW w:w="2250" w:type="dxa"/>
          </w:tcPr>
          <w:p w14:paraId="10FADCDB" w14:textId="77777777" w:rsidR="00B66EFA" w:rsidRPr="00E72880" w:rsidRDefault="00B66EFA" w:rsidP="00672D76">
            <w:pPr>
              <w:spacing w:line="276" w:lineRule="auto"/>
              <w:rPr>
                <w:rFonts w:cs="Arial"/>
                <w:sz w:val="18"/>
              </w:rPr>
            </w:pPr>
            <w:r w:rsidRPr="00E72880">
              <w:rPr>
                <w:rFonts w:cs="Arial"/>
                <w:sz w:val="18"/>
              </w:rPr>
              <w:t>Option</w:t>
            </w:r>
          </w:p>
        </w:tc>
        <w:tc>
          <w:tcPr>
            <w:tcW w:w="5850" w:type="dxa"/>
          </w:tcPr>
          <w:p w14:paraId="02F77AC7" w14:textId="77777777" w:rsidR="00B66EFA" w:rsidRPr="00E72880" w:rsidRDefault="00B66EFA" w:rsidP="00672D76">
            <w:pPr>
              <w:spacing w:line="276" w:lineRule="auto"/>
              <w:rPr>
                <w:rFonts w:cs="Arial"/>
                <w:sz w:val="18"/>
              </w:rPr>
            </w:pPr>
            <w:r w:rsidRPr="00E72880">
              <w:rPr>
                <w:rFonts w:cs="Arial"/>
                <w:sz w:val="18"/>
              </w:rPr>
              <w:t>Description</w:t>
            </w:r>
          </w:p>
        </w:tc>
      </w:tr>
      <w:tr w:rsidR="00B66EFA" w:rsidRPr="00E72880" w14:paraId="79920C4F" w14:textId="77777777" w:rsidTr="00B66EFA">
        <w:tc>
          <w:tcPr>
            <w:tcW w:w="2250" w:type="dxa"/>
          </w:tcPr>
          <w:p w14:paraId="5B08B7BA" w14:textId="77777777" w:rsidR="00B66EFA" w:rsidRPr="00E72880" w:rsidRDefault="00B66EFA" w:rsidP="00672D76">
            <w:pPr>
              <w:spacing w:line="276" w:lineRule="auto"/>
              <w:rPr>
                <w:rFonts w:cs="Arial"/>
                <w:b/>
                <w:sz w:val="18"/>
              </w:rPr>
            </w:pPr>
            <w:r w:rsidRPr="00E72880">
              <w:rPr>
                <w:rFonts w:cs="Arial"/>
                <w:b/>
                <w:sz w:val="18"/>
              </w:rPr>
              <w:t>No Expansion</w:t>
            </w:r>
          </w:p>
        </w:tc>
        <w:tc>
          <w:tcPr>
            <w:tcW w:w="5850" w:type="dxa"/>
          </w:tcPr>
          <w:p w14:paraId="787D4A23" w14:textId="77777777" w:rsidR="00B66EFA" w:rsidRPr="00E72880" w:rsidRDefault="00B66EFA" w:rsidP="00672D76">
            <w:pPr>
              <w:spacing w:line="276" w:lineRule="auto"/>
              <w:rPr>
                <w:rFonts w:cs="Arial"/>
                <w:sz w:val="18"/>
              </w:rPr>
            </w:pPr>
            <w:r w:rsidRPr="00E72880">
              <w:rPr>
                <w:rFonts w:cs="Arial"/>
                <w:sz w:val="18"/>
              </w:rPr>
              <w:t>Displays only the parent activity.</w:t>
            </w:r>
          </w:p>
        </w:tc>
      </w:tr>
      <w:tr w:rsidR="00B66EFA" w:rsidRPr="00E72880" w14:paraId="7A79305F" w14:textId="77777777" w:rsidTr="00B66EFA">
        <w:tc>
          <w:tcPr>
            <w:tcW w:w="2250" w:type="dxa"/>
          </w:tcPr>
          <w:p w14:paraId="72EF2C9B" w14:textId="77777777" w:rsidR="00B66EFA" w:rsidRPr="00E72880" w:rsidRDefault="00B66EFA" w:rsidP="00672D76">
            <w:pPr>
              <w:spacing w:line="276" w:lineRule="auto"/>
              <w:rPr>
                <w:rFonts w:cs="Arial"/>
                <w:b/>
                <w:sz w:val="18"/>
              </w:rPr>
            </w:pPr>
            <w:r w:rsidRPr="00E72880">
              <w:rPr>
                <w:rFonts w:cs="Arial"/>
                <w:b/>
                <w:sz w:val="18"/>
              </w:rPr>
              <w:t>Children Expansion</w:t>
            </w:r>
          </w:p>
        </w:tc>
        <w:tc>
          <w:tcPr>
            <w:tcW w:w="5850" w:type="dxa"/>
          </w:tcPr>
          <w:p w14:paraId="5C8F2487" w14:textId="77777777" w:rsidR="00B66EFA" w:rsidRPr="00E72880" w:rsidRDefault="00B66EFA" w:rsidP="00672D76">
            <w:pPr>
              <w:spacing w:line="276" w:lineRule="auto"/>
              <w:rPr>
                <w:rFonts w:cs="Arial"/>
                <w:sz w:val="18"/>
              </w:rPr>
            </w:pPr>
            <w:r w:rsidRPr="00E72880">
              <w:rPr>
                <w:rFonts w:cs="Arial"/>
                <w:sz w:val="18"/>
              </w:rPr>
              <w:t>Displays the immediate children of the selected activity.</w:t>
            </w:r>
          </w:p>
        </w:tc>
      </w:tr>
      <w:tr w:rsidR="00B66EFA" w:rsidRPr="00E72880" w14:paraId="7696AC07" w14:textId="77777777" w:rsidTr="00B66EFA">
        <w:tc>
          <w:tcPr>
            <w:tcW w:w="2250" w:type="dxa"/>
          </w:tcPr>
          <w:p w14:paraId="1641AAD8" w14:textId="77777777" w:rsidR="00B66EFA" w:rsidRPr="00E72880" w:rsidRDefault="00B66EFA" w:rsidP="00672D76">
            <w:pPr>
              <w:spacing w:line="276" w:lineRule="auto"/>
              <w:rPr>
                <w:rFonts w:cs="Arial"/>
                <w:b/>
                <w:sz w:val="18"/>
              </w:rPr>
            </w:pPr>
            <w:r w:rsidRPr="00E72880">
              <w:rPr>
                <w:rFonts w:cs="Arial"/>
                <w:b/>
                <w:sz w:val="18"/>
              </w:rPr>
              <w:t>Descendants Expansion</w:t>
            </w:r>
          </w:p>
        </w:tc>
        <w:tc>
          <w:tcPr>
            <w:tcW w:w="5850" w:type="dxa"/>
          </w:tcPr>
          <w:p w14:paraId="7043DD88" w14:textId="158B27CE" w:rsidR="004741AA" w:rsidRPr="00E72880" w:rsidRDefault="00B66EFA" w:rsidP="00672D76">
            <w:pPr>
              <w:spacing w:line="276" w:lineRule="auto"/>
              <w:rPr>
                <w:rFonts w:cs="Arial"/>
                <w:sz w:val="18"/>
              </w:rPr>
            </w:pPr>
            <w:r w:rsidRPr="00E72880">
              <w:rPr>
                <w:rFonts w:cs="Arial"/>
                <w:sz w:val="18"/>
              </w:rPr>
              <w:t>Displays all the descendants of the selected activity (Children of Children).</w:t>
            </w:r>
          </w:p>
        </w:tc>
      </w:tr>
    </w:tbl>
    <w:p w14:paraId="3155C839" w14:textId="461A602C" w:rsidR="00857783" w:rsidRPr="00E72880" w:rsidRDefault="00857783" w:rsidP="007A2CAA">
      <w:pPr>
        <w:pStyle w:val="Table"/>
        <w:pPrChange w:id="1354" w:author="Microsoft Office User" w:date="2019-12-18T13:42:00Z">
          <w:pPr>
            <w:pStyle w:val="Caption"/>
            <w:jc w:val="center"/>
          </w:pPr>
        </w:pPrChange>
      </w:pPr>
      <w:bookmarkStart w:id="1355" w:name="_Toc27568134"/>
      <w:bookmarkStart w:id="1356" w:name="_Toc27568791"/>
      <w:bookmarkStart w:id="1357" w:name="_Toc27569190"/>
      <w:r w:rsidRPr="00E72880">
        <w:t xml:space="preserve">Table </w:t>
      </w:r>
      <w:del w:id="1358" w:author="Microsoft Office User" w:date="2019-12-18T12:59:00Z">
        <w:r w:rsidRPr="00E72880" w:rsidDel="00070C0A">
          <w:fldChar w:fldCharType="begin"/>
        </w:r>
        <w:r w:rsidRPr="00E72880" w:rsidDel="00070C0A">
          <w:delInstrText xml:space="preserve"> SEQ Table \* ARABIC </w:delInstrText>
        </w:r>
        <w:r w:rsidRPr="00E72880" w:rsidDel="00070C0A">
          <w:fldChar w:fldCharType="separate"/>
        </w:r>
        <w:r w:rsidR="003A025C" w:rsidDel="00070C0A">
          <w:rPr>
            <w:noProof/>
          </w:rPr>
          <w:delText>11</w:delText>
        </w:r>
        <w:r w:rsidRPr="00E72880" w:rsidDel="00070C0A">
          <w:fldChar w:fldCharType="end"/>
        </w:r>
      </w:del>
      <w:ins w:id="1359" w:author="Microsoft Office User" w:date="2019-12-18T12:59:00Z">
        <w:r w:rsidR="00070C0A">
          <w:t>10</w:t>
        </w:r>
      </w:ins>
      <w:r w:rsidRPr="00E72880">
        <w:t>. Activity Expansion Options.</w:t>
      </w:r>
      <w:bookmarkEnd w:id="1355"/>
      <w:bookmarkEnd w:id="1356"/>
      <w:bookmarkEnd w:id="1357"/>
    </w:p>
    <w:p w14:paraId="30C0EC09" w14:textId="742BE344" w:rsidR="00357B85" w:rsidRPr="00E72880" w:rsidRDefault="00357B85" w:rsidP="00357B85">
      <w:pPr>
        <w:pStyle w:val="BodyText"/>
        <w:rPr>
          <w:rFonts w:cs="Arial"/>
        </w:rPr>
      </w:pPr>
    </w:p>
    <w:p w14:paraId="52BAAB47" w14:textId="1FA1DC42" w:rsidR="00357B85" w:rsidRPr="00E72880" w:rsidRDefault="00357B85" w:rsidP="00357B85">
      <w:pPr>
        <w:pStyle w:val="BodyText"/>
        <w:rPr>
          <w:rFonts w:cs="Arial"/>
        </w:rPr>
      </w:pPr>
    </w:p>
    <w:p w14:paraId="1F8B96B6" w14:textId="0AD1F0FB" w:rsidR="00357B85" w:rsidRPr="00E72880" w:rsidRDefault="00357B85" w:rsidP="00357B85">
      <w:pPr>
        <w:pStyle w:val="BodyText"/>
        <w:rPr>
          <w:rFonts w:cs="Arial"/>
        </w:rPr>
      </w:pPr>
    </w:p>
    <w:p w14:paraId="3316823C" w14:textId="26AF5B29" w:rsidR="00357B85" w:rsidRPr="00E72880" w:rsidRDefault="00357B85" w:rsidP="00357B85">
      <w:pPr>
        <w:pStyle w:val="BodyText"/>
        <w:rPr>
          <w:rFonts w:cs="Arial"/>
        </w:rPr>
      </w:pPr>
    </w:p>
    <w:p w14:paraId="30490DE2" w14:textId="02E200C2" w:rsidR="00357B85" w:rsidRPr="00E72880" w:rsidRDefault="00357B85" w:rsidP="00357B85">
      <w:pPr>
        <w:pStyle w:val="BodyText"/>
        <w:rPr>
          <w:rFonts w:cs="Arial"/>
        </w:rPr>
      </w:pPr>
    </w:p>
    <w:p w14:paraId="3343B7DE" w14:textId="78AA4B8A" w:rsidR="00357B85" w:rsidRPr="00E72880" w:rsidRDefault="00357B85" w:rsidP="00357B85">
      <w:pPr>
        <w:pStyle w:val="BodyText"/>
        <w:rPr>
          <w:rFonts w:cs="Arial"/>
        </w:rPr>
      </w:pPr>
    </w:p>
    <w:p w14:paraId="3820E9F7" w14:textId="1641C8F1" w:rsidR="00357B85" w:rsidRPr="00E72880" w:rsidRDefault="00357B85" w:rsidP="00357B85">
      <w:pPr>
        <w:pStyle w:val="BodyText"/>
        <w:rPr>
          <w:rFonts w:cs="Arial"/>
        </w:rPr>
      </w:pPr>
    </w:p>
    <w:p w14:paraId="74C670B5" w14:textId="534C2A2D" w:rsidR="00357B85" w:rsidRPr="00E72880" w:rsidRDefault="00357B85" w:rsidP="00357B85">
      <w:pPr>
        <w:pStyle w:val="BodyText"/>
        <w:rPr>
          <w:rFonts w:cs="Arial"/>
        </w:rPr>
      </w:pPr>
    </w:p>
    <w:p w14:paraId="2BFAD638" w14:textId="134C63CB" w:rsidR="00357B85" w:rsidRPr="00E72880" w:rsidRDefault="00357B85" w:rsidP="00357B85">
      <w:pPr>
        <w:pStyle w:val="BodyText"/>
        <w:rPr>
          <w:rFonts w:cs="Arial"/>
        </w:rPr>
      </w:pPr>
    </w:p>
    <w:p w14:paraId="749D2967" w14:textId="77777777" w:rsidR="00357B85" w:rsidRPr="00E72880" w:rsidRDefault="00357B85" w:rsidP="00357B85">
      <w:pPr>
        <w:pStyle w:val="BodyText"/>
        <w:rPr>
          <w:rFonts w:cs="Arial"/>
        </w:rPr>
      </w:pPr>
    </w:p>
    <w:p w14:paraId="7CDD98EC" w14:textId="1BEA50CF" w:rsidR="004741AA" w:rsidRPr="00E72880" w:rsidRDefault="004741AA" w:rsidP="00771579">
      <w:pPr>
        <w:pStyle w:val="Heading5"/>
        <w:rPr>
          <w:rFonts w:cs="Arial"/>
        </w:rPr>
      </w:pPr>
      <w:bookmarkStart w:id="1360" w:name="_Toc27639358"/>
      <w:r w:rsidRPr="00E72880">
        <w:rPr>
          <w:rFonts w:cs="Arial"/>
        </w:rPr>
        <w:lastRenderedPageBreak/>
        <w:t>Guides</w:t>
      </w:r>
      <w:bookmarkEnd w:id="1360"/>
    </w:p>
    <w:p w14:paraId="32D9B3B3"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0CEC9794" wp14:editId="10EF4C69">
            <wp:extent cx="4346917" cy="307306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9"/>
                    <a:stretch>
                      <a:fillRect/>
                    </a:stretch>
                  </pic:blipFill>
                  <pic:spPr bwMode="auto">
                    <a:xfrm>
                      <a:off x="0" y="0"/>
                      <a:ext cx="4350810" cy="3075820"/>
                    </a:xfrm>
                    <a:prstGeom prst="rect">
                      <a:avLst/>
                    </a:prstGeom>
                    <a:ln>
                      <a:noFill/>
                    </a:ln>
                    <a:extLst>
                      <a:ext uri="{53640926-AAD7-44D8-BBD7-CCE9431645EC}">
                        <a14:shadowObscured xmlns:a14="http://schemas.microsoft.com/office/drawing/2010/main"/>
                      </a:ext>
                    </a:extLst>
                  </pic:spPr>
                </pic:pic>
              </a:graphicData>
            </a:graphic>
          </wp:inline>
        </w:drawing>
      </w:r>
    </w:p>
    <w:p w14:paraId="64CFA4A7" w14:textId="1397D253" w:rsidR="004741AA" w:rsidRPr="00E72880" w:rsidRDefault="004741AA" w:rsidP="00672D76">
      <w:pPr>
        <w:pStyle w:val="Caption"/>
        <w:spacing w:line="276" w:lineRule="auto"/>
        <w:ind w:left="720" w:right="720"/>
        <w:jc w:val="center"/>
        <w:rPr>
          <w:rFonts w:cs="Arial"/>
          <w:i/>
        </w:rPr>
      </w:pPr>
      <w:bookmarkStart w:id="1361" w:name="_Toc27568135"/>
      <w:bookmarkStart w:id="1362" w:name="_Toc27568792"/>
      <w:r w:rsidRPr="00E72880">
        <w:rPr>
          <w:rFonts w:cs="Arial"/>
          <w:b/>
          <w:i/>
        </w:rPr>
        <w:t>Figure 1</w:t>
      </w:r>
      <w:r w:rsidR="00BD13B4" w:rsidRPr="00E72880">
        <w:rPr>
          <w:rFonts w:cs="Arial"/>
          <w:b/>
          <w:i/>
        </w:rPr>
        <w:t>3</w:t>
      </w:r>
      <w:r w:rsidRPr="00E72880">
        <w:rPr>
          <w:rFonts w:cs="Arial"/>
          <w:b/>
          <w:i/>
        </w:rPr>
        <w:t xml:space="preserve">. </w:t>
      </w:r>
      <w:r w:rsidRPr="00E72880">
        <w:rPr>
          <w:rFonts w:cs="Arial"/>
          <w:i/>
        </w:rPr>
        <w:t>Guides are green lines across all the data bands in the Bands Panels.</w:t>
      </w:r>
      <w:bookmarkEnd w:id="1361"/>
      <w:bookmarkEnd w:id="1362"/>
    </w:p>
    <w:p w14:paraId="17BB0999" w14:textId="4A561080" w:rsidR="004741AA" w:rsidRPr="00E72880" w:rsidRDefault="004741AA" w:rsidP="00857783">
      <w:pPr>
        <w:pStyle w:val="BodyText"/>
        <w:rPr>
          <w:rFonts w:cs="Arial"/>
        </w:rPr>
      </w:pPr>
      <w:r w:rsidRPr="00E72880">
        <w:rPr>
          <w:rFonts w:cs="Arial"/>
        </w:rPr>
        <w:t xml:space="preserve">Users can add guides to mark a point in time to all the data bands drawn in the Bands Panels. The user can turn on the Show Last Click option in the Global Band Settings panel. If Show Last Click is on, when the user clicks any band at any point in the timeline, it will add a Ghost Line marking to the selected time as shown in </w:t>
      </w:r>
      <w:r w:rsidRPr="00E72880">
        <w:rPr>
          <w:rFonts w:cs="Arial"/>
          <w:b/>
        </w:rPr>
        <w:t>Figure 1</w:t>
      </w:r>
      <w:r w:rsidR="00357B85" w:rsidRPr="00E72880">
        <w:rPr>
          <w:rFonts w:cs="Arial"/>
          <w:b/>
        </w:rPr>
        <w:t>4</w:t>
      </w:r>
      <w:r w:rsidRPr="00E72880">
        <w:rPr>
          <w:rFonts w:cs="Arial"/>
        </w:rPr>
        <w:t xml:space="preserve">. It is important to note that the Ghost Line is not the guide itself, as guides are </w:t>
      </w:r>
      <w:r w:rsidR="00857783" w:rsidRPr="00E72880">
        <w:rPr>
          <w:rFonts w:cs="Arial"/>
        </w:rPr>
        <w:t>coloured</w:t>
      </w:r>
      <w:r w:rsidRPr="00E72880">
        <w:rPr>
          <w:rFonts w:cs="Arial"/>
        </w:rPr>
        <w:t xml:space="preserve"> green and exhibit permanence. </w:t>
      </w:r>
    </w:p>
    <w:p w14:paraId="7B33C3F4"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43F38034" wp14:editId="2865394D">
            <wp:extent cx="3751671" cy="14918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0"/>
                    <a:stretch>
                      <a:fillRect/>
                    </a:stretch>
                  </pic:blipFill>
                  <pic:spPr bwMode="auto">
                    <a:xfrm>
                      <a:off x="0" y="0"/>
                      <a:ext cx="3763414" cy="1496562"/>
                    </a:xfrm>
                    <a:prstGeom prst="rect">
                      <a:avLst/>
                    </a:prstGeom>
                    <a:ln>
                      <a:noFill/>
                    </a:ln>
                    <a:extLst>
                      <a:ext uri="{53640926-AAD7-44D8-BBD7-CCE9431645EC}">
                        <a14:shadowObscured xmlns:a14="http://schemas.microsoft.com/office/drawing/2010/main"/>
                      </a:ext>
                    </a:extLst>
                  </pic:spPr>
                </pic:pic>
              </a:graphicData>
            </a:graphic>
          </wp:inline>
        </w:drawing>
      </w:r>
    </w:p>
    <w:p w14:paraId="4BB85F7B" w14:textId="1FEC265E" w:rsidR="004741AA" w:rsidRPr="00E72880" w:rsidRDefault="004741AA" w:rsidP="00672D76">
      <w:pPr>
        <w:pStyle w:val="Caption"/>
        <w:spacing w:line="276" w:lineRule="auto"/>
        <w:ind w:left="720" w:right="720"/>
        <w:jc w:val="center"/>
        <w:rPr>
          <w:rFonts w:cs="Arial"/>
          <w:i/>
        </w:rPr>
      </w:pPr>
      <w:bookmarkStart w:id="1363" w:name="_Toc27568136"/>
      <w:bookmarkStart w:id="1364" w:name="_Toc27568793"/>
      <w:r w:rsidRPr="00E72880">
        <w:rPr>
          <w:rFonts w:cs="Arial"/>
          <w:b/>
          <w:i/>
        </w:rPr>
        <w:t>Figure 1</w:t>
      </w:r>
      <w:r w:rsidR="00357B85" w:rsidRPr="00E72880">
        <w:rPr>
          <w:rFonts w:cs="Arial"/>
          <w:b/>
          <w:i/>
        </w:rPr>
        <w:t>4</w:t>
      </w:r>
      <w:r w:rsidRPr="00E72880">
        <w:rPr>
          <w:rFonts w:cs="Arial"/>
          <w:b/>
          <w:i/>
        </w:rPr>
        <w:t xml:space="preserve">. </w:t>
      </w:r>
      <w:r w:rsidRPr="00E72880">
        <w:rPr>
          <w:rFonts w:cs="Arial"/>
          <w:i/>
        </w:rPr>
        <w:t xml:space="preserve">Guides and Ghost Line. (1) Guides are represented with green lines crossing all drawn bands. (2) The Ghost Line will be displayed if the user clicks at any time and has the Show Last Click </w:t>
      </w:r>
      <w:r w:rsidR="00857783" w:rsidRPr="00E72880">
        <w:rPr>
          <w:rFonts w:cs="Arial"/>
          <w:i/>
        </w:rPr>
        <w:t>Option</w:t>
      </w:r>
      <w:r w:rsidRPr="00E72880">
        <w:rPr>
          <w:rFonts w:cs="Arial"/>
          <w:i/>
        </w:rPr>
        <w:t xml:space="preserve"> On. The Ghost Line is represented with a light blue line across all drawn bands.</w:t>
      </w:r>
      <w:bookmarkEnd w:id="1363"/>
      <w:bookmarkEnd w:id="1364"/>
    </w:p>
    <w:p w14:paraId="4188947A" w14:textId="2FB4EC3B" w:rsidR="00357B85" w:rsidRPr="00E72880" w:rsidRDefault="00357B85" w:rsidP="00357B85">
      <w:pPr>
        <w:pStyle w:val="BodyText"/>
        <w:rPr>
          <w:rFonts w:cs="Arial"/>
        </w:rPr>
      </w:pPr>
    </w:p>
    <w:p w14:paraId="4AD75A17" w14:textId="2622DA10" w:rsidR="00357B85" w:rsidRPr="00E72880" w:rsidRDefault="00357B85" w:rsidP="00357B85">
      <w:pPr>
        <w:pStyle w:val="BodyText"/>
        <w:rPr>
          <w:rFonts w:cs="Arial"/>
        </w:rPr>
      </w:pPr>
    </w:p>
    <w:p w14:paraId="105D1F11" w14:textId="77777777" w:rsidR="00357B85" w:rsidRPr="00E72880" w:rsidRDefault="00357B85" w:rsidP="00357B85">
      <w:pPr>
        <w:pStyle w:val="BodyText"/>
        <w:rPr>
          <w:rFonts w:cs="Arial"/>
        </w:rPr>
      </w:pPr>
    </w:p>
    <w:p w14:paraId="5A8299E7" w14:textId="77777777" w:rsidR="005509F5" w:rsidRPr="00E72880" w:rsidRDefault="005509F5" w:rsidP="005509F5">
      <w:pPr>
        <w:jc w:val="center"/>
        <w:rPr>
          <w:rFonts w:cs="Arial"/>
        </w:rPr>
      </w:pPr>
      <w:r w:rsidRPr="00E72880">
        <w:rPr>
          <w:rFonts w:cs="Arial"/>
          <w:noProof/>
        </w:rPr>
        <w:lastRenderedPageBreak/>
        <w:drawing>
          <wp:inline distT="0" distB="0" distL="0" distR="0" wp14:anchorId="2DF80D74" wp14:editId="5C7B4A1C">
            <wp:extent cx="5095568" cy="16310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0590"/>
                    <a:stretch/>
                  </pic:blipFill>
                  <pic:spPr bwMode="auto">
                    <a:xfrm>
                      <a:off x="0" y="0"/>
                      <a:ext cx="5109214" cy="1635456"/>
                    </a:xfrm>
                    <a:prstGeom prst="rect">
                      <a:avLst/>
                    </a:prstGeom>
                    <a:ln>
                      <a:noFill/>
                    </a:ln>
                    <a:extLst>
                      <a:ext uri="{53640926-AAD7-44D8-BBD7-CCE9431645EC}">
                        <a14:shadowObscured xmlns:a14="http://schemas.microsoft.com/office/drawing/2010/main"/>
                      </a:ext>
                    </a:extLst>
                  </pic:spPr>
                </pic:pic>
              </a:graphicData>
            </a:graphic>
          </wp:inline>
        </w:drawing>
      </w:r>
    </w:p>
    <w:p w14:paraId="6B4F4122" w14:textId="4F6019DE" w:rsidR="005509F5" w:rsidRPr="00E72880" w:rsidRDefault="005509F5" w:rsidP="005509F5">
      <w:pPr>
        <w:pStyle w:val="Caption"/>
        <w:spacing w:line="276" w:lineRule="auto"/>
        <w:ind w:left="720" w:right="720"/>
        <w:jc w:val="center"/>
        <w:rPr>
          <w:rFonts w:cs="Arial"/>
          <w:i/>
        </w:rPr>
      </w:pPr>
      <w:bookmarkStart w:id="1365" w:name="_Toc27568137"/>
      <w:bookmarkStart w:id="1366" w:name="_Toc27568794"/>
      <w:r w:rsidRPr="00E72880">
        <w:rPr>
          <w:rFonts w:cs="Arial"/>
          <w:b/>
          <w:i/>
        </w:rPr>
        <w:t xml:space="preserve">Figure 15. </w:t>
      </w:r>
      <w:r w:rsidRPr="00E72880">
        <w:rPr>
          <w:rFonts w:cs="Arial"/>
          <w:i/>
        </w:rPr>
        <w:t>When a band exists in the Bands Panel, the Guides Band (1) is visible as well. The user can click at any point in the Guides Band and a green guide will be added automatically across all the bands. To remove an individual guide, the user can click the ‘x’ icon on top of a guide (2) and it will be removed from the view. If the user wants to remove all the guides, the Graphs Management Menu will show a Remove All Guides (3) button.</w:t>
      </w:r>
      <w:bookmarkEnd w:id="1365"/>
      <w:bookmarkEnd w:id="1366"/>
      <w:r w:rsidRPr="00E72880">
        <w:rPr>
          <w:rFonts w:cs="Arial"/>
          <w:i/>
        </w:rPr>
        <w:t xml:space="preserve"> </w:t>
      </w:r>
    </w:p>
    <w:p w14:paraId="7331E256" w14:textId="592D848C" w:rsidR="004741AA" w:rsidRPr="00E72880" w:rsidRDefault="004741AA" w:rsidP="00771579">
      <w:pPr>
        <w:pStyle w:val="Heading6"/>
        <w:rPr>
          <w:rFonts w:cs="Arial"/>
        </w:rPr>
      </w:pPr>
      <w:bookmarkStart w:id="1367" w:name="_Toc27639359"/>
      <w:r w:rsidRPr="00E72880">
        <w:rPr>
          <w:rFonts w:cs="Arial"/>
        </w:rPr>
        <w:t>How to: Add a Guide</w:t>
      </w:r>
      <w:bookmarkEnd w:id="1367"/>
    </w:p>
    <w:p w14:paraId="5EE909D9" w14:textId="63CE91A8" w:rsidR="00B64CA7" w:rsidRPr="00E72880" w:rsidRDefault="005509F5" w:rsidP="005509F5">
      <w:pPr>
        <w:pStyle w:val="ListParagraph"/>
        <w:numPr>
          <w:ilvl w:val="0"/>
          <w:numId w:val="62"/>
        </w:numPr>
        <w:rPr>
          <w:rFonts w:cs="Arial"/>
        </w:rPr>
      </w:pPr>
      <w:r w:rsidRPr="00E72880">
        <w:rPr>
          <w:rFonts w:cs="Arial"/>
        </w:rPr>
        <w:t>In the Guides Band, click at any point in time. A green guide will be added to the bands.</w:t>
      </w:r>
    </w:p>
    <w:p w14:paraId="5BA21E89" w14:textId="724FB48D" w:rsidR="004741AA" w:rsidRPr="00E72880" w:rsidRDefault="004741AA" w:rsidP="005509F5">
      <w:pPr>
        <w:pStyle w:val="Heading6"/>
        <w:rPr>
          <w:rFonts w:cs="Arial"/>
        </w:rPr>
      </w:pPr>
      <w:bookmarkStart w:id="1368" w:name="_Toc27639360"/>
      <w:r w:rsidRPr="00E72880">
        <w:rPr>
          <w:rFonts w:cs="Arial"/>
        </w:rPr>
        <w:t>How to: Delete a Guide</w:t>
      </w:r>
      <w:bookmarkEnd w:id="1368"/>
    </w:p>
    <w:p w14:paraId="657EA6E8" w14:textId="67EF957A" w:rsidR="005509F5" w:rsidRPr="00E72880" w:rsidRDefault="005509F5" w:rsidP="005509F5">
      <w:pPr>
        <w:pStyle w:val="BodyText"/>
        <w:numPr>
          <w:ilvl w:val="0"/>
          <w:numId w:val="22"/>
        </w:numPr>
        <w:spacing w:line="276" w:lineRule="auto"/>
        <w:rPr>
          <w:rFonts w:cs="Arial"/>
        </w:rPr>
      </w:pPr>
      <w:r w:rsidRPr="00E72880">
        <w:rPr>
          <w:rFonts w:cs="Arial"/>
        </w:rPr>
        <w:t xml:space="preserve">Click the ‘x’ icon that is shown at the Guides Band. The guide will be removed. </w:t>
      </w:r>
    </w:p>
    <w:p w14:paraId="701CC3E4" w14:textId="6F4FBE02" w:rsidR="004741AA" w:rsidRPr="00E72880" w:rsidRDefault="004741AA" w:rsidP="00771579">
      <w:pPr>
        <w:pStyle w:val="Heading6"/>
        <w:rPr>
          <w:rFonts w:cs="Arial"/>
        </w:rPr>
      </w:pPr>
      <w:bookmarkStart w:id="1369" w:name="_Toc27639361"/>
      <w:r w:rsidRPr="00E72880">
        <w:rPr>
          <w:rFonts w:cs="Arial"/>
        </w:rPr>
        <w:t>How to: Delete All Guides</w:t>
      </w:r>
      <w:bookmarkEnd w:id="1369"/>
    </w:p>
    <w:p w14:paraId="38417FF0" w14:textId="0C93D981" w:rsidR="004741AA" w:rsidRPr="00E72880" w:rsidRDefault="004741AA" w:rsidP="00B17A6D">
      <w:pPr>
        <w:pStyle w:val="BodyText"/>
        <w:numPr>
          <w:ilvl w:val="0"/>
          <w:numId w:val="21"/>
        </w:numPr>
        <w:spacing w:line="276" w:lineRule="auto"/>
        <w:rPr>
          <w:rFonts w:cs="Arial"/>
        </w:rPr>
      </w:pPr>
      <w:r w:rsidRPr="00E72880">
        <w:rPr>
          <w:rFonts w:cs="Arial"/>
        </w:rPr>
        <w:t xml:space="preserve">In the </w:t>
      </w:r>
      <w:r w:rsidR="00B96E52" w:rsidRPr="00E72880">
        <w:rPr>
          <w:rFonts w:cs="Arial"/>
        </w:rPr>
        <w:t>Manage Graphs Menu</w:t>
      </w:r>
      <w:r w:rsidRPr="00E72880">
        <w:rPr>
          <w:rFonts w:cs="Arial"/>
        </w:rPr>
        <w:t>, click the Remove All Guides icon.</w:t>
      </w:r>
    </w:p>
    <w:p w14:paraId="2D4BA6AE" w14:textId="77777777" w:rsidR="004741AA" w:rsidRPr="00E72880" w:rsidRDefault="004741AA" w:rsidP="00B17A6D">
      <w:pPr>
        <w:pStyle w:val="BodyText"/>
        <w:numPr>
          <w:ilvl w:val="0"/>
          <w:numId w:val="21"/>
        </w:numPr>
        <w:spacing w:line="276" w:lineRule="auto"/>
        <w:rPr>
          <w:rFonts w:cs="Arial"/>
        </w:rPr>
      </w:pPr>
      <w:r w:rsidRPr="00E72880">
        <w:rPr>
          <w:rFonts w:cs="Arial"/>
        </w:rPr>
        <w:t>A confirmation dialog will appear.</w:t>
      </w:r>
    </w:p>
    <w:p w14:paraId="16DE33E2" w14:textId="53A9ADE6" w:rsidR="00CB2A81" w:rsidRPr="00E72880" w:rsidRDefault="004741AA" w:rsidP="00857783">
      <w:pPr>
        <w:pStyle w:val="BodyText"/>
        <w:numPr>
          <w:ilvl w:val="0"/>
          <w:numId w:val="21"/>
        </w:numPr>
        <w:spacing w:line="276" w:lineRule="auto"/>
        <w:rPr>
          <w:rFonts w:cs="Arial"/>
        </w:rPr>
      </w:pPr>
      <w:r w:rsidRPr="00E72880">
        <w:rPr>
          <w:rFonts w:cs="Arial"/>
        </w:rPr>
        <w:t>Click Yes. All guides should be removed.</w:t>
      </w:r>
    </w:p>
    <w:p w14:paraId="602131E0" w14:textId="6D465B82" w:rsidR="00CB2A81" w:rsidRPr="00E72880" w:rsidRDefault="00CB2A81" w:rsidP="00857783">
      <w:pPr>
        <w:pStyle w:val="BodyText"/>
        <w:spacing w:line="276" w:lineRule="auto"/>
        <w:rPr>
          <w:rFonts w:cs="Arial"/>
        </w:rPr>
      </w:pPr>
    </w:p>
    <w:p w14:paraId="3F318389" w14:textId="45CE76FC" w:rsidR="005509F5" w:rsidRPr="00E72880" w:rsidRDefault="005509F5" w:rsidP="00857783">
      <w:pPr>
        <w:pStyle w:val="BodyText"/>
        <w:spacing w:line="276" w:lineRule="auto"/>
        <w:rPr>
          <w:rFonts w:cs="Arial"/>
        </w:rPr>
      </w:pPr>
    </w:p>
    <w:p w14:paraId="1CB77EC3" w14:textId="292B15A9" w:rsidR="005509F5" w:rsidRPr="00E72880" w:rsidRDefault="005509F5" w:rsidP="00857783">
      <w:pPr>
        <w:pStyle w:val="BodyText"/>
        <w:spacing w:line="276" w:lineRule="auto"/>
        <w:rPr>
          <w:rFonts w:cs="Arial"/>
        </w:rPr>
      </w:pPr>
    </w:p>
    <w:p w14:paraId="74EABB20" w14:textId="12551F04" w:rsidR="005509F5" w:rsidRPr="00E72880" w:rsidRDefault="005509F5" w:rsidP="00857783">
      <w:pPr>
        <w:pStyle w:val="BodyText"/>
        <w:spacing w:line="276" w:lineRule="auto"/>
        <w:rPr>
          <w:rFonts w:cs="Arial"/>
        </w:rPr>
      </w:pPr>
    </w:p>
    <w:p w14:paraId="66939459" w14:textId="2B417737" w:rsidR="005509F5" w:rsidRPr="00E72880" w:rsidRDefault="005509F5" w:rsidP="00857783">
      <w:pPr>
        <w:pStyle w:val="BodyText"/>
        <w:spacing w:line="276" w:lineRule="auto"/>
        <w:rPr>
          <w:rFonts w:cs="Arial"/>
        </w:rPr>
      </w:pPr>
    </w:p>
    <w:p w14:paraId="098734C7" w14:textId="2F124865" w:rsidR="005509F5" w:rsidRPr="00E72880" w:rsidRDefault="005509F5" w:rsidP="00857783">
      <w:pPr>
        <w:pStyle w:val="BodyText"/>
        <w:spacing w:line="276" w:lineRule="auto"/>
        <w:rPr>
          <w:rFonts w:cs="Arial"/>
        </w:rPr>
      </w:pPr>
    </w:p>
    <w:p w14:paraId="6B700F2C" w14:textId="5C0DC856" w:rsidR="005509F5" w:rsidRPr="00E72880" w:rsidRDefault="005509F5" w:rsidP="00857783">
      <w:pPr>
        <w:pStyle w:val="BodyText"/>
        <w:spacing w:line="276" w:lineRule="auto"/>
        <w:rPr>
          <w:rFonts w:cs="Arial"/>
        </w:rPr>
      </w:pPr>
    </w:p>
    <w:p w14:paraId="17CB7F75" w14:textId="095BE476" w:rsidR="005509F5" w:rsidRPr="00E72880" w:rsidRDefault="005509F5" w:rsidP="00857783">
      <w:pPr>
        <w:pStyle w:val="BodyText"/>
        <w:spacing w:line="276" w:lineRule="auto"/>
        <w:rPr>
          <w:rFonts w:cs="Arial"/>
        </w:rPr>
      </w:pPr>
    </w:p>
    <w:p w14:paraId="2558499A" w14:textId="357F8F6E" w:rsidR="005509F5" w:rsidRPr="00E72880" w:rsidRDefault="005509F5" w:rsidP="00857783">
      <w:pPr>
        <w:pStyle w:val="BodyText"/>
        <w:spacing w:line="276" w:lineRule="auto"/>
        <w:rPr>
          <w:rFonts w:cs="Arial"/>
        </w:rPr>
      </w:pPr>
    </w:p>
    <w:p w14:paraId="79AE4A5F" w14:textId="41B143BC" w:rsidR="005509F5" w:rsidRPr="00E72880" w:rsidRDefault="005509F5" w:rsidP="00857783">
      <w:pPr>
        <w:pStyle w:val="BodyText"/>
        <w:spacing w:line="276" w:lineRule="auto"/>
        <w:rPr>
          <w:rFonts w:cs="Arial"/>
        </w:rPr>
      </w:pPr>
    </w:p>
    <w:p w14:paraId="48804DB3" w14:textId="77777777" w:rsidR="005509F5" w:rsidRPr="00E72880" w:rsidRDefault="005509F5" w:rsidP="00857783">
      <w:pPr>
        <w:pStyle w:val="BodyText"/>
        <w:spacing w:line="276" w:lineRule="auto"/>
        <w:rPr>
          <w:rFonts w:cs="Arial"/>
        </w:rPr>
      </w:pPr>
    </w:p>
    <w:p w14:paraId="47CCEDBC" w14:textId="192D6E9D" w:rsidR="004741AA" w:rsidRPr="00E72880" w:rsidRDefault="004741AA" w:rsidP="00771579">
      <w:pPr>
        <w:pStyle w:val="Heading5"/>
        <w:rPr>
          <w:rFonts w:cs="Arial"/>
        </w:rPr>
      </w:pPr>
      <w:bookmarkStart w:id="1370" w:name="_Toc27639362"/>
      <w:r w:rsidRPr="00E72880">
        <w:rPr>
          <w:rFonts w:cs="Arial"/>
        </w:rPr>
        <w:lastRenderedPageBreak/>
        <w:t>Time cursor</w:t>
      </w:r>
      <w:bookmarkEnd w:id="1370"/>
    </w:p>
    <w:p w14:paraId="1BC92210" w14:textId="77777777" w:rsidR="004741AA" w:rsidRPr="00E72880" w:rsidRDefault="004741AA" w:rsidP="00672D76">
      <w:pPr>
        <w:pStyle w:val="BodyText"/>
        <w:spacing w:line="276" w:lineRule="auto"/>
        <w:rPr>
          <w:rFonts w:cs="Arial"/>
        </w:rPr>
      </w:pPr>
      <w:r w:rsidRPr="00E72880">
        <w:rPr>
          <w:rFonts w:cs="Arial"/>
        </w:rPr>
        <w:t>The time cursor marks the time passing amongst all the bands in the timeline. It will be represented with a line and move at the defined rate through the timeline.</w:t>
      </w:r>
    </w:p>
    <w:p w14:paraId="08731887"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5DEB3DB1" wp14:editId="5B96470A">
            <wp:extent cx="2935786" cy="209480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2"/>
                    <a:stretch>
                      <a:fillRect/>
                    </a:stretch>
                  </pic:blipFill>
                  <pic:spPr bwMode="auto">
                    <a:xfrm>
                      <a:off x="0" y="0"/>
                      <a:ext cx="2943104" cy="2100028"/>
                    </a:xfrm>
                    <a:prstGeom prst="rect">
                      <a:avLst/>
                    </a:prstGeom>
                    <a:ln>
                      <a:noFill/>
                    </a:ln>
                    <a:extLst>
                      <a:ext uri="{53640926-AAD7-44D8-BBD7-CCE9431645EC}">
                        <a14:shadowObscured xmlns:a14="http://schemas.microsoft.com/office/drawing/2010/main"/>
                      </a:ext>
                    </a:extLst>
                  </pic:spPr>
                </pic:pic>
              </a:graphicData>
            </a:graphic>
          </wp:inline>
        </w:drawing>
      </w:r>
    </w:p>
    <w:p w14:paraId="7B6E9EA9" w14:textId="408D9284" w:rsidR="004741AA" w:rsidRPr="00E72880" w:rsidRDefault="004741AA" w:rsidP="00857783">
      <w:pPr>
        <w:pStyle w:val="Caption"/>
        <w:spacing w:line="276" w:lineRule="auto"/>
        <w:ind w:left="720" w:right="720"/>
        <w:jc w:val="center"/>
        <w:rPr>
          <w:rFonts w:cs="Arial"/>
        </w:rPr>
      </w:pPr>
      <w:bookmarkStart w:id="1371" w:name="_Toc27568138"/>
      <w:bookmarkStart w:id="1372" w:name="_Toc27568795"/>
      <w:r w:rsidRPr="00E72880">
        <w:rPr>
          <w:rFonts w:cs="Arial"/>
          <w:b/>
          <w:i/>
        </w:rPr>
        <w:t>Figure 1</w:t>
      </w:r>
      <w:r w:rsidR="00BB404D" w:rsidRPr="00E72880">
        <w:rPr>
          <w:rFonts w:cs="Arial"/>
          <w:b/>
          <w:i/>
        </w:rPr>
        <w:t>6</w:t>
      </w:r>
      <w:r w:rsidRPr="00E72880">
        <w:rPr>
          <w:rFonts w:cs="Arial"/>
          <w:b/>
          <w:i/>
        </w:rPr>
        <w:t xml:space="preserve">. </w:t>
      </w:r>
      <w:r w:rsidRPr="00E72880">
        <w:rPr>
          <w:rFonts w:cs="Arial"/>
          <w:i/>
        </w:rPr>
        <w:t>Time cursor displayed among all the bands in the main and south Bands panels.</w:t>
      </w:r>
      <w:bookmarkEnd w:id="1371"/>
      <w:bookmarkEnd w:id="1372"/>
    </w:p>
    <w:p w14:paraId="4DF1C026" w14:textId="6F2D01EB" w:rsidR="004741AA" w:rsidRPr="00E72880" w:rsidRDefault="004741AA" w:rsidP="00771579">
      <w:pPr>
        <w:pStyle w:val="Heading6"/>
        <w:rPr>
          <w:rFonts w:cs="Arial"/>
        </w:rPr>
      </w:pPr>
      <w:bookmarkStart w:id="1373" w:name="_Toc27639363"/>
      <w:r w:rsidRPr="00E72880">
        <w:rPr>
          <w:rFonts w:cs="Arial"/>
        </w:rPr>
        <w:t>How to: Add a Time Cursor</w:t>
      </w:r>
      <w:bookmarkEnd w:id="1373"/>
    </w:p>
    <w:p w14:paraId="4FA0E056" w14:textId="77777777" w:rsidR="004741AA" w:rsidRPr="00E72880" w:rsidRDefault="004741AA" w:rsidP="00B17A6D">
      <w:pPr>
        <w:pStyle w:val="BodyText"/>
        <w:numPr>
          <w:ilvl w:val="0"/>
          <w:numId w:val="24"/>
        </w:numPr>
        <w:spacing w:line="276" w:lineRule="auto"/>
        <w:rPr>
          <w:rFonts w:cs="Arial"/>
        </w:rPr>
      </w:pPr>
      <w:r w:rsidRPr="00E72880">
        <w:rPr>
          <w:rFonts w:cs="Arial"/>
        </w:rPr>
        <w:t>Add a band. To do so, select a graphable source in the Source Explorer.</w:t>
      </w:r>
    </w:p>
    <w:p w14:paraId="56508B36" w14:textId="78E1DFDC" w:rsidR="004741AA" w:rsidRPr="00E72880" w:rsidRDefault="004741AA" w:rsidP="00B17A6D">
      <w:pPr>
        <w:pStyle w:val="BodyText"/>
        <w:numPr>
          <w:ilvl w:val="0"/>
          <w:numId w:val="24"/>
        </w:numPr>
        <w:spacing w:line="276" w:lineRule="auto"/>
        <w:rPr>
          <w:rFonts w:cs="Arial"/>
        </w:rPr>
      </w:pPr>
      <w:r w:rsidRPr="00E72880">
        <w:rPr>
          <w:rFonts w:cs="Arial"/>
        </w:rPr>
        <w:t xml:space="preserve">In the Top Bar, open the Main Menu by clicking the </w:t>
      </w:r>
      <w:r w:rsidR="00883E60">
        <w:rPr>
          <w:rFonts w:cs="Arial"/>
        </w:rPr>
        <w:t>snowman</w:t>
      </w:r>
      <w:r w:rsidRPr="00E72880">
        <w:rPr>
          <w:rFonts w:cs="Arial"/>
        </w:rPr>
        <w:t xml:space="preserve"> icon.</w:t>
      </w:r>
    </w:p>
    <w:p w14:paraId="531ED289" w14:textId="455D1D87" w:rsidR="004741AA" w:rsidRPr="00E72880" w:rsidRDefault="004741AA" w:rsidP="00672D76">
      <w:pPr>
        <w:pStyle w:val="BodyText"/>
        <w:numPr>
          <w:ilvl w:val="0"/>
          <w:numId w:val="24"/>
        </w:numPr>
        <w:spacing w:line="276" w:lineRule="auto"/>
        <w:rPr>
          <w:rFonts w:cs="Arial"/>
        </w:rPr>
      </w:pPr>
      <w:r w:rsidRPr="00E72880">
        <w:rPr>
          <w:rFonts w:cs="Arial"/>
        </w:rPr>
        <w:t>In the Dropdown, select the 'Manage Time Cursor' option.</w:t>
      </w:r>
    </w:p>
    <w:p w14:paraId="24C3587F" w14:textId="77777777" w:rsidR="004741AA" w:rsidRPr="00E72880" w:rsidRDefault="004741AA" w:rsidP="00B17A6D">
      <w:pPr>
        <w:pStyle w:val="BodyText"/>
        <w:numPr>
          <w:ilvl w:val="0"/>
          <w:numId w:val="24"/>
        </w:numPr>
        <w:spacing w:line="276" w:lineRule="auto"/>
        <w:rPr>
          <w:rFonts w:cs="Arial"/>
        </w:rPr>
      </w:pPr>
      <w:r w:rsidRPr="00E72880">
        <w:rPr>
          <w:rFonts w:cs="Arial"/>
        </w:rPr>
        <w:t>A new drawer is displayed with the Time Cursor options.</w:t>
      </w:r>
    </w:p>
    <w:p w14:paraId="1B52607F" w14:textId="61A57D43" w:rsidR="004741AA" w:rsidRPr="00E72880" w:rsidRDefault="004741AA" w:rsidP="00B17A6D">
      <w:pPr>
        <w:pStyle w:val="BodyText"/>
        <w:numPr>
          <w:ilvl w:val="0"/>
          <w:numId w:val="24"/>
        </w:numPr>
        <w:spacing w:line="276" w:lineRule="auto"/>
        <w:rPr>
          <w:rFonts w:cs="Arial"/>
        </w:rPr>
      </w:pPr>
      <w:r w:rsidRPr="00E72880">
        <w:rPr>
          <w:rFonts w:cs="Arial"/>
        </w:rPr>
        <w:t>Toggle 'Show Time Cursor'. By default, if the 'Set Current Cursor Time' is not defined, RAVEN will use the actual current time.</w:t>
      </w:r>
    </w:p>
    <w:p w14:paraId="43D51444" w14:textId="60775A9B" w:rsidR="006E5D4D" w:rsidRPr="00E72880" w:rsidRDefault="006E5D4D" w:rsidP="00672D76">
      <w:pPr>
        <w:pStyle w:val="BodyText"/>
        <w:keepNext/>
        <w:spacing w:line="276" w:lineRule="auto"/>
        <w:ind w:left="360"/>
        <w:jc w:val="center"/>
        <w:rPr>
          <w:rFonts w:cs="Arial"/>
        </w:rPr>
      </w:pPr>
      <w:r w:rsidRPr="00E72880">
        <w:rPr>
          <w:rFonts w:cs="Arial"/>
          <w:noProof/>
        </w:rPr>
        <w:drawing>
          <wp:inline distT="0" distB="0" distL="0" distR="0" wp14:anchorId="5DDBC758" wp14:editId="537B6F68">
            <wp:extent cx="2778369" cy="2144331"/>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5415" cy="2149769"/>
                    </a:xfrm>
                    <a:prstGeom prst="rect">
                      <a:avLst/>
                    </a:prstGeom>
                  </pic:spPr>
                </pic:pic>
              </a:graphicData>
            </a:graphic>
          </wp:inline>
        </w:drawing>
      </w:r>
    </w:p>
    <w:p w14:paraId="11ED3883" w14:textId="70E5D084" w:rsidR="004741AA" w:rsidRPr="00E72880" w:rsidRDefault="004741AA" w:rsidP="00672D76">
      <w:pPr>
        <w:pStyle w:val="Caption"/>
        <w:spacing w:line="276" w:lineRule="auto"/>
        <w:ind w:left="360" w:right="720"/>
        <w:jc w:val="center"/>
        <w:rPr>
          <w:rFonts w:cs="Arial"/>
          <w:i/>
        </w:rPr>
      </w:pPr>
      <w:bookmarkStart w:id="1374" w:name="_Toc27568139"/>
      <w:bookmarkStart w:id="1375" w:name="_Toc27568796"/>
      <w:r w:rsidRPr="00E72880">
        <w:rPr>
          <w:rFonts w:cs="Arial"/>
          <w:b/>
          <w:i/>
        </w:rPr>
        <w:t xml:space="preserve">Figure </w:t>
      </w:r>
      <w:r w:rsidR="00A808C3" w:rsidRPr="00E72880">
        <w:rPr>
          <w:rFonts w:cs="Arial"/>
          <w:b/>
          <w:i/>
        </w:rPr>
        <w:t>1</w:t>
      </w:r>
      <w:r w:rsidR="00BB404D" w:rsidRPr="00E72880">
        <w:rPr>
          <w:rFonts w:cs="Arial"/>
          <w:b/>
          <w:i/>
        </w:rPr>
        <w:t>7</w:t>
      </w:r>
      <w:r w:rsidRPr="00E72880">
        <w:rPr>
          <w:rFonts w:cs="Arial"/>
          <w:b/>
          <w:i/>
        </w:rPr>
        <w:t xml:space="preserve">. </w:t>
      </w:r>
      <w:r w:rsidRPr="00E72880">
        <w:rPr>
          <w:rFonts w:cs="Arial"/>
          <w:i/>
        </w:rPr>
        <w:t>Time cursor added in the application. Note that in the left side of the application a drawer to Manage Time Cursor is opened. 'Other Options Section' will provide details.</w:t>
      </w:r>
      <w:bookmarkEnd w:id="1374"/>
      <w:bookmarkEnd w:id="1375"/>
    </w:p>
    <w:p w14:paraId="03C30CF8" w14:textId="34CD4360" w:rsidR="00DA5CEB" w:rsidRPr="00E72880" w:rsidRDefault="00DA5CEB" w:rsidP="00672D76">
      <w:pPr>
        <w:pStyle w:val="BodyText"/>
        <w:spacing w:line="276" w:lineRule="auto"/>
        <w:rPr>
          <w:rFonts w:cs="Arial"/>
        </w:rPr>
      </w:pPr>
    </w:p>
    <w:p w14:paraId="419E78AA" w14:textId="77777777" w:rsidR="005509F5" w:rsidRPr="00E72880" w:rsidRDefault="005509F5" w:rsidP="00672D76">
      <w:pPr>
        <w:pStyle w:val="BodyText"/>
        <w:spacing w:line="276" w:lineRule="auto"/>
        <w:rPr>
          <w:rFonts w:cs="Arial"/>
        </w:rPr>
      </w:pPr>
    </w:p>
    <w:p w14:paraId="59D002F3" w14:textId="300C7618" w:rsidR="004741AA" w:rsidRPr="00E72880" w:rsidRDefault="004741AA" w:rsidP="00771579">
      <w:pPr>
        <w:pStyle w:val="Heading6"/>
        <w:rPr>
          <w:rFonts w:cs="Arial"/>
        </w:rPr>
      </w:pPr>
      <w:bookmarkStart w:id="1376" w:name="_Toc27639364"/>
      <w:r w:rsidRPr="00E72880">
        <w:rPr>
          <w:rFonts w:cs="Arial"/>
        </w:rPr>
        <w:lastRenderedPageBreak/>
        <w:t>Other options</w:t>
      </w:r>
      <w:bookmarkEnd w:id="1376"/>
    </w:p>
    <w:tbl>
      <w:tblPr>
        <w:tblStyle w:val="TableGridLight"/>
        <w:tblW w:w="0" w:type="auto"/>
        <w:jc w:val="center"/>
        <w:tblLook w:val="04A0" w:firstRow="1" w:lastRow="0" w:firstColumn="1" w:lastColumn="0" w:noHBand="0" w:noVBand="1"/>
      </w:tblPr>
      <w:tblGrid>
        <w:gridCol w:w="1980"/>
        <w:gridCol w:w="6030"/>
      </w:tblGrid>
      <w:tr w:rsidR="004741AA" w:rsidRPr="00E72880" w14:paraId="7D3CC033" w14:textId="77777777" w:rsidTr="004741AA">
        <w:trPr>
          <w:jc w:val="center"/>
        </w:trPr>
        <w:tc>
          <w:tcPr>
            <w:tcW w:w="1980" w:type="dxa"/>
          </w:tcPr>
          <w:p w14:paraId="5DD23121" w14:textId="77777777" w:rsidR="004741AA" w:rsidRPr="00E72880" w:rsidRDefault="004741AA" w:rsidP="00672D76">
            <w:pPr>
              <w:pStyle w:val="BodyText"/>
              <w:spacing w:line="276" w:lineRule="auto"/>
              <w:rPr>
                <w:rFonts w:cs="Arial"/>
              </w:rPr>
            </w:pPr>
            <w:r w:rsidRPr="00E72880">
              <w:rPr>
                <w:rFonts w:cs="Arial"/>
              </w:rPr>
              <w:t>Option</w:t>
            </w:r>
          </w:p>
        </w:tc>
        <w:tc>
          <w:tcPr>
            <w:tcW w:w="6030" w:type="dxa"/>
          </w:tcPr>
          <w:p w14:paraId="63B3A138" w14:textId="77777777" w:rsidR="004741AA" w:rsidRPr="00E72880" w:rsidRDefault="004741AA" w:rsidP="00672D76">
            <w:pPr>
              <w:pStyle w:val="BodyText"/>
              <w:spacing w:line="276" w:lineRule="auto"/>
              <w:rPr>
                <w:rFonts w:cs="Arial"/>
              </w:rPr>
            </w:pPr>
            <w:r w:rsidRPr="00E72880">
              <w:rPr>
                <w:rFonts w:cs="Arial"/>
              </w:rPr>
              <w:t>Description</w:t>
            </w:r>
          </w:p>
        </w:tc>
      </w:tr>
      <w:tr w:rsidR="004741AA" w:rsidRPr="00E72880" w14:paraId="135278FA" w14:textId="77777777" w:rsidTr="004741AA">
        <w:trPr>
          <w:jc w:val="center"/>
        </w:trPr>
        <w:tc>
          <w:tcPr>
            <w:tcW w:w="1980" w:type="dxa"/>
          </w:tcPr>
          <w:p w14:paraId="1EA66315" w14:textId="77777777" w:rsidR="004741AA" w:rsidRPr="00E72880" w:rsidRDefault="004741AA" w:rsidP="00672D76">
            <w:pPr>
              <w:pStyle w:val="BodyText"/>
              <w:spacing w:line="276" w:lineRule="auto"/>
              <w:jc w:val="left"/>
              <w:rPr>
                <w:rFonts w:cs="Arial"/>
                <w:b/>
              </w:rPr>
            </w:pPr>
            <w:r w:rsidRPr="00E72880">
              <w:rPr>
                <w:rFonts w:cs="Arial"/>
                <w:b/>
              </w:rPr>
              <w:t>Show Time Cursor</w:t>
            </w:r>
          </w:p>
        </w:tc>
        <w:tc>
          <w:tcPr>
            <w:tcW w:w="6030" w:type="dxa"/>
          </w:tcPr>
          <w:p w14:paraId="7033EE86" w14:textId="77777777" w:rsidR="004741AA" w:rsidRPr="00E72880" w:rsidRDefault="004741AA" w:rsidP="00672D76">
            <w:pPr>
              <w:pStyle w:val="BodyText"/>
              <w:spacing w:line="276" w:lineRule="auto"/>
              <w:rPr>
                <w:rFonts w:cs="Arial"/>
              </w:rPr>
            </w:pPr>
            <w:r w:rsidRPr="00E72880">
              <w:rPr>
                <w:rFonts w:cs="Arial"/>
              </w:rPr>
              <w:t>Will toggle the view of the time cursor in the timeline.</w:t>
            </w:r>
          </w:p>
        </w:tc>
      </w:tr>
      <w:tr w:rsidR="004741AA" w:rsidRPr="00E72880" w14:paraId="2F51A18E" w14:textId="77777777" w:rsidTr="004741AA">
        <w:trPr>
          <w:jc w:val="center"/>
        </w:trPr>
        <w:tc>
          <w:tcPr>
            <w:tcW w:w="1980" w:type="dxa"/>
          </w:tcPr>
          <w:p w14:paraId="5DF7D0AE" w14:textId="77777777" w:rsidR="004741AA" w:rsidRPr="00E72880" w:rsidRDefault="004741AA" w:rsidP="00672D76">
            <w:pPr>
              <w:pStyle w:val="BodyText"/>
              <w:spacing w:line="276" w:lineRule="auto"/>
              <w:jc w:val="left"/>
              <w:rPr>
                <w:rFonts w:cs="Arial"/>
                <w:b/>
              </w:rPr>
            </w:pPr>
            <w:r w:rsidRPr="00E72880">
              <w:rPr>
                <w:rFonts w:cs="Arial"/>
                <w:b/>
              </w:rPr>
              <w:t>Current Cursor Time</w:t>
            </w:r>
          </w:p>
        </w:tc>
        <w:tc>
          <w:tcPr>
            <w:tcW w:w="6030" w:type="dxa"/>
          </w:tcPr>
          <w:p w14:paraId="070D9674" w14:textId="77777777" w:rsidR="004741AA" w:rsidRPr="00E72880" w:rsidRDefault="004741AA" w:rsidP="00672D76">
            <w:pPr>
              <w:pStyle w:val="BodyText"/>
              <w:spacing w:line="276" w:lineRule="auto"/>
              <w:rPr>
                <w:rFonts w:cs="Arial"/>
              </w:rPr>
            </w:pPr>
            <w:r w:rsidRPr="00E72880">
              <w:rPr>
                <w:rFonts w:cs="Arial"/>
              </w:rPr>
              <w:t>Defines where in the timeline the time cursor is. By default, it will be set to the actual current time.</w:t>
            </w:r>
          </w:p>
        </w:tc>
      </w:tr>
      <w:tr w:rsidR="004741AA" w:rsidRPr="00E72880" w14:paraId="76C4D366" w14:textId="77777777" w:rsidTr="004741AA">
        <w:trPr>
          <w:jc w:val="center"/>
        </w:trPr>
        <w:tc>
          <w:tcPr>
            <w:tcW w:w="1980" w:type="dxa"/>
          </w:tcPr>
          <w:p w14:paraId="69AF8E03" w14:textId="77777777" w:rsidR="004741AA" w:rsidRPr="00E72880" w:rsidRDefault="004741AA" w:rsidP="00672D76">
            <w:pPr>
              <w:pStyle w:val="BodyText"/>
              <w:spacing w:line="276" w:lineRule="auto"/>
              <w:jc w:val="left"/>
              <w:rPr>
                <w:rFonts w:cs="Arial"/>
                <w:b/>
              </w:rPr>
            </w:pPr>
            <w:r w:rsidRPr="00E72880">
              <w:rPr>
                <w:rFonts w:cs="Arial"/>
                <w:b/>
              </w:rPr>
              <w:t>Set Current Cursor Time</w:t>
            </w:r>
          </w:p>
        </w:tc>
        <w:tc>
          <w:tcPr>
            <w:tcW w:w="6030" w:type="dxa"/>
          </w:tcPr>
          <w:p w14:paraId="0EE80998" w14:textId="77777777" w:rsidR="004741AA" w:rsidRPr="00E72880" w:rsidRDefault="004741AA" w:rsidP="00672D76">
            <w:pPr>
              <w:pStyle w:val="BodyText"/>
              <w:spacing w:line="276" w:lineRule="auto"/>
              <w:rPr>
                <w:rFonts w:cs="Arial"/>
              </w:rPr>
            </w:pPr>
            <w:r w:rsidRPr="00E72880">
              <w:rPr>
                <w:rFonts w:cs="Arial"/>
              </w:rPr>
              <w:t>Allows the user to manually enter where the time cursor will start.</w:t>
            </w:r>
          </w:p>
        </w:tc>
      </w:tr>
      <w:tr w:rsidR="004741AA" w:rsidRPr="00E72880" w14:paraId="18E74F5A" w14:textId="77777777" w:rsidTr="004741AA">
        <w:trPr>
          <w:jc w:val="center"/>
        </w:trPr>
        <w:tc>
          <w:tcPr>
            <w:tcW w:w="1980" w:type="dxa"/>
          </w:tcPr>
          <w:p w14:paraId="77EEDF52" w14:textId="77777777" w:rsidR="004741AA" w:rsidRPr="00E72880" w:rsidRDefault="004741AA" w:rsidP="00672D76">
            <w:pPr>
              <w:pStyle w:val="BodyText"/>
              <w:spacing w:line="276" w:lineRule="auto"/>
              <w:jc w:val="left"/>
              <w:rPr>
                <w:rFonts w:cs="Arial"/>
                <w:b/>
              </w:rPr>
            </w:pPr>
            <w:r w:rsidRPr="00E72880">
              <w:rPr>
                <w:rFonts w:cs="Arial"/>
                <w:b/>
              </w:rPr>
              <w:t>Auto-Page</w:t>
            </w:r>
          </w:p>
        </w:tc>
        <w:tc>
          <w:tcPr>
            <w:tcW w:w="6030" w:type="dxa"/>
          </w:tcPr>
          <w:p w14:paraId="21FA42F4" w14:textId="77777777" w:rsidR="004741AA" w:rsidRPr="00E72880" w:rsidRDefault="004741AA" w:rsidP="00672D76">
            <w:pPr>
              <w:pStyle w:val="BodyText"/>
              <w:spacing w:line="276" w:lineRule="auto"/>
              <w:rPr>
                <w:rFonts w:cs="Arial"/>
              </w:rPr>
            </w:pPr>
            <w:r w:rsidRPr="00E72880">
              <w:rPr>
                <w:rFonts w:cs="Arial"/>
              </w:rPr>
              <w:t>If On, as the time cursor reaches the right side of the timeline, the time range will update so the time cursor is always visible.</w:t>
            </w:r>
          </w:p>
        </w:tc>
      </w:tr>
      <w:tr w:rsidR="004741AA" w:rsidRPr="00E72880" w14:paraId="0C82F0E7" w14:textId="77777777" w:rsidTr="004741AA">
        <w:trPr>
          <w:jc w:val="center"/>
        </w:trPr>
        <w:tc>
          <w:tcPr>
            <w:tcW w:w="1980" w:type="dxa"/>
          </w:tcPr>
          <w:p w14:paraId="7CDBF8D2" w14:textId="77777777" w:rsidR="004741AA" w:rsidRPr="00E72880" w:rsidRDefault="004741AA" w:rsidP="00672D76">
            <w:pPr>
              <w:pStyle w:val="BodyText"/>
              <w:spacing w:line="276" w:lineRule="auto"/>
              <w:jc w:val="left"/>
              <w:rPr>
                <w:rFonts w:cs="Arial"/>
                <w:b/>
              </w:rPr>
            </w:pPr>
            <w:r w:rsidRPr="00E72880">
              <w:rPr>
                <w:rFonts w:cs="Arial"/>
                <w:b/>
              </w:rPr>
              <w:t>Clock Rate</w:t>
            </w:r>
          </w:p>
        </w:tc>
        <w:tc>
          <w:tcPr>
            <w:tcW w:w="6030" w:type="dxa"/>
          </w:tcPr>
          <w:p w14:paraId="1DE59B49" w14:textId="77777777" w:rsidR="004741AA" w:rsidRPr="00E72880" w:rsidRDefault="004741AA" w:rsidP="00672D76">
            <w:pPr>
              <w:pStyle w:val="BodyText"/>
              <w:spacing w:line="276" w:lineRule="auto"/>
              <w:rPr>
                <w:rFonts w:cs="Arial"/>
              </w:rPr>
            </w:pPr>
            <w:r w:rsidRPr="00E72880">
              <w:rPr>
                <w:rFonts w:cs="Arial"/>
              </w:rPr>
              <w:t>Defines the rate at which the cursor moves through the timeline.</w:t>
            </w:r>
          </w:p>
        </w:tc>
      </w:tr>
      <w:tr w:rsidR="004741AA" w:rsidRPr="00E72880" w14:paraId="42676CE7" w14:textId="77777777" w:rsidTr="004741AA">
        <w:trPr>
          <w:jc w:val="center"/>
        </w:trPr>
        <w:tc>
          <w:tcPr>
            <w:tcW w:w="1980" w:type="dxa"/>
          </w:tcPr>
          <w:p w14:paraId="166075EF" w14:textId="77777777" w:rsidR="004741AA" w:rsidRPr="00E72880" w:rsidRDefault="004741AA" w:rsidP="00672D76">
            <w:pPr>
              <w:pStyle w:val="BodyText"/>
              <w:spacing w:line="276" w:lineRule="auto"/>
              <w:jc w:val="left"/>
              <w:rPr>
                <w:rFonts w:cs="Arial"/>
                <w:b/>
              </w:rPr>
            </w:pPr>
            <w:r w:rsidRPr="00E72880">
              <w:rPr>
                <w:rFonts w:cs="Arial"/>
                <w:b/>
              </w:rPr>
              <w:t>Current Time Delta</w:t>
            </w:r>
          </w:p>
        </w:tc>
        <w:tc>
          <w:tcPr>
            <w:tcW w:w="6030" w:type="dxa"/>
          </w:tcPr>
          <w:p w14:paraId="0D990527" w14:textId="77777777" w:rsidR="004741AA" w:rsidRPr="00E72880" w:rsidRDefault="004741AA" w:rsidP="00672D76">
            <w:pPr>
              <w:pStyle w:val="BodyText"/>
              <w:spacing w:line="276" w:lineRule="auto"/>
              <w:rPr>
                <w:rFonts w:cs="Arial"/>
              </w:rPr>
            </w:pPr>
            <w:r w:rsidRPr="00E72880">
              <w:rPr>
                <w:rFonts w:cs="Arial"/>
              </w:rPr>
              <w:t>When the time cursor doesn't have a manual 'Set Current Cursor Time' value defined, the value assigned in this field will be added to the actual current time.</w:t>
            </w:r>
          </w:p>
        </w:tc>
      </w:tr>
      <w:tr w:rsidR="004741AA" w:rsidRPr="00E72880" w14:paraId="4641EED3" w14:textId="77777777" w:rsidTr="004741AA">
        <w:trPr>
          <w:jc w:val="center"/>
        </w:trPr>
        <w:tc>
          <w:tcPr>
            <w:tcW w:w="1980" w:type="dxa"/>
          </w:tcPr>
          <w:p w14:paraId="14C9BB8D" w14:textId="77777777" w:rsidR="004741AA" w:rsidRPr="00E72880" w:rsidRDefault="004741AA" w:rsidP="00672D76">
            <w:pPr>
              <w:pStyle w:val="BodyText"/>
              <w:spacing w:line="276" w:lineRule="auto"/>
              <w:jc w:val="left"/>
              <w:rPr>
                <w:rFonts w:cs="Arial"/>
                <w:b/>
              </w:rPr>
            </w:pPr>
            <w:r w:rsidRPr="00E72880">
              <w:rPr>
                <w:rFonts w:cs="Arial"/>
                <w:b/>
              </w:rPr>
              <w:t xml:space="preserve">Cursor </w:t>
            </w:r>
            <w:proofErr w:type="spellStart"/>
            <w:r w:rsidRPr="00E72880">
              <w:rPr>
                <w:rFonts w:cs="Arial"/>
                <w:b/>
              </w:rPr>
              <w:t>Color</w:t>
            </w:r>
            <w:proofErr w:type="spellEnd"/>
          </w:p>
        </w:tc>
        <w:tc>
          <w:tcPr>
            <w:tcW w:w="6030" w:type="dxa"/>
          </w:tcPr>
          <w:p w14:paraId="1A2CDDB3" w14:textId="77777777" w:rsidR="004741AA" w:rsidRPr="00E72880" w:rsidRDefault="004741AA" w:rsidP="00672D76">
            <w:pPr>
              <w:pStyle w:val="BodyText"/>
              <w:spacing w:line="276" w:lineRule="auto"/>
              <w:rPr>
                <w:rFonts w:cs="Arial"/>
              </w:rPr>
            </w:pPr>
            <w:r w:rsidRPr="00E72880">
              <w:rPr>
                <w:rFonts w:cs="Arial"/>
              </w:rPr>
              <w:t xml:space="preserve">Defines the </w:t>
            </w:r>
            <w:proofErr w:type="spellStart"/>
            <w:r w:rsidRPr="00E72880">
              <w:rPr>
                <w:rFonts w:cs="Arial"/>
              </w:rPr>
              <w:t>color</w:t>
            </w:r>
            <w:proofErr w:type="spellEnd"/>
            <w:r w:rsidRPr="00E72880">
              <w:rPr>
                <w:rFonts w:cs="Arial"/>
              </w:rPr>
              <w:t xml:space="preserve"> of the cursor. The default </w:t>
            </w:r>
            <w:proofErr w:type="spellStart"/>
            <w:r w:rsidRPr="00E72880">
              <w:rPr>
                <w:rFonts w:cs="Arial"/>
              </w:rPr>
              <w:t>color</w:t>
            </w:r>
            <w:proofErr w:type="spellEnd"/>
            <w:r w:rsidRPr="00E72880">
              <w:rPr>
                <w:rFonts w:cs="Arial"/>
              </w:rPr>
              <w:t xml:space="preserve"> is red.</w:t>
            </w:r>
          </w:p>
        </w:tc>
      </w:tr>
      <w:tr w:rsidR="004741AA" w:rsidRPr="00E72880" w14:paraId="158105E1" w14:textId="77777777" w:rsidTr="004741AA">
        <w:trPr>
          <w:jc w:val="center"/>
        </w:trPr>
        <w:tc>
          <w:tcPr>
            <w:tcW w:w="1980" w:type="dxa"/>
          </w:tcPr>
          <w:p w14:paraId="6A73E37A" w14:textId="77777777" w:rsidR="004741AA" w:rsidRPr="00E72880" w:rsidRDefault="004741AA" w:rsidP="00672D76">
            <w:pPr>
              <w:pStyle w:val="BodyText"/>
              <w:spacing w:line="276" w:lineRule="auto"/>
              <w:jc w:val="left"/>
              <w:rPr>
                <w:rFonts w:cs="Arial"/>
                <w:b/>
              </w:rPr>
            </w:pPr>
            <w:r w:rsidRPr="00E72880">
              <w:rPr>
                <w:rFonts w:cs="Arial"/>
                <w:b/>
              </w:rPr>
              <w:t>Cursor Width</w:t>
            </w:r>
          </w:p>
        </w:tc>
        <w:tc>
          <w:tcPr>
            <w:tcW w:w="6030" w:type="dxa"/>
          </w:tcPr>
          <w:p w14:paraId="7AEA9C74" w14:textId="77777777" w:rsidR="004741AA" w:rsidRPr="00E72880" w:rsidRDefault="004741AA" w:rsidP="00672D76">
            <w:pPr>
              <w:pStyle w:val="BodyText"/>
              <w:spacing w:line="276" w:lineRule="auto"/>
              <w:rPr>
                <w:rFonts w:cs="Arial"/>
              </w:rPr>
            </w:pPr>
            <w:r w:rsidRPr="00E72880">
              <w:rPr>
                <w:rFonts w:cs="Arial"/>
              </w:rPr>
              <w:t>Defines the width of the cursor.</w:t>
            </w:r>
          </w:p>
        </w:tc>
      </w:tr>
    </w:tbl>
    <w:p w14:paraId="31B1BAFF" w14:textId="30613D83" w:rsidR="005509F5" w:rsidRPr="00E72880" w:rsidRDefault="00857783" w:rsidP="007A2CAA">
      <w:pPr>
        <w:pStyle w:val="Table"/>
        <w:pPrChange w:id="1377" w:author="Microsoft Office User" w:date="2019-12-18T13:43:00Z">
          <w:pPr>
            <w:pStyle w:val="Caption"/>
            <w:jc w:val="center"/>
          </w:pPr>
        </w:pPrChange>
      </w:pPr>
      <w:bookmarkStart w:id="1378" w:name="_Toc27568140"/>
      <w:bookmarkStart w:id="1379" w:name="_Toc27568797"/>
      <w:bookmarkStart w:id="1380" w:name="_Toc27569191"/>
      <w:r w:rsidRPr="00E72880">
        <w:t xml:space="preserve">Table </w:t>
      </w:r>
      <w:del w:id="1381" w:author="Microsoft Office User" w:date="2019-12-18T12:59:00Z">
        <w:r w:rsidRPr="00E72880" w:rsidDel="00070C0A">
          <w:fldChar w:fldCharType="begin"/>
        </w:r>
        <w:r w:rsidRPr="00E72880" w:rsidDel="00070C0A">
          <w:delInstrText xml:space="preserve"> SEQ Table \* ARABIC </w:delInstrText>
        </w:r>
        <w:r w:rsidRPr="00E72880" w:rsidDel="00070C0A">
          <w:fldChar w:fldCharType="separate"/>
        </w:r>
        <w:r w:rsidR="003A025C" w:rsidDel="00070C0A">
          <w:rPr>
            <w:noProof/>
          </w:rPr>
          <w:delText>12</w:delText>
        </w:r>
        <w:r w:rsidRPr="00E72880" w:rsidDel="00070C0A">
          <w:fldChar w:fldCharType="end"/>
        </w:r>
      </w:del>
      <w:ins w:id="1382" w:author="Microsoft Office User" w:date="2019-12-18T12:59:00Z">
        <w:r w:rsidR="00070C0A">
          <w:t>11</w:t>
        </w:r>
      </w:ins>
      <w:r w:rsidRPr="00E72880">
        <w:t>. Time Cursor Settings.</w:t>
      </w:r>
      <w:bookmarkEnd w:id="1378"/>
      <w:bookmarkEnd w:id="1379"/>
      <w:bookmarkEnd w:id="1380"/>
    </w:p>
    <w:p w14:paraId="09EC4437" w14:textId="4801B08C" w:rsidR="002D0A22" w:rsidRPr="00E72880" w:rsidRDefault="002D0A22" w:rsidP="002D0A22">
      <w:pPr>
        <w:pStyle w:val="BodyText"/>
        <w:rPr>
          <w:rFonts w:cs="Arial"/>
        </w:rPr>
      </w:pPr>
    </w:p>
    <w:p w14:paraId="03DEB80A" w14:textId="495AF8D4" w:rsidR="002D0A22" w:rsidRPr="00E72880" w:rsidRDefault="002D0A22" w:rsidP="002D0A22">
      <w:pPr>
        <w:pStyle w:val="BodyText"/>
        <w:rPr>
          <w:rFonts w:cs="Arial"/>
        </w:rPr>
      </w:pPr>
    </w:p>
    <w:p w14:paraId="4208BC79" w14:textId="61106515" w:rsidR="002D0A22" w:rsidRPr="00E72880" w:rsidRDefault="002D0A22" w:rsidP="002D0A22">
      <w:pPr>
        <w:pStyle w:val="BodyText"/>
        <w:rPr>
          <w:rFonts w:cs="Arial"/>
        </w:rPr>
      </w:pPr>
    </w:p>
    <w:p w14:paraId="4D02CD2A" w14:textId="732C6B9A" w:rsidR="002D0A22" w:rsidRPr="00E72880" w:rsidRDefault="002D0A22" w:rsidP="002D0A22">
      <w:pPr>
        <w:pStyle w:val="BodyText"/>
        <w:rPr>
          <w:rFonts w:cs="Arial"/>
        </w:rPr>
      </w:pPr>
    </w:p>
    <w:p w14:paraId="0A28DEFF" w14:textId="1C9E3895" w:rsidR="002D0A22" w:rsidRPr="00E72880" w:rsidRDefault="002D0A22" w:rsidP="002D0A22">
      <w:pPr>
        <w:pStyle w:val="BodyText"/>
        <w:rPr>
          <w:rFonts w:cs="Arial"/>
        </w:rPr>
      </w:pPr>
    </w:p>
    <w:p w14:paraId="7CED6CDD" w14:textId="12088564" w:rsidR="002D0A22" w:rsidRPr="00E72880" w:rsidRDefault="002D0A22" w:rsidP="002D0A22">
      <w:pPr>
        <w:pStyle w:val="BodyText"/>
        <w:rPr>
          <w:rFonts w:cs="Arial"/>
        </w:rPr>
      </w:pPr>
    </w:p>
    <w:p w14:paraId="6BF20B71" w14:textId="28A6AC6B" w:rsidR="002D0A22" w:rsidRPr="00E72880" w:rsidRDefault="002D0A22" w:rsidP="002D0A22">
      <w:pPr>
        <w:pStyle w:val="BodyText"/>
        <w:rPr>
          <w:rFonts w:cs="Arial"/>
        </w:rPr>
      </w:pPr>
    </w:p>
    <w:p w14:paraId="1D314F47" w14:textId="6ABBBB62" w:rsidR="002D0A22" w:rsidRPr="00E72880" w:rsidRDefault="002D0A22" w:rsidP="002D0A22">
      <w:pPr>
        <w:pStyle w:val="BodyText"/>
        <w:rPr>
          <w:rFonts w:cs="Arial"/>
        </w:rPr>
      </w:pPr>
    </w:p>
    <w:p w14:paraId="3F108D45" w14:textId="1599F641" w:rsidR="002D0A22" w:rsidRPr="00E72880" w:rsidRDefault="002D0A22" w:rsidP="002D0A22">
      <w:pPr>
        <w:pStyle w:val="BodyText"/>
        <w:rPr>
          <w:rFonts w:cs="Arial"/>
        </w:rPr>
      </w:pPr>
    </w:p>
    <w:p w14:paraId="4E88DA67" w14:textId="77777777" w:rsidR="002D0A22" w:rsidRPr="00E72880" w:rsidRDefault="002D0A22" w:rsidP="002D0A22">
      <w:pPr>
        <w:pStyle w:val="BodyText"/>
        <w:rPr>
          <w:rFonts w:cs="Arial"/>
        </w:rPr>
      </w:pPr>
    </w:p>
    <w:p w14:paraId="24A4B404" w14:textId="586F0E81" w:rsidR="00DA5CEB" w:rsidRPr="00E72880" w:rsidRDefault="00DA5CEB" w:rsidP="00771579">
      <w:pPr>
        <w:pStyle w:val="Heading5"/>
        <w:rPr>
          <w:rFonts w:cs="Arial"/>
        </w:rPr>
      </w:pPr>
      <w:bookmarkStart w:id="1383" w:name="_Toc27639365"/>
      <w:r w:rsidRPr="00E72880">
        <w:rPr>
          <w:rFonts w:cs="Arial"/>
        </w:rPr>
        <w:lastRenderedPageBreak/>
        <w:t>States, Layouts and Shareable Links</w:t>
      </w:r>
      <w:bookmarkEnd w:id="1383"/>
    </w:p>
    <w:p w14:paraId="1767B3C0" w14:textId="29EDF49C" w:rsidR="00DA5CEB" w:rsidRPr="00E72880" w:rsidRDefault="00DA5CEB" w:rsidP="00672D76">
      <w:pPr>
        <w:pStyle w:val="BodyText"/>
        <w:spacing w:line="276" w:lineRule="auto"/>
        <w:rPr>
          <w:rFonts w:cs="Arial"/>
        </w:rPr>
      </w:pPr>
      <w:r w:rsidRPr="00E72880">
        <w:rPr>
          <w:rFonts w:cs="Arial"/>
        </w:rPr>
        <w:t xml:space="preserve">When the user desires to save and recover their data display in a future; </w:t>
      </w:r>
      <w:r w:rsidR="000C45BB">
        <w:rPr>
          <w:rFonts w:cs="Arial"/>
        </w:rPr>
        <w:t>s</w:t>
      </w:r>
      <w:r w:rsidRPr="00E72880">
        <w:rPr>
          <w:rFonts w:cs="Arial"/>
        </w:rPr>
        <w:t>tates, layouts and shareable links provide this functionality.</w:t>
      </w:r>
    </w:p>
    <w:p w14:paraId="00678613" w14:textId="4FFCEF0F" w:rsidR="00DA5CEB" w:rsidRPr="00E72880" w:rsidRDefault="00DA5CEB" w:rsidP="00771579">
      <w:pPr>
        <w:pStyle w:val="Heading6"/>
        <w:rPr>
          <w:rFonts w:cs="Arial"/>
        </w:rPr>
      </w:pPr>
      <w:bookmarkStart w:id="1384" w:name="_Toc27639366"/>
      <w:r w:rsidRPr="00E72880">
        <w:rPr>
          <w:rFonts w:cs="Arial"/>
        </w:rPr>
        <w:t>States</w:t>
      </w:r>
      <w:bookmarkEnd w:id="1384"/>
    </w:p>
    <w:p w14:paraId="01C9850C" w14:textId="113F7207" w:rsidR="00857783" w:rsidRPr="00E72880" w:rsidRDefault="00DA5CEB" w:rsidP="00672D76">
      <w:pPr>
        <w:pStyle w:val="BodyText"/>
        <w:spacing w:line="276" w:lineRule="auto"/>
        <w:rPr>
          <w:rFonts w:cs="Arial"/>
        </w:rPr>
      </w:pPr>
      <w:r w:rsidRPr="00E72880">
        <w:rPr>
          <w:rFonts w:cs="Arial"/>
        </w:rPr>
        <w:t>A state saves all the bands, bands options, view range and all the items that the user added and customized at the moment a state was saved. A user can save their state anywhere in the source tree where allowed to do so.</w:t>
      </w:r>
    </w:p>
    <w:p w14:paraId="1D6E8AF0" w14:textId="026BD9B7" w:rsidR="00DA5CEB" w:rsidRPr="00E72880" w:rsidRDefault="00DA5CEB" w:rsidP="00771579">
      <w:pPr>
        <w:pStyle w:val="Heading7"/>
        <w:rPr>
          <w:rFonts w:cs="Arial"/>
        </w:rPr>
      </w:pPr>
      <w:bookmarkStart w:id="1385" w:name="_Toc27639367"/>
      <w:r w:rsidRPr="00E72880">
        <w:rPr>
          <w:rFonts w:cs="Arial"/>
        </w:rPr>
        <w:t>How to: Save a State</w:t>
      </w:r>
      <w:bookmarkEnd w:id="1385"/>
      <w:r w:rsidR="003871A8" w:rsidRPr="00E72880">
        <w:rPr>
          <w:rFonts w:cs="Arial"/>
        </w:rPr>
        <w:t xml:space="preserve"> </w:t>
      </w:r>
    </w:p>
    <w:p w14:paraId="3F953E41" w14:textId="77777777" w:rsidR="00DA5CEB" w:rsidRPr="00E72880" w:rsidRDefault="00DA5CEB" w:rsidP="00B17A6D">
      <w:pPr>
        <w:pStyle w:val="BodyText"/>
        <w:numPr>
          <w:ilvl w:val="0"/>
          <w:numId w:val="25"/>
        </w:numPr>
        <w:spacing w:line="276" w:lineRule="auto"/>
        <w:rPr>
          <w:rFonts w:cs="Arial"/>
        </w:rPr>
      </w:pPr>
      <w:r w:rsidRPr="00E72880">
        <w:rPr>
          <w:rFonts w:cs="Arial"/>
        </w:rPr>
        <w:t>Select a Database.</w:t>
      </w:r>
    </w:p>
    <w:p w14:paraId="79D7BC9B" w14:textId="77777777" w:rsidR="00DA5CEB" w:rsidRPr="00E72880" w:rsidRDefault="00DA5CEB" w:rsidP="00B17A6D">
      <w:pPr>
        <w:pStyle w:val="BodyText"/>
        <w:numPr>
          <w:ilvl w:val="0"/>
          <w:numId w:val="25"/>
        </w:numPr>
        <w:spacing w:line="276" w:lineRule="auto"/>
        <w:rPr>
          <w:rFonts w:cs="Arial"/>
        </w:rPr>
      </w:pPr>
      <w:r w:rsidRPr="00E72880">
        <w:rPr>
          <w:rFonts w:cs="Arial"/>
        </w:rPr>
        <w:t>Click the snowman icon.</w:t>
      </w:r>
    </w:p>
    <w:p w14:paraId="042CF9EC" w14:textId="77777777" w:rsidR="00DA5CEB" w:rsidRPr="00E72880" w:rsidRDefault="00DA5CEB" w:rsidP="00B17A6D">
      <w:pPr>
        <w:pStyle w:val="BodyText"/>
        <w:numPr>
          <w:ilvl w:val="0"/>
          <w:numId w:val="25"/>
        </w:numPr>
        <w:spacing w:line="276" w:lineRule="auto"/>
        <w:rPr>
          <w:rFonts w:cs="Arial"/>
        </w:rPr>
      </w:pPr>
      <w:r w:rsidRPr="00E72880">
        <w:rPr>
          <w:rFonts w:cs="Arial"/>
        </w:rPr>
        <w:t>In the dropdown, select: 'Save'.</w:t>
      </w:r>
    </w:p>
    <w:p w14:paraId="572EE6E9" w14:textId="77777777" w:rsidR="00DA5CEB" w:rsidRPr="00E72880" w:rsidRDefault="00DA5CEB" w:rsidP="00B17A6D">
      <w:pPr>
        <w:pStyle w:val="BodyText"/>
        <w:numPr>
          <w:ilvl w:val="0"/>
          <w:numId w:val="25"/>
        </w:numPr>
        <w:spacing w:line="276" w:lineRule="auto"/>
        <w:rPr>
          <w:rFonts w:cs="Arial"/>
        </w:rPr>
      </w:pPr>
      <w:r w:rsidRPr="00E72880">
        <w:rPr>
          <w:rFonts w:cs="Arial"/>
        </w:rPr>
        <w:t>A dialog will open requesting a name for the state.</w:t>
      </w:r>
    </w:p>
    <w:p w14:paraId="7E008712" w14:textId="0607387A" w:rsidR="00857783" w:rsidRPr="00E72880" w:rsidRDefault="00DA5CEB" w:rsidP="00857783">
      <w:pPr>
        <w:pStyle w:val="BodyText"/>
        <w:numPr>
          <w:ilvl w:val="0"/>
          <w:numId w:val="25"/>
        </w:numPr>
        <w:spacing w:line="276" w:lineRule="auto"/>
        <w:rPr>
          <w:rFonts w:cs="Arial"/>
        </w:rPr>
      </w:pPr>
      <w:r w:rsidRPr="00E72880">
        <w:rPr>
          <w:rFonts w:cs="Arial"/>
        </w:rPr>
        <w:t>Click 'Save'. In the selected database the state should be added with the designated name.</w:t>
      </w:r>
    </w:p>
    <w:p w14:paraId="5E0E519F" w14:textId="77777777" w:rsidR="002D0A22" w:rsidRPr="00E72880" w:rsidRDefault="002D0A22" w:rsidP="002D0A22">
      <w:pPr>
        <w:pStyle w:val="BodyText"/>
        <w:spacing w:line="276" w:lineRule="auto"/>
        <w:rPr>
          <w:rFonts w:cs="Arial"/>
        </w:rPr>
      </w:pPr>
    </w:p>
    <w:p w14:paraId="798EA492" w14:textId="6ADCDB30" w:rsidR="00BB404D" w:rsidRPr="00E72880" w:rsidRDefault="00BB404D" w:rsidP="00BB404D">
      <w:pPr>
        <w:pStyle w:val="Heading7"/>
        <w:rPr>
          <w:rFonts w:cs="Arial"/>
        </w:rPr>
      </w:pPr>
      <w:bookmarkStart w:id="1386" w:name="_Toc27639368"/>
      <w:r w:rsidRPr="00E72880">
        <w:rPr>
          <w:rFonts w:cs="Arial"/>
        </w:rPr>
        <w:t>How to: Apply as a State</w:t>
      </w:r>
      <w:bookmarkEnd w:id="1386"/>
      <w:r w:rsidRPr="00E72880">
        <w:rPr>
          <w:rFonts w:cs="Arial"/>
        </w:rPr>
        <w:t xml:space="preserve"> </w:t>
      </w:r>
    </w:p>
    <w:p w14:paraId="704C6115" w14:textId="77777777" w:rsidR="00BB404D" w:rsidRPr="00E72880" w:rsidRDefault="00BB404D" w:rsidP="00BB404D">
      <w:pPr>
        <w:pStyle w:val="BodyText"/>
        <w:numPr>
          <w:ilvl w:val="0"/>
          <w:numId w:val="26"/>
        </w:numPr>
        <w:spacing w:line="276" w:lineRule="auto"/>
        <w:rPr>
          <w:rFonts w:cs="Arial"/>
        </w:rPr>
      </w:pPr>
      <w:r w:rsidRPr="00E72880">
        <w:rPr>
          <w:rFonts w:cs="Arial"/>
        </w:rPr>
        <w:t>In the Source Explorer browse for a state to load.</w:t>
      </w:r>
    </w:p>
    <w:p w14:paraId="3D356022" w14:textId="77777777" w:rsidR="00BB404D" w:rsidRPr="00E72880" w:rsidRDefault="00BB404D" w:rsidP="00BB404D">
      <w:pPr>
        <w:pStyle w:val="BodyText"/>
        <w:numPr>
          <w:ilvl w:val="0"/>
          <w:numId w:val="26"/>
        </w:numPr>
        <w:spacing w:line="276" w:lineRule="auto"/>
        <w:rPr>
          <w:rFonts w:cs="Arial"/>
        </w:rPr>
      </w:pPr>
      <w:r w:rsidRPr="00E72880">
        <w:rPr>
          <w:rFonts w:cs="Arial"/>
        </w:rPr>
        <w:t>Select the item, to do so click on its name.</w:t>
      </w:r>
    </w:p>
    <w:p w14:paraId="43B5DBC8" w14:textId="77777777" w:rsidR="00BB404D" w:rsidRPr="00E72880" w:rsidRDefault="00BB404D" w:rsidP="00BB404D">
      <w:pPr>
        <w:pStyle w:val="BodyText"/>
        <w:numPr>
          <w:ilvl w:val="0"/>
          <w:numId w:val="26"/>
        </w:numPr>
        <w:spacing w:line="276" w:lineRule="auto"/>
        <w:rPr>
          <w:rFonts w:cs="Arial"/>
        </w:rPr>
      </w:pPr>
      <w:r w:rsidRPr="00E72880">
        <w:rPr>
          <w:rFonts w:cs="Arial"/>
        </w:rPr>
        <w:t>Click the snowman icon.</w:t>
      </w:r>
    </w:p>
    <w:p w14:paraId="32BD62EC" w14:textId="77777777" w:rsidR="00BB404D" w:rsidRPr="00E72880" w:rsidRDefault="00BB404D" w:rsidP="00BB404D">
      <w:pPr>
        <w:pStyle w:val="BodyText"/>
        <w:numPr>
          <w:ilvl w:val="0"/>
          <w:numId w:val="26"/>
        </w:numPr>
        <w:spacing w:line="276" w:lineRule="auto"/>
        <w:rPr>
          <w:rFonts w:cs="Arial"/>
        </w:rPr>
      </w:pPr>
      <w:r w:rsidRPr="00E72880">
        <w:rPr>
          <w:rFonts w:cs="Arial"/>
        </w:rPr>
        <w:t>In the dropdown, select 'Apply'.</w:t>
      </w:r>
    </w:p>
    <w:p w14:paraId="2688B45A" w14:textId="77777777" w:rsidR="00BB404D" w:rsidRPr="00E72880" w:rsidRDefault="00BB404D" w:rsidP="00BB404D">
      <w:pPr>
        <w:pStyle w:val="BodyText"/>
        <w:numPr>
          <w:ilvl w:val="0"/>
          <w:numId w:val="26"/>
        </w:numPr>
        <w:spacing w:line="276" w:lineRule="auto"/>
        <w:rPr>
          <w:rFonts w:cs="Arial"/>
        </w:rPr>
      </w:pPr>
      <w:r w:rsidRPr="00E72880">
        <w:rPr>
          <w:rFonts w:cs="Arial"/>
        </w:rPr>
        <w:t>Another dropdown will be displayed, select 'State'.</w:t>
      </w:r>
    </w:p>
    <w:p w14:paraId="580F5B86" w14:textId="304DDD5F" w:rsidR="00BB404D" w:rsidRPr="00E72880" w:rsidRDefault="00BB404D" w:rsidP="00BB404D">
      <w:pPr>
        <w:pStyle w:val="BodyText"/>
        <w:numPr>
          <w:ilvl w:val="0"/>
          <w:numId w:val="26"/>
        </w:numPr>
        <w:spacing w:line="276" w:lineRule="auto"/>
        <w:rPr>
          <w:rFonts w:cs="Arial"/>
        </w:rPr>
      </w:pPr>
      <w:r w:rsidRPr="00E72880">
        <w:rPr>
          <w:rFonts w:cs="Arial"/>
        </w:rPr>
        <w:t xml:space="preserve">A dialog will appear asking for permission to remove the current state of the application. Press Yes to proceed. All the bands, the view range and the customized options will be restored. </w:t>
      </w:r>
    </w:p>
    <w:p w14:paraId="45792D12" w14:textId="6B3E4A5A" w:rsidR="003871A8" w:rsidRPr="00E72880" w:rsidRDefault="003871A8" w:rsidP="003871A8">
      <w:pPr>
        <w:pStyle w:val="BodyText"/>
        <w:spacing w:line="276" w:lineRule="auto"/>
        <w:rPr>
          <w:rFonts w:cs="Arial"/>
        </w:rPr>
      </w:pPr>
      <w:r w:rsidRPr="00E72880">
        <w:rPr>
          <w:rFonts w:cs="Arial"/>
        </w:rPr>
        <w:t xml:space="preserve">When a State is saved or applied, the State Management Buttons will appear in the Manage Graphs Menu </w:t>
      </w:r>
      <w:r w:rsidR="00BB404D" w:rsidRPr="00E72880">
        <w:rPr>
          <w:rFonts w:cs="Arial"/>
        </w:rPr>
        <w:t xml:space="preserve">as shown at </w:t>
      </w:r>
      <w:r w:rsidR="00BB404D" w:rsidRPr="00E72880">
        <w:rPr>
          <w:rFonts w:cs="Arial"/>
          <w:b/>
        </w:rPr>
        <w:t>Figure 18</w:t>
      </w:r>
      <w:r w:rsidR="00BB404D" w:rsidRPr="00E72880">
        <w:rPr>
          <w:rFonts w:cs="Arial"/>
        </w:rPr>
        <w:t xml:space="preserve">. </w:t>
      </w:r>
      <w:r w:rsidR="00595984" w:rsidRPr="00E72880">
        <w:rPr>
          <w:rFonts w:cs="Arial"/>
        </w:rPr>
        <w:t xml:space="preserve">The user will be able to Apply a Layout, Revert and Save a State from these buttons as well from the Source Explorer. </w:t>
      </w:r>
    </w:p>
    <w:p w14:paraId="0E2B6AFD" w14:textId="1969C425" w:rsidR="00BB404D" w:rsidRPr="00E72880" w:rsidRDefault="00BB404D" w:rsidP="00BB404D">
      <w:pPr>
        <w:pStyle w:val="BodyText"/>
        <w:spacing w:line="276" w:lineRule="auto"/>
        <w:jc w:val="center"/>
        <w:rPr>
          <w:rFonts w:cs="Arial"/>
        </w:rPr>
      </w:pPr>
      <w:r w:rsidRPr="00E72880">
        <w:rPr>
          <w:rFonts w:cs="Arial"/>
          <w:noProof/>
        </w:rPr>
        <mc:AlternateContent>
          <mc:Choice Requires="wps">
            <w:drawing>
              <wp:anchor distT="0" distB="0" distL="114300" distR="114300" simplePos="0" relativeHeight="251665408" behindDoc="0" locked="0" layoutInCell="1" allowOverlap="1" wp14:anchorId="24D8A36D" wp14:editId="180CE588">
                <wp:simplePos x="0" y="0"/>
                <wp:positionH relativeFrom="column">
                  <wp:posOffset>3635115</wp:posOffset>
                </wp:positionH>
                <wp:positionV relativeFrom="paragraph">
                  <wp:posOffset>432373</wp:posOffset>
                </wp:positionV>
                <wp:extent cx="1199213" cy="218049"/>
                <wp:effectExtent l="12700" t="12700" r="20320" b="23495"/>
                <wp:wrapNone/>
                <wp:docPr id="56" name="Rectangle 56"/>
                <wp:cNvGraphicFramePr/>
                <a:graphic xmlns:a="http://schemas.openxmlformats.org/drawingml/2006/main">
                  <a:graphicData uri="http://schemas.microsoft.com/office/word/2010/wordprocessingShape">
                    <wps:wsp>
                      <wps:cNvSpPr/>
                      <wps:spPr>
                        <a:xfrm>
                          <a:off x="0" y="0"/>
                          <a:ext cx="119921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8510" id="Rectangle 56" o:spid="_x0000_s1026" style="position:absolute;margin-left:286.25pt;margin-top:34.05pt;width:94.45pt;height:1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" filled="f" strokecolor="#0070c0" strokeweight="2.5pt"/>
            </w:pict>
          </mc:Fallback>
        </mc:AlternateContent>
      </w:r>
      <w:r w:rsidRPr="00E72880">
        <w:rPr>
          <w:rFonts w:cs="Arial"/>
          <w:noProof/>
        </w:rPr>
        <w:drawing>
          <wp:inline distT="0" distB="0" distL="0" distR="0" wp14:anchorId="46C63833" wp14:editId="58F3F1FF">
            <wp:extent cx="4965193" cy="147947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5193" cy="1479479"/>
                    </a:xfrm>
                    <a:prstGeom prst="rect">
                      <a:avLst/>
                    </a:prstGeom>
                  </pic:spPr>
                </pic:pic>
              </a:graphicData>
            </a:graphic>
          </wp:inline>
        </w:drawing>
      </w:r>
    </w:p>
    <w:p w14:paraId="422A1938" w14:textId="1F6B28B5" w:rsidR="00BB404D" w:rsidRPr="00E72880" w:rsidRDefault="00BB404D" w:rsidP="002D0A22">
      <w:pPr>
        <w:pStyle w:val="Caption"/>
        <w:spacing w:line="276" w:lineRule="auto"/>
        <w:ind w:left="360" w:right="720"/>
        <w:jc w:val="center"/>
        <w:rPr>
          <w:rFonts w:cs="Arial"/>
          <w:i/>
        </w:rPr>
      </w:pPr>
      <w:bookmarkStart w:id="1387" w:name="_Toc27568141"/>
      <w:bookmarkStart w:id="1388" w:name="_Toc27568798"/>
      <w:r w:rsidRPr="00E72880">
        <w:rPr>
          <w:rFonts w:cs="Arial"/>
          <w:b/>
          <w:i/>
        </w:rPr>
        <w:t xml:space="preserve">Figure 18. </w:t>
      </w:r>
      <w:r w:rsidRPr="00E72880">
        <w:rPr>
          <w:rFonts w:cs="Arial"/>
          <w:i/>
        </w:rPr>
        <w:t>The State Management Buttons include the path of the State, an Apply Layout Button, a Revert State Button and a Save State Button.</w:t>
      </w:r>
      <w:bookmarkEnd w:id="1387"/>
      <w:bookmarkEnd w:id="1388"/>
    </w:p>
    <w:p w14:paraId="09356091" w14:textId="5C53FD43" w:rsidR="00DA5CEB" w:rsidRPr="00E72880" w:rsidRDefault="00DA5CEB" w:rsidP="00771579">
      <w:pPr>
        <w:pStyle w:val="Heading7"/>
        <w:rPr>
          <w:rFonts w:cs="Arial"/>
        </w:rPr>
      </w:pPr>
      <w:bookmarkStart w:id="1389" w:name="_Toc27639369"/>
      <w:r w:rsidRPr="00E72880">
        <w:rPr>
          <w:rFonts w:cs="Arial"/>
        </w:rPr>
        <w:lastRenderedPageBreak/>
        <w:t>How to: Update a State</w:t>
      </w:r>
      <w:r w:rsidR="00595984" w:rsidRPr="00E72880">
        <w:rPr>
          <w:rFonts w:cs="Arial"/>
        </w:rPr>
        <w:t xml:space="preserve"> from the Source Explorer</w:t>
      </w:r>
      <w:bookmarkEnd w:id="1389"/>
    </w:p>
    <w:p w14:paraId="0979B441" w14:textId="77777777" w:rsidR="00DA5CEB" w:rsidRPr="00E72880" w:rsidRDefault="00DA5CEB" w:rsidP="00B17A6D">
      <w:pPr>
        <w:pStyle w:val="BodyText"/>
        <w:numPr>
          <w:ilvl w:val="0"/>
          <w:numId w:val="27"/>
        </w:numPr>
        <w:spacing w:line="276" w:lineRule="auto"/>
        <w:rPr>
          <w:rFonts w:cs="Arial"/>
        </w:rPr>
      </w:pPr>
      <w:r w:rsidRPr="00E72880">
        <w:rPr>
          <w:rFonts w:cs="Arial"/>
        </w:rPr>
        <w:t>Create a new state to host the result of the existing state.</w:t>
      </w:r>
    </w:p>
    <w:p w14:paraId="27DE8343" w14:textId="77777777" w:rsidR="00DA5CEB" w:rsidRPr="00E72880" w:rsidRDefault="00DA5CEB" w:rsidP="00B17A6D">
      <w:pPr>
        <w:pStyle w:val="BodyText"/>
        <w:numPr>
          <w:ilvl w:val="0"/>
          <w:numId w:val="27"/>
        </w:numPr>
        <w:spacing w:line="276" w:lineRule="auto"/>
        <w:rPr>
          <w:rFonts w:cs="Arial"/>
        </w:rPr>
      </w:pPr>
      <w:r w:rsidRPr="00E72880">
        <w:rPr>
          <w:rFonts w:cs="Arial"/>
        </w:rPr>
        <w:t>Select a Database where the state that you want to update is contained.</w:t>
      </w:r>
    </w:p>
    <w:p w14:paraId="2BD08872" w14:textId="77777777" w:rsidR="00DA5CEB" w:rsidRPr="00E72880" w:rsidRDefault="00DA5CEB" w:rsidP="00B17A6D">
      <w:pPr>
        <w:pStyle w:val="BodyText"/>
        <w:numPr>
          <w:ilvl w:val="0"/>
          <w:numId w:val="27"/>
        </w:numPr>
        <w:spacing w:line="276" w:lineRule="auto"/>
        <w:rPr>
          <w:rFonts w:cs="Arial"/>
        </w:rPr>
      </w:pPr>
      <w:r w:rsidRPr="00E72880">
        <w:rPr>
          <w:rFonts w:cs="Arial"/>
        </w:rPr>
        <w:t>Click the snowman icon.</w:t>
      </w:r>
    </w:p>
    <w:p w14:paraId="5EC8BC1D" w14:textId="77777777" w:rsidR="00DA5CEB" w:rsidRPr="00E72880" w:rsidRDefault="00DA5CEB" w:rsidP="00B17A6D">
      <w:pPr>
        <w:pStyle w:val="BodyText"/>
        <w:numPr>
          <w:ilvl w:val="0"/>
          <w:numId w:val="27"/>
        </w:numPr>
        <w:spacing w:line="276" w:lineRule="auto"/>
        <w:rPr>
          <w:rFonts w:cs="Arial"/>
        </w:rPr>
      </w:pPr>
      <w:r w:rsidRPr="00E72880">
        <w:rPr>
          <w:rFonts w:cs="Arial"/>
        </w:rPr>
        <w:t>In the dropdown, select: Save.</w:t>
      </w:r>
    </w:p>
    <w:p w14:paraId="039A38D6" w14:textId="77777777" w:rsidR="00DA5CEB" w:rsidRPr="00E72880" w:rsidRDefault="00DA5CEB" w:rsidP="00B17A6D">
      <w:pPr>
        <w:pStyle w:val="BodyText"/>
        <w:numPr>
          <w:ilvl w:val="0"/>
          <w:numId w:val="27"/>
        </w:numPr>
        <w:spacing w:line="276" w:lineRule="auto"/>
        <w:rPr>
          <w:rFonts w:cs="Arial"/>
        </w:rPr>
      </w:pPr>
      <w:r w:rsidRPr="00E72880">
        <w:rPr>
          <w:rFonts w:cs="Arial"/>
        </w:rPr>
        <w:t>A dialog will enter the same name of the state that you want to update. A warning of rewriting will be displayed.</w:t>
      </w:r>
    </w:p>
    <w:p w14:paraId="09F7A144" w14:textId="11FF20CE" w:rsidR="00DA5CEB" w:rsidRPr="00E72880" w:rsidRDefault="00DA5CEB" w:rsidP="00B17A6D">
      <w:pPr>
        <w:pStyle w:val="BodyText"/>
        <w:numPr>
          <w:ilvl w:val="0"/>
          <w:numId w:val="27"/>
        </w:numPr>
        <w:spacing w:line="276" w:lineRule="auto"/>
        <w:rPr>
          <w:rFonts w:cs="Arial"/>
        </w:rPr>
      </w:pPr>
      <w:r w:rsidRPr="00E72880">
        <w:rPr>
          <w:rFonts w:cs="Arial"/>
        </w:rPr>
        <w:t>Click Save. The state should be updated.</w:t>
      </w:r>
    </w:p>
    <w:p w14:paraId="1D148239" w14:textId="7CE50F9E" w:rsidR="00595984" w:rsidRPr="00E72880" w:rsidRDefault="00595984" w:rsidP="00595984">
      <w:pPr>
        <w:pStyle w:val="Heading7"/>
        <w:rPr>
          <w:rFonts w:cs="Arial"/>
        </w:rPr>
      </w:pPr>
      <w:bookmarkStart w:id="1390" w:name="_Toc27639370"/>
      <w:r w:rsidRPr="00E72880">
        <w:rPr>
          <w:rFonts w:cs="Arial"/>
        </w:rPr>
        <w:t>How to Update the State from the State Management Buttons</w:t>
      </w:r>
      <w:bookmarkEnd w:id="1390"/>
    </w:p>
    <w:p w14:paraId="2A79BF38" w14:textId="4896AA32" w:rsidR="00595984" w:rsidRPr="00E72880" w:rsidRDefault="00595984" w:rsidP="00595984">
      <w:pPr>
        <w:rPr>
          <w:rFonts w:cs="Arial"/>
        </w:rPr>
      </w:pPr>
      <w:r w:rsidRPr="00E72880">
        <w:rPr>
          <w:rFonts w:cs="Arial"/>
        </w:rPr>
        <w:t>When a state is already applied the user can add or remove sources or change any configuration of the bands. If the user wants the applied state to inherit these changes, the user should click the Update State button from the State Management Buttons.</w:t>
      </w:r>
    </w:p>
    <w:p w14:paraId="5F67A611" w14:textId="3B54A5E8" w:rsidR="00595984" w:rsidRPr="00E72880" w:rsidRDefault="00595984" w:rsidP="00595984">
      <w:pPr>
        <w:pStyle w:val="Heading7"/>
        <w:rPr>
          <w:rFonts w:cs="Arial"/>
        </w:rPr>
      </w:pPr>
      <w:bookmarkStart w:id="1391" w:name="_Toc27639371"/>
      <w:r w:rsidRPr="00E72880">
        <w:rPr>
          <w:rFonts w:cs="Arial"/>
        </w:rPr>
        <w:t>How to Revert a State from the State Management Buttons</w:t>
      </w:r>
      <w:bookmarkEnd w:id="1391"/>
    </w:p>
    <w:p w14:paraId="47D32740" w14:textId="5BADC782" w:rsidR="00595984" w:rsidRPr="00E72880" w:rsidRDefault="00595984" w:rsidP="00595984">
      <w:pPr>
        <w:rPr>
          <w:rFonts w:cs="Arial"/>
        </w:rPr>
      </w:pPr>
      <w:r w:rsidRPr="00E72880">
        <w:rPr>
          <w:rFonts w:cs="Arial"/>
        </w:rPr>
        <w:t xml:space="preserve">When a state is already applied the user can add or remove sources or change any configuration of the bands. </w:t>
      </w:r>
      <w:r w:rsidR="002D0A22" w:rsidRPr="00E72880">
        <w:rPr>
          <w:rFonts w:cs="Arial"/>
        </w:rPr>
        <w:t>If the user wants to revert the changes and return to the original state,</w:t>
      </w:r>
      <w:r w:rsidRPr="00E72880">
        <w:rPr>
          <w:rFonts w:cs="Arial"/>
        </w:rPr>
        <w:t xml:space="preserve"> the user should click the </w:t>
      </w:r>
      <w:r w:rsidR="002D0A22" w:rsidRPr="00E72880">
        <w:rPr>
          <w:rFonts w:cs="Arial"/>
        </w:rPr>
        <w:t>Revert</w:t>
      </w:r>
      <w:r w:rsidRPr="00E72880">
        <w:rPr>
          <w:rFonts w:cs="Arial"/>
        </w:rPr>
        <w:t xml:space="preserve"> State button from the State Management Buttons. </w:t>
      </w:r>
    </w:p>
    <w:p w14:paraId="7BF2710F" w14:textId="5E8C2D66" w:rsidR="00DA5CEB" w:rsidRPr="00E72880" w:rsidRDefault="00676EC9" w:rsidP="00771579">
      <w:pPr>
        <w:pStyle w:val="Heading7"/>
        <w:rPr>
          <w:rFonts w:cs="Arial"/>
        </w:rPr>
      </w:pPr>
      <w:bookmarkStart w:id="1392" w:name="_Toc27639372"/>
      <w:r w:rsidRPr="00E72880">
        <w:rPr>
          <w:rFonts w:cs="Arial"/>
        </w:rPr>
        <w:t>H</w:t>
      </w:r>
      <w:r w:rsidR="00DA5CEB" w:rsidRPr="00E72880">
        <w:rPr>
          <w:rFonts w:cs="Arial"/>
        </w:rPr>
        <w:t>ow to: Remove a State</w:t>
      </w:r>
      <w:r w:rsidR="00595984" w:rsidRPr="00E72880">
        <w:rPr>
          <w:rFonts w:cs="Arial"/>
        </w:rPr>
        <w:t xml:space="preserve"> from the Source Explorer</w:t>
      </w:r>
      <w:bookmarkEnd w:id="1392"/>
    </w:p>
    <w:p w14:paraId="0F19CA45" w14:textId="77777777" w:rsidR="00DA5CEB" w:rsidRPr="00E72880" w:rsidRDefault="00DA5CEB" w:rsidP="00B17A6D">
      <w:pPr>
        <w:pStyle w:val="BodyText"/>
        <w:numPr>
          <w:ilvl w:val="0"/>
          <w:numId w:val="28"/>
        </w:numPr>
        <w:spacing w:line="276" w:lineRule="auto"/>
        <w:rPr>
          <w:rFonts w:cs="Arial"/>
        </w:rPr>
      </w:pPr>
      <w:r w:rsidRPr="00E72880">
        <w:rPr>
          <w:rFonts w:cs="Arial"/>
        </w:rPr>
        <w:t xml:space="preserve">Browse in the Source Explorer for a state. </w:t>
      </w:r>
    </w:p>
    <w:p w14:paraId="123E5BCF" w14:textId="77777777" w:rsidR="00DA5CEB" w:rsidRPr="00E72880" w:rsidRDefault="00DA5CEB" w:rsidP="00B17A6D">
      <w:pPr>
        <w:pStyle w:val="BodyText"/>
        <w:numPr>
          <w:ilvl w:val="0"/>
          <w:numId w:val="28"/>
        </w:numPr>
        <w:spacing w:line="276" w:lineRule="auto"/>
        <w:rPr>
          <w:rFonts w:cs="Arial"/>
        </w:rPr>
      </w:pPr>
      <w:r w:rsidRPr="00E72880">
        <w:rPr>
          <w:rFonts w:cs="Arial"/>
        </w:rPr>
        <w:t>Select the item by clicking on its name.</w:t>
      </w:r>
    </w:p>
    <w:p w14:paraId="69672741" w14:textId="77777777" w:rsidR="00DA5CEB" w:rsidRPr="00E72880" w:rsidRDefault="00DA5CEB" w:rsidP="00B17A6D">
      <w:pPr>
        <w:pStyle w:val="BodyText"/>
        <w:numPr>
          <w:ilvl w:val="0"/>
          <w:numId w:val="28"/>
        </w:numPr>
        <w:spacing w:line="276" w:lineRule="auto"/>
        <w:rPr>
          <w:rFonts w:cs="Arial"/>
        </w:rPr>
      </w:pPr>
      <w:r w:rsidRPr="00E72880">
        <w:rPr>
          <w:rFonts w:cs="Arial"/>
        </w:rPr>
        <w:t>Click the snowman icon.</w:t>
      </w:r>
    </w:p>
    <w:p w14:paraId="3A91265C" w14:textId="77777777" w:rsidR="00DA5CEB" w:rsidRPr="00E72880" w:rsidRDefault="00DA5CEB" w:rsidP="00B17A6D">
      <w:pPr>
        <w:pStyle w:val="BodyText"/>
        <w:numPr>
          <w:ilvl w:val="0"/>
          <w:numId w:val="28"/>
        </w:numPr>
        <w:spacing w:line="276" w:lineRule="auto"/>
        <w:rPr>
          <w:rFonts w:cs="Arial"/>
        </w:rPr>
      </w:pPr>
      <w:r w:rsidRPr="00E72880">
        <w:rPr>
          <w:rFonts w:cs="Arial"/>
        </w:rPr>
        <w:t>In the dropdown, select: Delete.</w:t>
      </w:r>
    </w:p>
    <w:p w14:paraId="7F0B83B5" w14:textId="6D02E311" w:rsidR="002D0A22" w:rsidRPr="00E72880" w:rsidRDefault="00DA5CEB" w:rsidP="002D0A22">
      <w:pPr>
        <w:pStyle w:val="BodyText"/>
        <w:numPr>
          <w:ilvl w:val="0"/>
          <w:numId w:val="28"/>
        </w:numPr>
        <w:spacing w:line="276" w:lineRule="auto"/>
        <w:rPr>
          <w:rFonts w:cs="Arial"/>
        </w:rPr>
      </w:pPr>
      <w:r w:rsidRPr="00E72880">
        <w:rPr>
          <w:rFonts w:cs="Arial"/>
        </w:rPr>
        <w:t>A dialog will appear prompting for permission to proceed. Press Yes to continue.</w:t>
      </w:r>
    </w:p>
    <w:p w14:paraId="22CDE269" w14:textId="4F73AAE3" w:rsidR="002D0A22" w:rsidRPr="00E72880" w:rsidRDefault="002D0A22" w:rsidP="002D0A22">
      <w:pPr>
        <w:pStyle w:val="BodyText"/>
        <w:spacing w:line="276" w:lineRule="auto"/>
        <w:rPr>
          <w:rFonts w:cs="Arial"/>
        </w:rPr>
      </w:pPr>
    </w:p>
    <w:p w14:paraId="236FB104" w14:textId="645C2A57" w:rsidR="002D0A22" w:rsidRPr="00E72880" w:rsidRDefault="002D0A22" w:rsidP="002D0A22">
      <w:pPr>
        <w:pStyle w:val="BodyText"/>
        <w:spacing w:line="276" w:lineRule="auto"/>
        <w:rPr>
          <w:rFonts w:cs="Arial"/>
        </w:rPr>
      </w:pPr>
    </w:p>
    <w:p w14:paraId="3ED12BAA" w14:textId="3C3807A8" w:rsidR="002D0A22" w:rsidRPr="00E72880" w:rsidRDefault="002D0A22" w:rsidP="002D0A22">
      <w:pPr>
        <w:pStyle w:val="BodyText"/>
        <w:spacing w:line="276" w:lineRule="auto"/>
        <w:rPr>
          <w:rFonts w:cs="Arial"/>
        </w:rPr>
      </w:pPr>
    </w:p>
    <w:p w14:paraId="4C8A9278" w14:textId="6007CEA7" w:rsidR="002D0A22" w:rsidRPr="00E72880" w:rsidRDefault="002D0A22" w:rsidP="002D0A22">
      <w:pPr>
        <w:pStyle w:val="BodyText"/>
        <w:spacing w:line="276" w:lineRule="auto"/>
        <w:rPr>
          <w:rFonts w:cs="Arial"/>
        </w:rPr>
      </w:pPr>
    </w:p>
    <w:p w14:paraId="268FB995" w14:textId="69F0349A" w:rsidR="002D0A22" w:rsidRPr="00E72880" w:rsidRDefault="002D0A22" w:rsidP="002D0A22">
      <w:pPr>
        <w:pStyle w:val="BodyText"/>
        <w:spacing w:line="276" w:lineRule="auto"/>
        <w:rPr>
          <w:rFonts w:cs="Arial"/>
        </w:rPr>
      </w:pPr>
    </w:p>
    <w:p w14:paraId="3F1EDAB4" w14:textId="02D0A4A9" w:rsidR="002D0A22" w:rsidRPr="00E72880" w:rsidRDefault="002D0A22" w:rsidP="002D0A22">
      <w:pPr>
        <w:pStyle w:val="BodyText"/>
        <w:spacing w:line="276" w:lineRule="auto"/>
        <w:rPr>
          <w:rFonts w:cs="Arial"/>
        </w:rPr>
      </w:pPr>
    </w:p>
    <w:p w14:paraId="19498FB5" w14:textId="0770440B" w:rsidR="002D0A22" w:rsidRPr="00E72880" w:rsidRDefault="002D0A22" w:rsidP="002D0A22">
      <w:pPr>
        <w:pStyle w:val="BodyText"/>
        <w:spacing w:line="276" w:lineRule="auto"/>
        <w:rPr>
          <w:rFonts w:cs="Arial"/>
        </w:rPr>
      </w:pPr>
    </w:p>
    <w:p w14:paraId="78EF1A35" w14:textId="6CC7496E" w:rsidR="002D0A22" w:rsidRPr="00E72880" w:rsidRDefault="002D0A22" w:rsidP="002D0A22">
      <w:pPr>
        <w:pStyle w:val="BodyText"/>
        <w:spacing w:line="276" w:lineRule="auto"/>
        <w:rPr>
          <w:rFonts w:cs="Arial"/>
        </w:rPr>
      </w:pPr>
    </w:p>
    <w:p w14:paraId="3459025D" w14:textId="77777777" w:rsidR="002D0A22" w:rsidRPr="00E72880" w:rsidRDefault="002D0A22" w:rsidP="002D0A22">
      <w:pPr>
        <w:pStyle w:val="BodyText"/>
        <w:spacing w:line="276" w:lineRule="auto"/>
        <w:rPr>
          <w:rFonts w:cs="Arial"/>
        </w:rPr>
      </w:pPr>
    </w:p>
    <w:p w14:paraId="54CAB538" w14:textId="6BE0C4A3" w:rsidR="00DA5CEB" w:rsidRPr="00E72880" w:rsidRDefault="00DA5CEB" w:rsidP="00771579">
      <w:pPr>
        <w:pStyle w:val="Heading6"/>
        <w:rPr>
          <w:rFonts w:cs="Arial"/>
        </w:rPr>
      </w:pPr>
      <w:bookmarkStart w:id="1393" w:name="_Toc27639373"/>
      <w:r w:rsidRPr="00E72880">
        <w:rPr>
          <w:rFonts w:cs="Arial"/>
        </w:rPr>
        <w:lastRenderedPageBreak/>
        <w:t>Layouts</w:t>
      </w:r>
      <w:bookmarkEnd w:id="1393"/>
    </w:p>
    <w:p w14:paraId="5CAD2452" w14:textId="34362F34" w:rsidR="00DA5CEB" w:rsidRPr="00E72880" w:rsidRDefault="00DA5CEB" w:rsidP="00857783">
      <w:pPr>
        <w:pStyle w:val="BodyText"/>
        <w:rPr>
          <w:rFonts w:cs="Arial"/>
        </w:rPr>
      </w:pPr>
      <w:r w:rsidRPr="00E72880">
        <w:rPr>
          <w:rFonts w:cs="Arial"/>
        </w:rPr>
        <w:t>Some of the available collections or databases share the same structure. A state can be saved as a template to apply the same options from another collection or database.</w:t>
      </w:r>
      <w:r w:rsidR="00857783" w:rsidRPr="00E72880">
        <w:rPr>
          <w:rFonts w:cs="Arial"/>
        </w:rPr>
        <w:t xml:space="preserve"> Example: </w:t>
      </w:r>
    </w:p>
    <w:p w14:paraId="441CC31A" w14:textId="77777777" w:rsidR="00DA5CEB" w:rsidRPr="00E72880" w:rsidRDefault="00DA5CEB" w:rsidP="00672D76">
      <w:pPr>
        <w:pStyle w:val="BodyText"/>
        <w:spacing w:line="276" w:lineRule="auto"/>
        <w:ind w:left="1134"/>
        <w:rPr>
          <w:rFonts w:cs="Arial"/>
        </w:rPr>
      </w:pPr>
      <w:r w:rsidRPr="00E72880">
        <w:rPr>
          <w:rFonts w:cs="Arial"/>
        </w:rPr>
        <w:t>+-- Collection-a</w:t>
      </w:r>
    </w:p>
    <w:p w14:paraId="1E75959D"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1FF9785C" w14:textId="77777777" w:rsidR="00DA5CEB" w:rsidRPr="00E72880" w:rsidRDefault="00DA5CEB" w:rsidP="00672D76">
      <w:pPr>
        <w:pStyle w:val="BodyText"/>
        <w:spacing w:line="276" w:lineRule="auto"/>
        <w:ind w:left="1134"/>
        <w:rPr>
          <w:rFonts w:cs="Arial"/>
        </w:rPr>
      </w:pPr>
      <w:proofErr w:type="gramStart"/>
      <w:r w:rsidRPr="00E72880">
        <w:rPr>
          <w:rFonts w:cs="Arial"/>
        </w:rPr>
        <w:t xml:space="preserve">|  </w:t>
      </w:r>
      <w:r w:rsidRPr="00E72880">
        <w:rPr>
          <w:rFonts w:cs="Arial"/>
        </w:rPr>
        <w:tab/>
      </w:r>
      <w:proofErr w:type="gramEnd"/>
      <w:r w:rsidRPr="00E72880">
        <w:rPr>
          <w:rFonts w:cs="Arial"/>
        </w:rPr>
        <w:t>+-- source-b</w:t>
      </w:r>
    </w:p>
    <w:p w14:paraId="408B3079" w14:textId="77777777" w:rsidR="00DA5CEB" w:rsidRPr="00E72880" w:rsidRDefault="00DA5CEB" w:rsidP="00672D76">
      <w:pPr>
        <w:pStyle w:val="BodyText"/>
        <w:spacing w:line="276" w:lineRule="auto"/>
        <w:ind w:left="1134"/>
        <w:rPr>
          <w:rFonts w:cs="Arial"/>
        </w:rPr>
      </w:pPr>
      <w:r w:rsidRPr="00E72880">
        <w:rPr>
          <w:rFonts w:cs="Arial"/>
        </w:rPr>
        <w:t>+-- Collection-b</w:t>
      </w:r>
    </w:p>
    <w:p w14:paraId="36CF5DA3"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36E424D2" w14:textId="5F9E4C7E" w:rsidR="00DA5CEB" w:rsidRPr="00E72880" w:rsidRDefault="00DA5CEB" w:rsidP="002D0A22">
      <w:pPr>
        <w:pStyle w:val="BodyText"/>
        <w:spacing w:line="276" w:lineRule="auto"/>
        <w:ind w:left="1134"/>
        <w:rPr>
          <w:rFonts w:cs="Arial"/>
        </w:rPr>
      </w:pPr>
      <w:proofErr w:type="gramStart"/>
      <w:r w:rsidRPr="00E72880">
        <w:rPr>
          <w:rFonts w:cs="Arial"/>
        </w:rPr>
        <w:t xml:space="preserve">|  </w:t>
      </w:r>
      <w:r w:rsidRPr="00E72880">
        <w:rPr>
          <w:rFonts w:cs="Arial"/>
        </w:rPr>
        <w:tab/>
      </w:r>
      <w:proofErr w:type="gramEnd"/>
      <w:r w:rsidRPr="00E72880">
        <w:rPr>
          <w:rFonts w:cs="Arial"/>
        </w:rPr>
        <w:t>+-- source-b</w:t>
      </w:r>
    </w:p>
    <w:p w14:paraId="2B3648A8" w14:textId="1DC3893E" w:rsidR="00DA5CEB" w:rsidRPr="00E72880" w:rsidRDefault="00DA5CEB" w:rsidP="00857783">
      <w:pPr>
        <w:pStyle w:val="BodyText"/>
        <w:rPr>
          <w:rFonts w:cs="Arial"/>
        </w:rPr>
      </w:pPr>
      <w:r w:rsidRPr="00E72880">
        <w:rPr>
          <w:rFonts w:cs="Arial"/>
        </w:rPr>
        <w:t xml:space="preserve">both Collection-a and Collection-b contain sources with the same names. Assume there exists a state, let's call it example-state, that contains the band: Collection-a &gt; source-a. If the user wants to apply the same structure to Collection-b, then the user can apply example-state as a layout to Collection-b. The result will be that the only band that will is added to the </w:t>
      </w:r>
      <w:r w:rsidR="006F565F">
        <w:rPr>
          <w:rFonts w:cs="Arial"/>
        </w:rPr>
        <w:t>‘</w:t>
      </w:r>
      <w:r w:rsidRPr="00E72880">
        <w:rPr>
          <w:rFonts w:cs="Arial"/>
        </w:rPr>
        <w:t>Bands Panel</w:t>
      </w:r>
      <w:r w:rsidR="006F565F">
        <w:rPr>
          <w:rFonts w:cs="Arial"/>
        </w:rPr>
        <w:t>’</w:t>
      </w:r>
      <w:r w:rsidRPr="00E72880">
        <w:rPr>
          <w:rFonts w:cs="Arial"/>
        </w:rPr>
        <w:t>: Collection-b &gt; source-a.</w:t>
      </w:r>
    </w:p>
    <w:p w14:paraId="6ECB6381" w14:textId="0A79D9BD" w:rsidR="00DA5CEB" w:rsidRPr="00E72880" w:rsidRDefault="00DA5CEB" w:rsidP="002D0A22">
      <w:pPr>
        <w:pStyle w:val="Heading7"/>
        <w:rPr>
          <w:rFonts w:cs="Arial"/>
        </w:rPr>
      </w:pPr>
      <w:bookmarkStart w:id="1394" w:name="_Toc27639374"/>
      <w:r w:rsidRPr="00E72880">
        <w:rPr>
          <w:rFonts w:cs="Arial"/>
        </w:rPr>
        <w:t>How to: Apply a state as a layout</w:t>
      </w:r>
      <w:r w:rsidR="00676EC9" w:rsidRPr="00E72880">
        <w:rPr>
          <w:rFonts w:cs="Arial"/>
        </w:rPr>
        <w:t xml:space="preserve"> via Source Explorer</w:t>
      </w:r>
      <w:bookmarkEnd w:id="1394"/>
    </w:p>
    <w:p w14:paraId="0BB53717" w14:textId="42CE550D" w:rsidR="00DA5CEB" w:rsidRPr="00E72880" w:rsidRDefault="00DA5CEB" w:rsidP="002D0A22">
      <w:pPr>
        <w:pStyle w:val="BodyText"/>
        <w:numPr>
          <w:ilvl w:val="0"/>
          <w:numId w:val="29"/>
        </w:numPr>
        <w:spacing w:line="240" w:lineRule="auto"/>
        <w:rPr>
          <w:rFonts w:cs="Arial"/>
        </w:rPr>
      </w:pPr>
      <w:r w:rsidRPr="00E72880">
        <w:rPr>
          <w:rFonts w:cs="Arial"/>
        </w:rPr>
        <w:t>Browse the Source Explorer for a state.</w:t>
      </w:r>
    </w:p>
    <w:p w14:paraId="420F1E22" w14:textId="77777777" w:rsidR="00DA5CEB" w:rsidRPr="00E72880" w:rsidRDefault="00DA5CEB" w:rsidP="002D0A22">
      <w:pPr>
        <w:pStyle w:val="BodyText"/>
        <w:numPr>
          <w:ilvl w:val="0"/>
          <w:numId w:val="29"/>
        </w:numPr>
        <w:spacing w:line="240" w:lineRule="auto"/>
        <w:rPr>
          <w:rFonts w:cs="Arial"/>
        </w:rPr>
      </w:pPr>
      <w:r w:rsidRPr="00E72880">
        <w:rPr>
          <w:rFonts w:cs="Arial"/>
        </w:rPr>
        <w:t>Open the nodes for the sources that you want to apply this state as a layout.</w:t>
      </w:r>
    </w:p>
    <w:p w14:paraId="5903E1B5" w14:textId="77777777" w:rsidR="00DA5CEB" w:rsidRPr="00E72880" w:rsidRDefault="00DA5CEB" w:rsidP="002D0A22">
      <w:pPr>
        <w:pStyle w:val="BodyText"/>
        <w:numPr>
          <w:ilvl w:val="0"/>
          <w:numId w:val="29"/>
        </w:numPr>
        <w:spacing w:line="240" w:lineRule="auto"/>
        <w:rPr>
          <w:rFonts w:cs="Arial"/>
        </w:rPr>
      </w:pPr>
      <w:r w:rsidRPr="00E72880">
        <w:rPr>
          <w:rFonts w:cs="Arial"/>
        </w:rPr>
        <w:t>Select the item by clicking on its name.</w:t>
      </w:r>
    </w:p>
    <w:p w14:paraId="04F6B10D" w14:textId="1E7050FA" w:rsidR="00DA5CEB" w:rsidRPr="00E72880" w:rsidRDefault="00DA5CEB" w:rsidP="002D0A22">
      <w:pPr>
        <w:pStyle w:val="BodyText"/>
        <w:numPr>
          <w:ilvl w:val="0"/>
          <w:numId w:val="29"/>
        </w:numPr>
        <w:spacing w:line="240" w:lineRule="auto"/>
        <w:rPr>
          <w:rFonts w:cs="Arial"/>
        </w:rPr>
      </w:pPr>
      <w:r w:rsidRPr="00E72880">
        <w:rPr>
          <w:rFonts w:cs="Arial"/>
        </w:rPr>
        <w:t>Click the snowman icon.</w:t>
      </w:r>
    </w:p>
    <w:p w14:paraId="06F30077" w14:textId="77777777" w:rsidR="00DA5CEB" w:rsidRPr="00E72880" w:rsidRDefault="00DA5CEB" w:rsidP="002D0A22">
      <w:pPr>
        <w:pStyle w:val="BodyText"/>
        <w:numPr>
          <w:ilvl w:val="0"/>
          <w:numId w:val="29"/>
        </w:numPr>
        <w:spacing w:line="240" w:lineRule="auto"/>
        <w:rPr>
          <w:rFonts w:cs="Arial"/>
        </w:rPr>
      </w:pPr>
      <w:r w:rsidRPr="00E72880">
        <w:rPr>
          <w:rFonts w:cs="Arial"/>
        </w:rPr>
        <w:t>In the dropdown, select: Apply.</w:t>
      </w:r>
    </w:p>
    <w:p w14:paraId="3365864F" w14:textId="77777777" w:rsidR="00DA5CEB" w:rsidRPr="00E72880" w:rsidRDefault="00DA5CEB" w:rsidP="002D0A22">
      <w:pPr>
        <w:pStyle w:val="BodyText"/>
        <w:numPr>
          <w:ilvl w:val="0"/>
          <w:numId w:val="29"/>
        </w:numPr>
        <w:spacing w:line="240" w:lineRule="auto"/>
        <w:rPr>
          <w:rFonts w:cs="Arial"/>
        </w:rPr>
      </w:pPr>
      <w:r w:rsidRPr="00E72880">
        <w:rPr>
          <w:rFonts w:cs="Arial"/>
        </w:rPr>
        <w:t>Another dropdown will be displayed, then select Layout.</w:t>
      </w:r>
    </w:p>
    <w:p w14:paraId="58DE5D90" w14:textId="573CB6BD" w:rsidR="00DA5CEB" w:rsidRPr="00E72880" w:rsidRDefault="00DA5CEB" w:rsidP="002D0A22">
      <w:pPr>
        <w:pStyle w:val="BodyText"/>
        <w:numPr>
          <w:ilvl w:val="0"/>
          <w:numId w:val="29"/>
        </w:numPr>
        <w:spacing w:line="240" w:lineRule="auto"/>
        <w:rPr>
          <w:rFonts w:cs="Arial"/>
        </w:rPr>
      </w:pPr>
      <w:r w:rsidRPr="00E72880">
        <w:rPr>
          <w:rFonts w:cs="Arial"/>
        </w:rPr>
        <w:t>A drawer will appear in the right-hand side of the application</w:t>
      </w:r>
      <w:r w:rsidR="002D0A22" w:rsidRPr="00E72880">
        <w:rPr>
          <w:rFonts w:cs="Arial"/>
        </w:rPr>
        <w:t xml:space="preserve"> as shown at </w:t>
      </w:r>
      <w:r w:rsidR="002D0A22" w:rsidRPr="00E72880">
        <w:rPr>
          <w:rFonts w:cs="Arial"/>
          <w:b/>
        </w:rPr>
        <w:t>Figure 19</w:t>
      </w:r>
      <w:r w:rsidR="002D0A22" w:rsidRPr="00E72880">
        <w:rPr>
          <w:rFonts w:cs="Arial"/>
        </w:rPr>
        <w:t>.</w:t>
      </w:r>
    </w:p>
    <w:p w14:paraId="65B8477C" w14:textId="77777777" w:rsidR="00DA5CEB" w:rsidRPr="00E72880" w:rsidRDefault="00DA5CEB" w:rsidP="002D0A22">
      <w:pPr>
        <w:pStyle w:val="BodyText"/>
        <w:numPr>
          <w:ilvl w:val="0"/>
          <w:numId w:val="29"/>
        </w:numPr>
        <w:spacing w:line="240" w:lineRule="auto"/>
        <w:rPr>
          <w:rFonts w:cs="Arial"/>
        </w:rPr>
      </w:pPr>
      <w:r w:rsidRPr="00E72880">
        <w:rPr>
          <w:rFonts w:cs="Arial"/>
        </w:rPr>
        <w:t>A dropdown will show, displaying states and opened sources in the source explorer. Select the sources.</w:t>
      </w:r>
    </w:p>
    <w:p w14:paraId="699B48A5" w14:textId="77777777" w:rsidR="00DA5CEB" w:rsidRPr="00E72880" w:rsidRDefault="00DA5CEB" w:rsidP="002D0A22">
      <w:pPr>
        <w:pStyle w:val="BodyText"/>
        <w:numPr>
          <w:ilvl w:val="0"/>
          <w:numId w:val="29"/>
        </w:numPr>
        <w:spacing w:line="240" w:lineRule="auto"/>
        <w:rPr>
          <w:rFonts w:cs="Arial"/>
        </w:rPr>
      </w:pPr>
      <w:r w:rsidRPr="00E72880">
        <w:rPr>
          <w:rFonts w:cs="Arial"/>
        </w:rPr>
        <w:t>Click Apply.</w:t>
      </w:r>
    </w:p>
    <w:p w14:paraId="55FE1390" w14:textId="7AEFE12C" w:rsidR="00DA5CEB" w:rsidRPr="00E72880" w:rsidRDefault="00DA5CEB" w:rsidP="002D0A22">
      <w:pPr>
        <w:pStyle w:val="BodyText"/>
        <w:numPr>
          <w:ilvl w:val="0"/>
          <w:numId w:val="29"/>
        </w:numPr>
        <w:spacing w:line="240" w:lineRule="auto"/>
        <w:rPr>
          <w:rFonts w:cs="Arial"/>
        </w:rPr>
      </w:pPr>
      <w:r w:rsidRPr="00E72880">
        <w:rPr>
          <w:rFonts w:cs="Arial"/>
        </w:rPr>
        <w:t>A dialog will appear prompting for permission to proceed. Click Yes to continue.</w:t>
      </w:r>
    </w:p>
    <w:p w14:paraId="40CBA670"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6FBA4D53" wp14:editId="4252C018">
            <wp:extent cx="2938072" cy="16444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5"/>
                    <a:stretch>
                      <a:fillRect/>
                    </a:stretch>
                  </pic:blipFill>
                  <pic:spPr bwMode="auto">
                    <a:xfrm>
                      <a:off x="0" y="0"/>
                      <a:ext cx="2971885" cy="1663367"/>
                    </a:xfrm>
                    <a:prstGeom prst="rect">
                      <a:avLst/>
                    </a:prstGeom>
                    <a:ln>
                      <a:noFill/>
                    </a:ln>
                    <a:extLst>
                      <a:ext uri="{53640926-AAD7-44D8-BBD7-CCE9431645EC}">
                        <a14:shadowObscured xmlns:a14="http://schemas.microsoft.com/office/drawing/2010/main"/>
                      </a:ext>
                    </a:extLst>
                  </pic:spPr>
                </pic:pic>
              </a:graphicData>
            </a:graphic>
          </wp:inline>
        </w:drawing>
      </w:r>
    </w:p>
    <w:p w14:paraId="79E54E89" w14:textId="39511A6E" w:rsidR="002D0A22" w:rsidRPr="00E72880" w:rsidRDefault="00DA5CEB" w:rsidP="002D0A22">
      <w:pPr>
        <w:pStyle w:val="Caption"/>
        <w:spacing w:line="276" w:lineRule="auto"/>
        <w:ind w:left="360" w:right="720"/>
        <w:jc w:val="center"/>
        <w:rPr>
          <w:rFonts w:cs="Arial"/>
          <w:i/>
        </w:rPr>
      </w:pPr>
      <w:bookmarkStart w:id="1395" w:name="_Toc27568142"/>
      <w:bookmarkStart w:id="1396" w:name="_Toc27568799"/>
      <w:r w:rsidRPr="00E72880">
        <w:rPr>
          <w:rFonts w:cs="Arial"/>
          <w:b/>
          <w:i/>
        </w:rPr>
        <w:t xml:space="preserve">Figure </w:t>
      </w:r>
      <w:r w:rsidR="00A808C3" w:rsidRPr="00E72880">
        <w:rPr>
          <w:rFonts w:cs="Arial"/>
          <w:b/>
          <w:i/>
        </w:rPr>
        <w:t>1</w:t>
      </w:r>
      <w:r w:rsidR="002D0A22" w:rsidRPr="00E72880">
        <w:rPr>
          <w:rFonts w:cs="Arial"/>
          <w:b/>
          <w:i/>
        </w:rPr>
        <w:t>9</w:t>
      </w:r>
      <w:r w:rsidRPr="00E72880">
        <w:rPr>
          <w:rFonts w:cs="Arial"/>
          <w:b/>
          <w:i/>
        </w:rPr>
        <w:t xml:space="preserve">. </w:t>
      </w:r>
      <w:r w:rsidRPr="00E72880">
        <w:rPr>
          <w:rFonts w:cs="Arial"/>
          <w:i/>
        </w:rPr>
        <w:t>Apply as a layout drawer. When the user desires to apply a state as a layout, the drawer showed in the right side of the application will appear. In the Sources dropdown, the user will be able to select all the sources to which the layout is desired to be applied</w:t>
      </w:r>
      <w:r w:rsidR="002D0A22" w:rsidRPr="00E72880">
        <w:rPr>
          <w:rFonts w:cs="Arial"/>
          <w:i/>
        </w:rPr>
        <w:t>.</w:t>
      </w:r>
      <w:bookmarkEnd w:id="1395"/>
      <w:bookmarkEnd w:id="1396"/>
    </w:p>
    <w:p w14:paraId="45FB11B7" w14:textId="4B9D8B52" w:rsidR="002D0A22" w:rsidRPr="00E72880" w:rsidRDefault="002D0A22" w:rsidP="002D0A22">
      <w:pPr>
        <w:pStyle w:val="Heading7"/>
        <w:rPr>
          <w:rFonts w:cs="Arial"/>
        </w:rPr>
      </w:pPr>
      <w:bookmarkStart w:id="1397" w:name="_Toc27639375"/>
      <w:r w:rsidRPr="00E72880">
        <w:rPr>
          <w:rFonts w:cs="Arial"/>
        </w:rPr>
        <w:lastRenderedPageBreak/>
        <w:t>How to: Apply a state as a layout from the State Management Buttons</w:t>
      </w:r>
      <w:bookmarkEnd w:id="1397"/>
    </w:p>
    <w:p w14:paraId="61AF3B41" w14:textId="77777777" w:rsidR="002D0A22" w:rsidRPr="00E72880" w:rsidRDefault="002D0A22" w:rsidP="002D0A22">
      <w:pPr>
        <w:pStyle w:val="ListParagraph"/>
        <w:numPr>
          <w:ilvl w:val="0"/>
          <w:numId w:val="64"/>
        </w:numPr>
        <w:rPr>
          <w:rFonts w:cs="Arial"/>
        </w:rPr>
      </w:pPr>
      <w:r w:rsidRPr="00E72880">
        <w:rPr>
          <w:rFonts w:cs="Arial"/>
        </w:rPr>
        <w:t>Click the Apply Layout button from the State Management Buttons.</w:t>
      </w:r>
    </w:p>
    <w:p w14:paraId="659ABE73" w14:textId="5A207BC7" w:rsidR="002D0A22" w:rsidRPr="00E72880" w:rsidRDefault="002D0A22" w:rsidP="002D0A22">
      <w:pPr>
        <w:pStyle w:val="ListParagraph"/>
        <w:numPr>
          <w:ilvl w:val="0"/>
          <w:numId w:val="64"/>
        </w:numPr>
        <w:rPr>
          <w:rFonts w:cs="Arial"/>
        </w:rPr>
      </w:pPr>
      <w:r w:rsidRPr="00E72880">
        <w:rPr>
          <w:rFonts w:cs="Arial"/>
        </w:rPr>
        <w:t>Follow the steps 7-10 from the ` How to: Apply a state as a layout via Source Explorer`</w:t>
      </w:r>
    </w:p>
    <w:p w14:paraId="09788D06" w14:textId="003AEA00" w:rsidR="00676EC9" w:rsidRPr="00E72880" w:rsidRDefault="00676EC9" w:rsidP="00676EC9">
      <w:pPr>
        <w:pStyle w:val="Heading7"/>
        <w:rPr>
          <w:rFonts w:cs="Arial"/>
        </w:rPr>
      </w:pPr>
      <w:bookmarkStart w:id="1398" w:name="_Toc27639376"/>
      <w:r w:rsidRPr="00E72880">
        <w:rPr>
          <w:rFonts w:cs="Arial"/>
        </w:rPr>
        <w:t>How to: Apply a state as a layout using URL</w:t>
      </w:r>
      <w:bookmarkEnd w:id="1398"/>
      <w:r w:rsidRPr="00E72880">
        <w:rPr>
          <w:rFonts w:cs="Arial"/>
        </w:rPr>
        <w:tab/>
      </w:r>
    </w:p>
    <w:p w14:paraId="6E3371BB" w14:textId="56B2D65C" w:rsidR="00676EC9" w:rsidRPr="00E72880" w:rsidRDefault="00676EC9" w:rsidP="00676EC9">
      <w:pPr>
        <w:rPr>
          <w:rFonts w:cs="Arial"/>
        </w:rPr>
      </w:pPr>
      <w:r w:rsidRPr="00E72880">
        <w:rPr>
          <w:rFonts w:cs="Arial"/>
        </w:rPr>
        <w:t xml:space="preserve">In order to apply a state as a layout using URL, the user needs: </w:t>
      </w:r>
    </w:p>
    <w:p w14:paraId="02C9E6EF" w14:textId="77777777" w:rsidR="00676EC9" w:rsidRPr="00E72880" w:rsidRDefault="00676EC9" w:rsidP="00777AED">
      <w:pPr>
        <w:pStyle w:val="BodyText"/>
        <w:numPr>
          <w:ilvl w:val="0"/>
          <w:numId w:val="45"/>
        </w:numPr>
        <w:spacing w:line="276" w:lineRule="auto"/>
        <w:rPr>
          <w:rFonts w:cs="Arial"/>
        </w:rPr>
      </w:pPr>
      <w:r w:rsidRPr="00E72880">
        <w:rPr>
          <w:rFonts w:cs="Arial"/>
        </w:rPr>
        <w:t xml:space="preserve">Path of the state. </w:t>
      </w:r>
      <w:r w:rsidRPr="00E72880">
        <w:rPr>
          <w:rFonts w:cs="Arial"/>
          <w:i/>
        </w:rPr>
        <w:t>(&lt;STATE_PATH&gt;)</w:t>
      </w:r>
    </w:p>
    <w:p w14:paraId="0AFE5849" w14:textId="53632873" w:rsidR="002D0A22" w:rsidRPr="00E72880" w:rsidRDefault="00676EC9" w:rsidP="002D0A22">
      <w:pPr>
        <w:pStyle w:val="BodyText"/>
        <w:numPr>
          <w:ilvl w:val="0"/>
          <w:numId w:val="45"/>
        </w:numPr>
        <w:spacing w:line="276" w:lineRule="auto"/>
        <w:rPr>
          <w:rFonts w:cs="Arial"/>
        </w:rPr>
      </w:pPr>
      <w:r w:rsidRPr="00E72880">
        <w:rPr>
          <w:rFonts w:cs="Arial"/>
        </w:rPr>
        <w:t>Path of the sources that the user wants to apply layout to. (&lt;SOURCE_A&gt;,</w:t>
      </w:r>
      <w:r w:rsidR="003133EF" w:rsidRPr="00E72880">
        <w:rPr>
          <w:rFonts w:cs="Arial"/>
        </w:rPr>
        <w:t xml:space="preserve"> …, </w:t>
      </w:r>
      <w:r w:rsidRPr="00E72880">
        <w:rPr>
          <w:rFonts w:cs="Arial"/>
        </w:rPr>
        <w:t>&lt;SOURCE_N&gt;)</w:t>
      </w:r>
    </w:p>
    <w:p w14:paraId="2E70EC87" w14:textId="77777777" w:rsidR="002D0A22" w:rsidRPr="00E72880" w:rsidRDefault="00676EC9" w:rsidP="002D0A22">
      <w:pPr>
        <w:pStyle w:val="BodyText"/>
        <w:numPr>
          <w:ilvl w:val="0"/>
          <w:numId w:val="45"/>
        </w:numPr>
        <w:spacing w:line="276" w:lineRule="auto"/>
        <w:rPr>
          <w:rFonts w:cs="Arial"/>
        </w:rPr>
      </w:pPr>
      <w:r w:rsidRPr="00E72880">
        <w:rPr>
          <w:rFonts w:cs="Arial"/>
        </w:rPr>
        <w:t>The URL will look as follows:</w:t>
      </w:r>
    </w:p>
    <w:p w14:paraId="7D718C4B" w14:textId="50E36258" w:rsidR="00676EC9" w:rsidRPr="00E72880" w:rsidRDefault="00676EC9" w:rsidP="002D0A22">
      <w:pPr>
        <w:pStyle w:val="BodyText"/>
        <w:spacing w:line="276" w:lineRule="auto"/>
        <w:ind w:firstLine="360"/>
        <w:jc w:val="center"/>
        <w:rPr>
          <w:rFonts w:cs="Arial"/>
          <w:i/>
        </w:rPr>
      </w:pPr>
      <w:r w:rsidRPr="00E72880">
        <w:rPr>
          <w:rFonts w:cs="Arial"/>
          <w:i/>
        </w:rPr>
        <w:t>&lt;LINK_TO_RAVEN&gt;?layout=&lt;STATE_PATH&gt;&amp;source=&lt;SOURCE_A&gt;</w:t>
      </w:r>
      <w:r w:rsidR="002D0A22" w:rsidRPr="00E72880">
        <w:rPr>
          <w:rFonts w:cs="Arial"/>
          <w:i/>
        </w:rPr>
        <w:t>,</w:t>
      </w:r>
      <w:r w:rsidR="003133EF" w:rsidRPr="00E72880">
        <w:rPr>
          <w:rFonts w:cs="Arial"/>
          <w:i/>
        </w:rPr>
        <w:t xml:space="preserve"> </w:t>
      </w:r>
      <w:r w:rsidR="002D0A22" w:rsidRPr="00E72880">
        <w:rPr>
          <w:rFonts w:cs="Arial"/>
          <w:i/>
        </w:rPr>
        <w:t>…,</w:t>
      </w:r>
      <w:r w:rsidR="003133EF" w:rsidRPr="00E72880">
        <w:rPr>
          <w:rFonts w:cs="Arial"/>
          <w:i/>
        </w:rPr>
        <w:t xml:space="preserve"> </w:t>
      </w:r>
      <w:r w:rsidR="002D0A22" w:rsidRPr="00E72880">
        <w:rPr>
          <w:rFonts w:cs="Arial"/>
          <w:i/>
        </w:rPr>
        <w:t>&lt;</w:t>
      </w:r>
      <w:r w:rsidRPr="00E72880">
        <w:rPr>
          <w:rFonts w:cs="Arial"/>
          <w:i/>
        </w:rPr>
        <w:t>SOURCE_N&gt;</w:t>
      </w:r>
    </w:p>
    <w:p w14:paraId="25D677BE" w14:textId="3DDC2B14" w:rsidR="00676EC9" w:rsidRPr="00E72880" w:rsidRDefault="00676EC9" w:rsidP="006F565F">
      <w:pPr>
        <w:ind w:firstLine="360"/>
        <w:rPr>
          <w:rFonts w:cs="Arial"/>
        </w:rPr>
      </w:pPr>
      <w:r w:rsidRPr="00E72880">
        <w:rPr>
          <w:rFonts w:cs="Arial"/>
          <w:b/>
        </w:rPr>
        <w:t xml:space="preserve">Important Note: </w:t>
      </w:r>
      <w:r w:rsidRPr="00E72880">
        <w:rPr>
          <w:rFonts w:cs="Arial"/>
        </w:rPr>
        <w:t>Pins are not supported by applying a state as a layout via URL.</w:t>
      </w:r>
    </w:p>
    <w:p w14:paraId="7A190BE0" w14:textId="6DDA030E" w:rsidR="00DA5CEB" w:rsidRPr="00E72880" w:rsidRDefault="00676EC9" w:rsidP="00771579">
      <w:pPr>
        <w:pStyle w:val="Heading6"/>
        <w:rPr>
          <w:rFonts w:cs="Arial"/>
        </w:rPr>
      </w:pPr>
      <w:bookmarkStart w:id="1399" w:name="_Toc27639377"/>
      <w:r w:rsidRPr="00E72880">
        <w:rPr>
          <w:rFonts w:cs="Arial"/>
        </w:rPr>
        <w:t>S</w:t>
      </w:r>
      <w:r w:rsidR="00DA5CEB" w:rsidRPr="00E72880">
        <w:rPr>
          <w:rFonts w:cs="Arial"/>
        </w:rPr>
        <w:t>hareable Links</w:t>
      </w:r>
      <w:bookmarkEnd w:id="1399"/>
    </w:p>
    <w:p w14:paraId="0F71C8E8" w14:textId="1B3B0BD9" w:rsidR="00857783" w:rsidRPr="00E72880" w:rsidRDefault="00DA5CEB" w:rsidP="00857783">
      <w:pPr>
        <w:pStyle w:val="BodyText"/>
        <w:rPr>
          <w:rFonts w:cs="Arial"/>
        </w:rPr>
      </w:pPr>
      <w:r w:rsidRPr="00E72880">
        <w:rPr>
          <w:rFonts w:cs="Arial"/>
        </w:rPr>
        <w:t>Shareable links helps with the creation of states and their access. When the user wants to share their view with another user a Shareable link can be used.</w:t>
      </w:r>
    </w:p>
    <w:p w14:paraId="538C0027" w14:textId="10F83E59" w:rsidR="00DA5CEB" w:rsidRPr="00E72880" w:rsidRDefault="00DA5CEB" w:rsidP="00771579">
      <w:pPr>
        <w:pStyle w:val="Heading7"/>
        <w:rPr>
          <w:rFonts w:cs="Arial"/>
        </w:rPr>
      </w:pPr>
      <w:bookmarkStart w:id="1400" w:name="_Toc27639378"/>
      <w:r w:rsidRPr="00E72880">
        <w:rPr>
          <w:rFonts w:cs="Arial"/>
        </w:rPr>
        <w:t>How to get a Shareable Link</w:t>
      </w:r>
      <w:bookmarkEnd w:id="1400"/>
    </w:p>
    <w:p w14:paraId="1670FB35" w14:textId="3A65D121" w:rsidR="00DA5CEB" w:rsidRPr="00E72880" w:rsidRDefault="00DA5CEB" w:rsidP="00B17A6D">
      <w:pPr>
        <w:pStyle w:val="BodyText"/>
        <w:numPr>
          <w:ilvl w:val="0"/>
          <w:numId w:val="30"/>
        </w:numPr>
        <w:spacing w:line="276" w:lineRule="auto"/>
        <w:rPr>
          <w:rFonts w:cs="Arial"/>
        </w:rPr>
      </w:pPr>
      <w:r w:rsidRPr="00E72880">
        <w:rPr>
          <w:rFonts w:cs="Arial"/>
        </w:rPr>
        <w:t xml:space="preserve">In the </w:t>
      </w:r>
      <w:r w:rsidR="00676EC9" w:rsidRPr="00E72880">
        <w:rPr>
          <w:rFonts w:cs="Arial"/>
        </w:rPr>
        <w:t>Manage Graphs Menu</w:t>
      </w:r>
      <w:r w:rsidRPr="00E72880">
        <w:rPr>
          <w:rFonts w:cs="Arial"/>
        </w:rPr>
        <w:t xml:space="preserve">, </w:t>
      </w:r>
      <w:r w:rsidR="002D0A22" w:rsidRPr="00E72880">
        <w:rPr>
          <w:rFonts w:cs="Arial"/>
        </w:rPr>
        <w:t>click the Shareable Link Icon.</w:t>
      </w:r>
    </w:p>
    <w:p w14:paraId="20C0A092" w14:textId="77777777" w:rsidR="00DA5CEB" w:rsidRPr="00E72880" w:rsidRDefault="00DA5CEB" w:rsidP="00B17A6D">
      <w:pPr>
        <w:pStyle w:val="BodyText"/>
        <w:numPr>
          <w:ilvl w:val="0"/>
          <w:numId w:val="30"/>
        </w:numPr>
        <w:spacing w:line="276" w:lineRule="auto"/>
        <w:rPr>
          <w:rFonts w:cs="Arial"/>
        </w:rPr>
      </w:pPr>
      <w:r w:rsidRPr="00E72880">
        <w:rPr>
          <w:rFonts w:cs="Arial"/>
        </w:rPr>
        <w:t>A dialog to copy the Shareable Link will appear.</w:t>
      </w:r>
    </w:p>
    <w:p w14:paraId="18DCBA49" w14:textId="73CDEE35" w:rsidR="00DA5CEB" w:rsidRPr="00E72880" w:rsidRDefault="00DA5CEB" w:rsidP="00B17A6D">
      <w:pPr>
        <w:pStyle w:val="BodyText"/>
        <w:numPr>
          <w:ilvl w:val="0"/>
          <w:numId w:val="30"/>
        </w:numPr>
        <w:spacing w:line="276" w:lineRule="auto"/>
        <w:rPr>
          <w:rFonts w:cs="Arial"/>
        </w:rPr>
      </w:pPr>
      <w:r w:rsidRPr="00E72880">
        <w:rPr>
          <w:rFonts w:cs="Arial"/>
        </w:rPr>
        <w:t>By default, RAVEN will create a random id to generate the Shareable Link. The user also has the option to rename the shareable link. (</w:t>
      </w:r>
      <w:r w:rsidRPr="00E72880">
        <w:rPr>
          <w:rFonts w:cs="Arial"/>
          <w:b/>
        </w:rPr>
        <w:t xml:space="preserve">Figure </w:t>
      </w:r>
      <w:r w:rsidR="004F56B0" w:rsidRPr="00E72880">
        <w:rPr>
          <w:rFonts w:cs="Arial"/>
          <w:b/>
        </w:rPr>
        <w:t>20</w:t>
      </w:r>
      <w:r w:rsidRPr="00E72880">
        <w:rPr>
          <w:rFonts w:cs="Arial"/>
        </w:rPr>
        <w:t>)</w:t>
      </w:r>
    </w:p>
    <w:p w14:paraId="66E353AA" w14:textId="77777777" w:rsidR="00DA5CEB" w:rsidRPr="00E72880" w:rsidRDefault="00DA5CEB" w:rsidP="00B17A6D">
      <w:pPr>
        <w:pStyle w:val="BodyText"/>
        <w:numPr>
          <w:ilvl w:val="0"/>
          <w:numId w:val="30"/>
        </w:numPr>
        <w:spacing w:line="276" w:lineRule="auto"/>
        <w:rPr>
          <w:rFonts w:cs="Arial"/>
        </w:rPr>
      </w:pPr>
      <w:r w:rsidRPr="00E72880">
        <w:rPr>
          <w:rFonts w:cs="Arial"/>
        </w:rPr>
        <w:t>Once the shareable link is defined, copy the generated link. When it is in the clipboard, dialog will close automatically.</w:t>
      </w:r>
    </w:p>
    <w:p w14:paraId="364401CB" w14:textId="62570185" w:rsidR="00DA5CEB" w:rsidRPr="00E72880" w:rsidRDefault="00DA5CEB" w:rsidP="00B17A6D">
      <w:pPr>
        <w:pStyle w:val="BodyText"/>
        <w:numPr>
          <w:ilvl w:val="0"/>
          <w:numId w:val="30"/>
        </w:numPr>
        <w:spacing w:line="276" w:lineRule="auto"/>
        <w:rPr>
          <w:rFonts w:cs="Arial"/>
        </w:rPr>
      </w:pPr>
      <w:r w:rsidRPr="00E72880">
        <w:rPr>
          <w:rFonts w:cs="Arial"/>
        </w:rPr>
        <w:t>Now, you can open your link in your browser's tab or share it with a college.</w:t>
      </w:r>
    </w:p>
    <w:p w14:paraId="1373B33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5007BDED" wp14:editId="691FADA2">
            <wp:extent cx="3958506" cy="899216"/>
            <wp:effectExtent l="0" t="0" r="444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6"/>
                    <a:stretch>
                      <a:fillRect/>
                    </a:stretch>
                  </pic:blipFill>
                  <pic:spPr bwMode="auto">
                    <a:xfrm>
                      <a:off x="0" y="0"/>
                      <a:ext cx="3958506" cy="899216"/>
                    </a:xfrm>
                    <a:prstGeom prst="rect">
                      <a:avLst/>
                    </a:prstGeom>
                    <a:ln>
                      <a:noFill/>
                    </a:ln>
                    <a:extLst>
                      <a:ext uri="{53640926-AAD7-44D8-BBD7-CCE9431645EC}">
                        <a14:shadowObscured xmlns:a14="http://schemas.microsoft.com/office/drawing/2010/main"/>
                      </a:ext>
                    </a:extLst>
                  </pic:spPr>
                </pic:pic>
              </a:graphicData>
            </a:graphic>
          </wp:inline>
        </w:drawing>
      </w:r>
    </w:p>
    <w:p w14:paraId="7976BB76" w14:textId="1019E390" w:rsidR="00DA5CEB" w:rsidRPr="00E72880" w:rsidRDefault="00DA5CEB" w:rsidP="00672D76">
      <w:pPr>
        <w:pStyle w:val="Caption"/>
        <w:spacing w:line="276" w:lineRule="auto"/>
        <w:ind w:left="360" w:right="720"/>
        <w:jc w:val="center"/>
        <w:rPr>
          <w:rFonts w:cs="Arial"/>
          <w:i/>
        </w:rPr>
      </w:pPr>
      <w:bookmarkStart w:id="1401" w:name="_Toc27568143"/>
      <w:bookmarkStart w:id="1402" w:name="_Toc27568800"/>
      <w:r w:rsidRPr="00E72880">
        <w:rPr>
          <w:rFonts w:cs="Arial"/>
          <w:b/>
          <w:i/>
        </w:rPr>
        <w:t xml:space="preserve">Figure </w:t>
      </w:r>
      <w:r w:rsidR="004F56B0" w:rsidRPr="00E72880">
        <w:rPr>
          <w:rFonts w:cs="Arial"/>
          <w:b/>
          <w:i/>
        </w:rPr>
        <w:t>20</w:t>
      </w:r>
      <w:r w:rsidRPr="00E72880">
        <w:rPr>
          <w:rFonts w:cs="Arial"/>
          <w:b/>
          <w:i/>
        </w:rPr>
        <w:t xml:space="preserve">. </w:t>
      </w:r>
      <w:r w:rsidRPr="00E72880">
        <w:rPr>
          <w:rFonts w:cs="Arial"/>
          <w:i/>
        </w:rPr>
        <w:t>Shareable link dialog. A Shareable Link with a generated unique identifier. (left) A Shareable Link with custom name entered by the user. (right)</w:t>
      </w:r>
      <w:bookmarkEnd w:id="1401"/>
      <w:bookmarkEnd w:id="1402"/>
    </w:p>
    <w:p w14:paraId="4E4D778B" w14:textId="77777777" w:rsidR="004F56B0" w:rsidRPr="00E72880" w:rsidRDefault="004F56B0" w:rsidP="00857783">
      <w:pPr>
        <w:pStyle w:val="BodyText"/>
        <w:rPr>
          <w:rFonts w:cs="Arial"/>
        </w:rPr>
      </w:pPr>
    </w:p>
    <w:p w14:paraId="4ED41AF9" w14:textId="720F416A" w:rsidR="00DA5CEB" w:rsidRPr="00E72880" w:rsidRDefault="00DA5CEB" w:rsidP="00857783">
      <w:pPr>
        <w:pStyle w:val="BodyText"/>
        <w:rPr>
          <w:rFonts w:cs="Arial"/>
        </w:rPr>
      </w:pPr>
      <w:r w:rsidRPr="00E72880">
        <w:rPr>
          <w:rFonts w:cs="Arial"/>
        </w:rPr>
        <w:t>A host folder for the shareable link is defined on RAVEN's settings section. Since a shareable link is a state, the user can access it in the future to load it, update it, and/or delete it.</w:t>
      </w:r>
    </w:p>
    <w:p w14:paraId="5DCBE4A4" w14:textId="77777777" w:rsidR="004F56B0" w:rsidRPr="00E72880" w:rsidRDefault="004F56B0" w:rsidP="00857783">
      <w:pPr>
        <w:pStyle w:val="BodyText"/>
        <w:rPr>
          <w:rFonts w:cs="Arial"/>
        </w:rPr>
      </w:pPr>
    </w:p>
    <w:p w14:paraId="71296166" w14:textId="50C7E729" w:rsidR="00DA5CEB" w:rsidRPr="00E72880" w:rsidRDefault="00DA5CEB" w:rsidP="00771579">
      <w:pPr>
        <w:pStyle w:val="Heading5"/>
        <w:rPr>
          <w:rFonts w:cs="Arial"/>
        </w:rPr>
      </w:pPr>
      <w:bookmarkStart w:id="1403" w:name="_Toc27639379"/>
      <w:r w:rsidRPr="00E72880">
        <w:rPr>
          <w:rFonts w:cs="Arial"/>
        </w:rPr>
        <w:lastRenderedPageBreak/>
        <w:t>Export Data</w:t>
      </w:r>
      <w:bookmarkEnd w:id="1403"/>
    </w:p>
    <w:p w14:paraId="5B8A8967" w14:textId="49E4CD78" w:rsidR="00DA5CEB" w:rsidRPr="00E72880" w:rsidRDefault="00DA5CEB" w:rsidP="00771579">
      <w:pPr>
        <w:pStyle w:val="Heading6"/>
        <w:rPr>
          <w:rFonts w:cs="Arial"/>
        </w:rPr>
      </w:pPr>
      <w:bookmarkStart w:id="1404" w:name="_Toc27639380"/>
      <w:r w:rsidRPr="00E72880">
        <w:rPr>
          <w:rFonts w:cs="Arial"/>
        </w:rPr>
        <w:t>How to: Export your data</w:t>
      </w:r>
      <w:bookmarkEnd w:id="1404"/>
    </w:p>
    <w:p w14:paraId="6CC61E4A" w14:textId="2A035E4F" w:rsidR="00DA5CEB" w:rsidRPr="00E72880" w:rsidRDefault="00DA5CEB" w:rsidP="00B17A6D">
      <w:pPr>
        <w:pStyle w:val="BodyText"/>
        <w:numPr>
          <w:ilvl w:val="0"/>
          <w:numId w:val="31"/>
        </w:numPr>
        <w:spacing w:line="240" w:lineRule="auto"/>
        <w:rPr>
          <w:rFonts w:cs="Arial"/>
        </w:rPr>
      </w:pPr>
      <w:r w:rsidRPr="00E72880">
        <w:rPr>
          <w:rFonts w:cs="Arial"/>
        </w:rPr>
        <w:t>Make sure that the data sets you want to download are selected in the Source Explorer.</w:t>
      </w:r>
    </w:p>
    <w:p w14:paraId="11F6FD4D" w14:textId="12C427D5" w:rsidR="00DA5CEB" w:rsidRPr="00E72880" w:rsidRDefault="00DA5CEB" w:rsidP="00B17A6D">
      <w:pPr>
        <w:pStyle w:val="BodyText"/>
        <w:numPr>
          <w:ilvl w:val="0"/>
          <w:numId w:val="31"/>
        </w:numPr>
        <w:spacing w:line="240" w:lineRule="auto"/>
        <w:rPr>
          <w:rFonts w:cs="Arial"/>
        </w:rPr>
      </w:pPr>
      <w:r w:rsidRPr="00E72880">
        <w:rPr>
          <w:rFonts w:cs="Arial"/>
        </w:rPr>
        <w:t>In the Top Bar, open the Main Menu</w:t>
      </w:r>
      <w:r w:rsidR="00857783" w:rsidRPr="00E72880">
        <w:rPr>
          <w:rFonts w:cs="Arial"/>
        </w:rPr>
        <w:t xml:space="preserve"> and i</w:t>
      </w:r>
      <w:r w:rsidRPr="00E72880">
        <w:rPr>
          <w:rFonts w:cs="Arial"/>
        </w:rPr>
        <w:t>n the Dropdown select 'Manage Output'.</w:t>
      </w:r>
    </w:p>
    <w:p w14:paraId="4B601E48" w14:textId="77777777" w:rsidR="00DA5CEB" w:rsidRPr="00E72880" w:rsidRDefault="00DA5CEB" w:rsidP="00B17A6D">
      <w:pPr>
        <w:pStyle w:val="BodyText"/>
        <w:numPr>
          <w:ilvl w:val="0"/>
          <w:numId w:val="31"/>
        </w:numPr>
        <w:spacing w:line="240" w:lineRule="auto"/>
        <w:rPr>
          <w:rFonts w:cs="Arial"/>
        </w:rPr>
      </w:pPr>
      <w:r w:rsidRPr="00E72880">
        <w:rPr>
          <w:rFonts w:cs="Arial"/>
        </w:rPr>
        <w:t>A drawer will open showing a list of the sources available to download.</w:t>
      </w:r>
    </w:p>
    <w:p w14:paraId="5BF9A4DE" w14:textId="77777777" w:rsidR="00DA5CEB" w:rsidRPr="00E72880" w:rsidRDefault="00DA5CEB" w:rsidP="00857783">
      <w:pPr>
        <w:pStyle w:val="BodyText"/>
        <w:keepNext/>
        <w:spacing w:line="240" w:lineRule="auto"/>
        <w:ind w:left="360"/>
        <w:jc w:val="center"/>
        <w:rPr>
          <w:rFonts w:cs="Arial"/>
        </w:rPr>
      </w:pPr>
      <w:r w:rsidRPr="00E72880">
        <w:rPr>
          <w:rFonts w:cs="Arial"/>
          <w:noProof/>
        </w:rPr>
        <w:drawing>
          <wp:inline distT="0" distB="0" distL="0" distR="0" wp14:anchorId="38106D0D" wp14:editId="4DC8B837">
            <wp:extent cx="2785325" cy="153685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7"/>
                    <a:stretch>
                      <a:fillRect/>
                    </a:stretch>
                  </pic:blipFill>
                  <pic:spPr bwMode="auto">
                    <a:xfrm>
                      <a:off x="0" y="0"/>
                      <a:ext cx="2804873" cy="1547639"/>
                    </a:xfrm>
                    <a:prstGeom prst="rect">
                      <a:avLst/>
                    </a:prstGeom>
                    <a:ln>
                      <a:noFill/>
                    </a:ln>
                    <a:extLst>
                      <a:ext uri="{53640926-AAD7-44D8-BBD7-CCE9431645EC}">
                        <a14:shadowObscured xmlns:a14="http://schemas.microsoft.com/office/drawing/2010/main"/>
                      </a:ext>
                    </a:extLst>
                  </pic:spPr>
                </pic:pic>
              </a:graphicData>
            </a:graphic>
          </wp:inline>
        </w:drawing>
      </w:r>
    </w:p>
    <w:p w14:paraId="433E648A" w14:textId="51D8B98B" w:rsidR="00DA5CEB" w:rsidRPr="00E72880" w:rsidRDefault="00DA5CEB" w:rsidP="00857783">
      <w:pPr>
        <w:pStyle w:val="Caption"/>
        <w:spacing w:line="240" w:lineRule="auto"/>
        <w:ind w:left="360" w:right="720"/>
        <w:jc w:val="center"/>
        <w:rPr>
          <w:rFonts w:cs="Arial"/>
        </w:rPr>
      </w:pPr>
      <w:bookmarkStart w:id="1405" w:name="_Toc27568144"/>
      <w:bookmarkStart w:id="1406" w:name="_Toc27568801"/>
      <w:r w:rsidRPr="00E72880">
        <w:rPr>
          <w:rFonts w:cs="Arial"/>
          <w:b/>
          <w:i/>
        </w:rPr>
        <w:t xml:space="preserve">Figure </w:t>
      </w:r>
      <w:r w:rsidR="004F56B0" w:rsidRPr="00E72880">
        <w:rPr>
          <w:rFonts w:cs="Arial"/>
          <w:b/>
          <w:i/>
        </w:rPr>
        <w:t>21</w:t>
      </w:r>
      <w:r w:rsidRPr="00E72880">
        <w:rPr>
          <w:rFonts w:cs="Arial"/>
          <w:i/>
        </w:rPr>
        <w:t>. Manage Output Drawer. In order to download the data of a selected source, select the it in the table, pick a format and generate the output.</w:t>
      </w:r>
      <w:bookmarkEnd w:id="1405"/>
      <w:bookmarkEnd w:id="1406"/>
    </w:p>
    <w:p w14:paraId="4BA3D288" w14:textId="1AF50132" w:rsidR="00DA5CEB" w:rsidRPr="00E72880" w:rsidRDefault="00DA5CEB" w:rsidP="00B17A6D">
      <w:pPr>
        <w:pStyle w:val="BodyText"/>
        <w:numPr>
          <w:ilvl w:val="0"/>
          <w:numId w:val="31"/>
        </w:numPr>
        <w:spacing w:line="240" w:lineRule="auto"/>
        <w:rPr>
          <w:rFonts w:cs="Arial"/>
        </w:rPr>
      </w:pPr>
      <w:r w:rsidRPr="00E72880">
        <w:rPr>
          <w:rFonts w:cs="Arial"/>
        </w:rPr>
        <w:t>A table will be displayed with all the selected sources in the application, check the ones to export.</w:t>
      </w:r>
    </w:p>
    <w:p w14:paraId="66D0816C" w14:textId="77777777" w:rsidR="00DA5CEB" w:rsidRPr="00E72880" w:rsidRDefault="00DA5CEB" w:rsidP="00B17A6D">
      <w:pPr>
        <w:pStyle w:val="BodyText"/>
        <w:numPr>
          <w:ilvl w:val="0"/>
          <w:numId w:val="31"/>
        </w:numPr>
        <w:spacing w:line="240" w:lineRule="auto"/>
        <w:rPr>
          <w:rFonts w:cs="Arial"/>
        </w:rPr>
      </w:pPr>
      <w:r w:rsidRPr="00E72880">
        <w:rPr>
          <w:rFonts w:cs="Arial"/>
        </w:rPr>
        <w:t>Select the format of the file and whether you want the data to be decimated or not.</w:t>
      </w:r>
    </w:p>
    <w:p w14:paraId="6801FA27" w14:textId="77777777" w:rsidR="00DA5CEB" w:rsidRPr="00E72880" w:rsidRDefault="00DA5CEB" w:rsidP="00B17A6D">
      <w:pPr>
        <w:pStyle w:val="BodyText"/>
        <w:numPr>
          <w:ilvl w:val="0"/>
          <w:numId w:val="31"/>
        </w:numPr>
        <w:spacing w:line="240" w:lineRule="auto"/>
        <w:rPr>
          <w:rFonts w:cs="Arial"/>
        </w:rPr>
      </w:pPr>
      <w:r w:rsidRPr="00E72880">
        <w:rPr>
          <w:rFonts w:cs="Arial"/>
        </w:rPr>
        <w:t>Click Create Output. A file will start downloading.</w:t>
      </w:r>
    </w:p>
    <w:p w14:paraId="51B4401A" w14:textId="49430E71" w:rsidR="00DA5CEB" w:rsidRPr="00E72880" w:rsidRDefault="00DA5CEB" w:rsidP="00771579">
      <w:pPr>
        <w:pStyle w:val="Heading6"/>
        <w:rPr>
          <w:rFonts w:cs="Arial"/>
        </w:rPr>
      </w:pPr>
      <w:bookmarkStart w:id="1407" w:name="_Toc27639381"/>
      <w:r w:rsidRPr="00E72880">
        <w:rPr>
          <w:rFonts w:cs="Arial"/>
        </w:rPr>
        <w:t xml:space="preserve">How to: Export your data in </w:t>
      </w:r>
      <w:r w:rsidR="006F565F">
        <w:rPr>
          <w:rFonts w:cs="Arial"/>
        </w:rPr>
        <w:t>‘</w:t>
      </w:r>
      <w:r w:rsidRPr="00E72880">
        <w:rPr>
          <w:rFonts w:cs="Arial"/>
        </w:rPr>
        <w:t>All-in-one</w:t>
      </w:r>
      <w:r w:rsidR="006F565F">
        <w:rPr>
          <w:rFonts w:cs="Arial"/>
        </w:rPr>
        <w:t>’</w:t>
      </w:r>
      <w:r w:rsidRPr="00E72880">
        <w:rPr>
          <w:rFonts w:cs="Arial"/>
        </w:rPr>
        <w:t xml:space="preserve"> file</w:t>
      </w:r>
      <w:bookmarkEnd w:id="1407"/>
    </w:p>
    <w:p w14:paraId="68435E0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45897F2E" wp14:editId="635430EF">
            <wp:extent cx="2744456" cy="15258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8"/>
                    <a:stretch>
                      <a:fillRect/>
                    </a:stretch>
                  </pic:blipFill>
                  <pic:spPr bwMode="auto">
                    <a:xfrm>
                      <a:off x="0" y="0"/>
                      <a:ext cx="2767271" cy="1538521"/>
                    </a:xfrm>
                    <a:prstGeom prst="rect">
                      <a:avLst/>
                    </a:prstGeom>
                    <a:ln>
                      <a:noFill/>
                    </a:ln>
                    <a:extLst>
                      <a:ext uri="{53640926-AAD7-44D8-BBD7-CCE9431645EC}">
                        <a14:shadowObscured xmlns:a14="http://schemas.microsoft.com/office/drawing/2010/main"/>
                      </a:ext>
                    </a:extLst>
                  </pic:spPr>
                </pic:pic>
              </a:graphicData>
            </a:graphic>
          </wp:inline>
        </w:drawing>
      </w:r>
    </w:p>
    <w:p w14:paraId="648A197E" w14:textId="3E021624" w:rsidR="00DA5CEB" w:rsidRPr="00E72880" w:rsidRDefault="00DA5CEB" w:rsidP="00857783">
      <w:pPr>
        <w:pStyle w:val="Caption"/>
        <w:spacing w:line="276" w:lineRule="auto"/>
        <w:ind w:left="360" w:right="720"/>
        <w:jc w:val="center"/>
        <w:rPr>
          <w:rFonts w:cs="Arial"/>
        </w:rPr>
      </w:pPr>
      <w:bookmarkStart w:id="1408" w:name="_Toc27568145"/>
      <w:bookmarkStart w:id="1409" w:name="_Toc27568802"/>
      <w:r w:rsidRPr="00E72880">
        <w:rPr>
          <w:rFonts w:cs="Arial"/>
          <w:b/>
          <w:i/>
        </w:rPr>
        <w:t xml:space="preserve">Figure </w:t>
      </w:r>
      <w:r w:rsidR="004F56B0" w:rsidRPr="00E72880">
        <w:rPr>
          <w:rFonts w:cs="Arial"/>
          <w:b/>
          <w:i/>
        </w:rPr>
        <w:t>22</w:t>
      </w:r>
      <w:r w:rsidRPr="00E72880">
        <w:rPr>
          <w:rFonts w:cs="Arial"/>
          <w:i/>
        </w:rPr>
        <w:t>. Manage Output Drawer. When the user selects more than one source, the All-in-one File option will be available.</w:t>
      </w:r>
      <w:bookmarkEnd w:id="1408"/>
      <w:bookmarkEnd w:id="1409"/>
      <w:r w:rsidRPr="00E72880">
        <w:rPr>
          <w:rFonts w:cs="Arial"/>
        </w:rPr>
        <w:t xml:space="preserve"> </w:t>
      </w:r>
    </w:p>
    <w:p w14:paraId="2100F15C" w14:textId="1B3A5462" w:rsidR="00DA5CEB" w:rsidRPr="00E72880" w:rsidRDefault="00DA5CEB" w:rsidP="00B17A6D">
      <w:pPr>
        <w:pStyle w:val="BodyText"/>
        <w:numPr>
          <w:ilvl w:val="0"/>
          <w:numId w:val="32"/>
        </w:numPr>
        <w:spacing w:line="240" w:lineRule="auto"/>
        <w:rPr>
          <w:rFonts w:cs="Arial"/>
        </w:rPr>
      </w:pPr>
      <w:r w:rsidRPr="00E72880">
        <w:rPr>
          <w:rFonts w:cs="Arial"/>
        </w:rPr>
        <w:t>Make sure there are two or more data sets selected in the Source Explorer.</w:t>
      </w:r>
    </w:p>
    <w:p w14:paraId="3C381031" w14:textId="0E6CC7A6" w:rsidR="00DA5CEB" w:rsidRPr="00E72880" w:rsidRDefault="00DA5CEB" w:rsidP="00B17A6D">
      <w:pPr>
        <w:pStyle w:val="BodyText"/>
        <w:numPr>
          <w:ilvl w:val="0"/>
          <w:numId w:val="32"/>
        </w:numPr>
        <w:spacing w:line="240" w:lineRule="auto"/>
        <w:rPr>
          <w:rFonts w:cs="Arial"/>
        </w:rPr>
      </w:pPr>
      <w:r w:rsidRPr="00E72880">
        <w:rPr>
          <w:rFonts w:cs="Arial"/>
        </w:rPr>
        <w:t xml:space="preserve">In the Top Bar, open the Main Menu by clicking on the </w:t>
      </w:r>
      <w:r w:rsidR="00883E60">
        <w:rPr>
          <w:rFonts w:cs="Arial"/>
        </w:rPr>
        <w:t>snowman</w:t>
      </w:r>
      <w:r w:rsidRPr="00E72880">
        <w:rPr>
          <w:rFonts w:cs="Arial"/>
        </w:rPr>
        <w:t xml:space="preserve"> icon.</w:t>
      </w:r>
    </w:p>
    <w:p w14:paraId="4DD2035D" w14:textId="77777777" w:rsidR="00DA5CEB" w:rsidRPr="00E72880" w:rsidRDefault="00DA5CEB" w:rsidP="00B17A6D">
      <w:pPr>
        <w:pStyle w:val="BodyText"/>
        <w:numPr>
          <w:ilvl w:val="0"/>
          <w:numId w:val="32"/>
        </w:numPr>
        <w:spacing w:line="240" w:lineRule="auto"/>
        <w:rPr>
          <w:rFonts w:cs="Arial"/>
        </w:rPr>
      </w:pPr>
      <w:r w:rsidRPr="00E72880">
        <w:rPr>
          <w:rFonts w:cs="Arial"/>
        </w:rPr>
        <w:t>In the Dropdown select: Manage Output.</w:t>
      </w:r>
    </w:p>
    <w:p w14:paraId="0CD7DF47" w14:textId="77777777" w:rsidR="00DA5CEB" w:rsidRPr="00E72880" w:rsidRDefault="00DA5CEB" w:rsidP="00B17A6D">
      <w:pPr>
        <w:pStyle w:val="BodyText"/>
        <w:numPr>
          <w:ilvl w:val="0"/>
          <w:numId w:val="32"/>
        </w:numPr>
        <w:spacing w:line="240" w:lineRule="auto"/>
        <w:rPr>
          <w:rFonts w:cs="Arial"/>
        </w:rPr>
      </w:pPr>
      <w:r w:rsidRPr="00E72880">
        <w:rPr>
          <w:rFonts w:cs="Arial"/>
        </w:rPr>
        <w:t>The Manage Output drawer will open showing a list of the available sources to download.</w:t>
      </w:r>
    </w:p>
    <w:p w14:paraId="509D6E20" w14:textId="77777777" w:rsidR="00DA5CEB" w:rsidRPr="00E72880" w:rsidRDefault="00DA5CEB" w:rsidP="00B17A6D">
      <w:pPr>
        <w:pStyle w:val="BodyText"/>
        <w:numPr>
          <w:ilvl w:val="0"/>
          <w:numId w:val="32"/>
        </w:numPr>
        <w:spacing w:line="240" w:lineRule="auto"/>
        <w:rPr>
          <w:rFonts w:cs="Arial"/>
        </w:rPr>
      </w:pPr>
      <w:r w:rsidRPr="00E72880">
        <w:rPr>
          <w:rFonts w:cs="Arial"/>
        </w:rPr>
        <w:t>A table will be displayed with all the selected sources in the application, check at least two files.</w:t>
      </w:r>
    </w:p>
    <w:p w14:paraId="42969878" w14:textId="77777777" w:rsidR="00DA5CEB" w:rsidRPr="00E72880" w:rsidRDefault="00DA5CEB" w:rsidP="00B17A6D">
      <w:pPr>
        <w:pStyle w:val="BodyText"/>
        <w:numPr>
          <w:ilvl w:val="0"/>
          <w:numId w:val="32"/>
        </w:numPr>
        <w:spacing w:line="240" w:lineRule="auto"/>
        <w:rPr>
          <w:rFonts w:cs="Arial"/>
        </w:rPr>
      </w:pPr>
      <w:r w:rsidRPr="00E72880">
        <w:rPr>
          <w:rFonts w:cs="Arial"/>
        </w:rPr>
        <w:t>Set the All-in-one File true.</w:t>
      </w:r>
    </w:p>
    <w:p w14:paraId="2663FB14" w14:textId="477E3555" w:rsidR="00DA5CEB" w:rsidRPr="00E72880" w:rsidRDefault="00DA5CEB" w:rsidP="00B17A6D">
      <w:pPr>
        <w:pStyle w:val="BodyText"/>
        <w:numPr>
          <w:ilvl w:val="0"/>
          <w:numId w:val="32"/>
        </w:numPr>
        <w:spacing w:line="240" w:lineRule="auto"/>
        <w:rPr>
          <w:rFonts w:cs="Arial"/>
        </w:rPr>
      </w:pPr>
      <w:r w:rsidRPr="00E72880">
        <w:rPr>
          <w:rFonts w:cs="Arial"/>
        </w:rPr>
        <w:t>Enter the name for the new file</w:t>
      </w:r>
      <w:r w:rsidR="00857783" w:rsidRPr="00E72880">
        <w:rPr>
          <w:rFonts w:cs="Arial"/>
        </w:rPr>
        <w:t xml:space="preserve"> as shown at </w:t>
      </w:r>
      <w:r w:rsidR="00857783" w:rsidRPr="00E72880">
        <w:rPr>
          <w:rFonts w:cs="Arial"/>
          <w:b/>
        </w:rPr>
        <w:t xml:space="preserve">Figure </w:t>
      </w:r>
      <w:r w:rsidR="004F56B0" w:rsidRPr="00E72880">
        <w:rPr>
          <w:rFonts w:cs="Arial"/>
          <w:b/>
        </w:rPr>
        <w:t>23</w:t>
      </w:r>
      <w:r w:rsidR="00857783" w:rsidRPr="00E72880">
        <w:rPr>
          <w:rFonts w:cs="Arial"/>
        </w:rPr>
        <w:t>.</w:t>
      </w:r>
    </w:p>
    <w:p w14:paraId="5F147517" w14:textId="5A21BB58" w:rsidR="00DA5CEB" w:rsidRPr="00E72880" w:rsidRDefault="00DA5CEB" w:rsidP="00B17A6D">
      <w:pPr>
        <w:pStyle w:val="BodyText"/>
        <w:numPr>
          <w:ilvl w:val="0"/>
          <w:numId w:val="32"/>
        </w:numPr>
        <w:spacing w:line="240" w:lineRule="auto"/>
        <w:rPr>
          <w:rFonts w:cs="Arial"/>
        </w:rPr>
      </w:pPr>
      <w:r w:rsidRPr="00E72880">
        <w:rPr>
          <w:rFonts w:cs="Arial"/>
        </w:rPr>
        <w:t>Click Create Output. Your file will start to download.</w:t>
      </w:r>
    </w:p>
    <w:p w14:paraId="3AC0D90C" w14:textId="77777777" w:rsidR="00DA5CEB" w:rsidRPr="00E72880" w:rsidRDefault="00DA5CEB" w:rsidP="00672D76">
      <w:pPr>
        <w:pStyle w:val="BodyText"/>
        <w:keepNext/>
        <w:spacing w:line="276" w:lineRule="auto"/>
        <w:ind w:left="360"/>
        <w:jc w:val="center"/>
        <w:rPr>
          <w:rFonts w:cs="Arial"/>
        </w:rPr>
      </w:pPr>
      <w:r w:rsidRPr="00E72880">
        <w:rPr>
          <w:rFonts w:cs="Arial"/>
          <w:noProof/>
        </w:rPr>
        <w:lastRenderedPageBreak/>
        <w:drawing>
          <wp:inline distT="0" distB="0" distL="0" distR="0" wp14:anchorId="04E6827D" wp14:editId="5B059AF0">
            <wp:extent cx="4082186" cy="1041094"/>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9"/>
                    <a:stretch>
                      <a:fillRect/>
                    </a:stretch>
                  </pic:blipFill>
                  <pic:spPr bwMode="auto">
                    <a:xfrm>
                      <a:off x="0" y="0"/>
                      <a:ext cx="4125386" cy="1052111"/>
                    </a:xfrm>
                    <a:prstGeom prst="rect">
                      <a:avLst/>
                    </a:prstGeom>
                    <a:ln>
                      <a:noFill/>
                    </a:ln>
                    <a:extLst>
                      <a:ext uri="{53640926-AAD7-44D8-BBD7-CCE9431645EC}">
                        <a14:shadowObscured xmlns:a14="http://schemas.microsoft.com/office/drawing/2010/main"/>
                      </a:ext>
                    </a:extLst>
                  </pic:spPr>
                </pic:pic>
              </a:graphicData>
            </a:graphic>
          </wp:inline>
        </w:drawing>
      </w:r>
    </w:p>
    <w:p w14:paraId="3FE1DB0F" w14:textId="289D9509" w:rsidR="00382DCD" w:rsidRPr="00E72880" w:rsidRDefault="00DA5CEB" w:rsidP="00C632AA">
      <w:pPr>
        <w:pStyle w:val="Caption"/>
        <w:spacing w:line="276" w:lineRule="auto"/>
        <w:ind w:left="360" w:right="720"/>
        <w:jc w:val="center"/>
        <w:rPr>
          <w:rFonts w:cs="Arial"/>
          <w:i/>
        </w:rPr>
      </w:pPr>
      <w:bookmarkStart w:id="1410" w:name="_Toc27568146"/>
      <w:bookmarkStart w:id="1411" w:name="_Toc27568803"/>
      <w:r w:rsidRPr="00E72880">
        <w:rPr>
          <w:rFonts w:cs="Arial"/>
          <w:b/>
          <w:i/>
        </w:rPr>
        <w:t xml:space="preserve">Figure </w:t>
      </w:r>
      <w:r w:rsidR="004F56B0" w:rsidRPr="00E72880">
        <w:rPr>
          <w:rFonts w:cs="Arial"/>
          <w:b/>
          <w:i/>
        </w:rPr>
        <w:t>23</w:t>
      </w:r>
      <w:r w:rsidRPr="00E72880">
        <w:rPr>
          <w:rFonts w:cs="Arial"/>
          <w:i/>
        </w:rPr>
        <w:t>. When the All-in-one File option is set to true, the user needs to enter a name for the file. Once entered Create Output will be enabled.</w:t>
      </w:r>
      <w:bookmarkEnd w:id="1410"/>
      <w:bookmarkEnd w:id="1411"/>
    </w:p>
    <w:p w14:paraId="07C040EA" w14:textId="042A5F5E" w:rsidR="00DA5CEB" w:rsidRPr="00E72880" w:rsidRDefault="00676EC9" w:rsidP="00771579">
      <w:pPr>
        <w:pStyle w:val="Heading5"/>
        <w:rPr>
          <w:rFonts w:cs="Arial"/>
        </w:rPr>
      </w:pPr>
      <w:bookmarkStart w:id="1412" w:name="_Toc27639382"/>
      <w:r w:rsidRPr="00E72880">
        <w:rPr>
          <w:rFonts w:cs="Arial"/>
        </w:rPr>
        <w:t>S</w:t>
      </w:r>
      <w:r w:rsidR="00DA5CEB" w:rsidRPr="00E72880">
        <w:rPr>
          <w:rFonts w:cs="Arial"/>
        </w:rPr>
        <w:t>ituational Awareness</w:t>
      </w:r>
      <w:bookmarkEnd w:id="1412"/>
    </w:p>
    <w:p w14:paraId="27F2008F"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12E8F08B" wp14:editId="300CB439">
            <wp:extent cx="3917010" cy="21923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50"/>
                    <a:stretch>
                      <a:fillRect/>
                    </a:stretch>
                  </pic:blipFill>
                  <pic:spPr bwMode="auto">
                    <a:xfrm>
                      <a:off x="0" y="0"/>
                      <a:ext cx="3941414" cy="2206016"/>
                    </a:xfrm>
                    <a:prstGeom prst="rect">
                      <a:avLst/>
                    </a:prstGeom>
                    <a:ln>
                      <a:noFill/>
                    </a:ln>
                    <a:extLst>
                      <a:ext uri="{53640926-AAD7-44D8-BBD7-CCE9431645EC}">
                        <a14:shadowObscured xmlns:a14="http://schemas.microsoft.com/office/drawing/2010/main"/>
                      </a:ext>
                    </a:extLst>
                  </pic:spPr>
                </pic:pic>
              </a:graphicData>
            </a:graphic>
          </wp:inline>
        </w:drawing>
      </w:r>
    </w:p>
    <w:p w14:paraId="0A0C3F66" w14:textId="7875A9C1" w:rsidR="00DA5CEB" w:rsidRPr="00E72880" w:rsidRDefault="00DA5CEB" w:rsidP="00672D76">
      <w:pPr>
        <w:pStyle w:val="Caption"/>
        <w:spacing w:line="276" w:lineRule="auto"/>
        <w:ind w:left="360" w:right="720"/>
        <w:jc w:val="center"/>
        <w:rPr>
          <w:rFonts w:cs="Arial"/>
        </w:rPr>
      </w:pPr>
      <w:bookmarkStart w:id="1413" w:name="_Toc27568147"/>
      <w:bookmarkStart w:id="1414" w:name="_Toc27568804"/>
      <w:r w:rsidRPr="00E72880">
        <w:rPr>
          <w:rFonts w:cs="Arial"/>
          <w:b/>
          <w:i/>
        </w:rPr>
        <w:t xml:space="preserve">Figure </w:t>
      </w:r>
      <w:r w:rsidR="004F56B0" w:rsidRPr="00E72880">
        <w:rPr>
          <w:rFonts w:cs="Arial"/>
          <w:b/>
          <w:i/>
        </w:rPr>
        <w:t>24</w:t>
      </w:r>
      <w:r w:rsidRPr="00E72880">
        <w:rPr>
          <w:rFonts w:cs="Arial"/>
          <w:i/>
        </w:rPr>
        <w:t>. Situational Awareness Drawer. Situational awareness will read the available sequences and show them to the user.</w:t>
      </w:r>
      <w:bookmarkEnd w:id="1413"/>
      <w:bookmarkEnd w:id="1414"/>
    </w:p>
    <w:p w14:paraId="75870AB3" w14:textId="77777777" w:rsidR="00DA5CEB" w:rsidRPr="00E72880" w:rsidRDefault="00DA5CEB" w:rsidP="00672D76">
      <w:pPr>
        <w:pStyle w:val="BodyText"/>
        <w:spacing w:line="276" w:lineRule="auto"/>
        <w:rPr>
          <w:rFonts w:cs="Arial"/>
        </w:rPr>
      </w:pPr>
    </w:p>
    <w:p w14:paraId="57622D3D" w14:textId="5B1D1488" w:rsidR="00DA5CEB" w:rsidRPr="00E72880" w:rsidRDefault="00DA5CEB" w:rsidP="00857783">
      <w:pPr>
        <w:pStyle w:val="BodyText"/>
        <w:rPr>
          <w:rFonts w:cs="Arial"/>
        </w:rPr>
      </w:pPr>
      <w:r w:rsidRPr="00E72880">
        <w:rPr>
          <w:rFonts w:cs="Arial"/>
        </w:rPr>
        <w:t>Situational Awareness is a mode in RAVEN which allows the timelines to be displayed based on current time or a user specified time. If the current time is selected, the user can specify the plus and minus deltas to provide the page duration. The default minus delta is 7 days and plus delta is 60 days. Hence, the default page duration is 67 days.</w:t>
      </w:r>
    </w:p>
    <w:p w14:paraId="30BB98E9" w14:textId="477F1C7F" w:rsidR="00857783" w:rsidRPr="00E72880" w:rsidRDefault="00DA5CEB" w:rsidP="004F56B0">
      <w:pPr>
        <w:pStyle w:val="BodyText"/>
        <w:rPr>
          <w:rFonts w:cs="Arial"/>
        </w:rPr>
      </w:pPr>
      <w:r w:rsidRPr="00E72880">
        <w:rPr>
          <w:rFonts w:cs="Arial"/>
        </w:rPr>
        <w:t>In situational awareness mode, RAVEN will only query data for the current time period resulting in an improved performance for timelines spanning a long period. In addition, PEF data can be setup on the server side to be 'stitched' from multiple sequences. Querying PEF data in situational awareness mode will result in portions of timeline data from multiple PEFs stitched together as one continuous timeline rendered in RAVEN.</w:t>
      </w:r>
    </w:p>
    <w:p w14:paraId="7275202E" w14:textId="63E2D2A0" w:rsidR="004F56B0" w:rsidRPr="00E72880" w:rsidRDefault="004F56B0" w:rsidP="004F56B0">
      <w:pPr>
        <w:pStyle w:val="BodyText"/>
        <w:rPr>
          <w:rFonts w:cs="Arial"/>
        </w:rPr>
      </w:pPr>
    </w:p>
    <w:p w14:paraId="0FB7265C" w14:textId="6C21E022" w:rsidR="004F56B0" w:rsidRPr="00E72880" w:rsidRDefault="004F56B0" w:rsidP="004F56B0">
      <w:pPr>
        <w:pStyle w:val="BodyText"/>
        <w:rPr>
          <w:rFonts w:cs="Arial"/>
        </w:rPr>
      </w:pPr>
    </w:p>
    <w:p w14:paraId="6AA06E10" w14:textId="6F1313E0" w:rsidR="004F56B0" w:rsidRPr="00E72880" w:rsidRDefault="004F56B0" w:rsidP="004F56B0">
      <w:pPr>
        <w:pStyle w:val="BodyText"/>
        <w:rPr>
          <w:rFonts w:cs="Arial"/>
        </w:rPr>
      </w:pPr>
    </w:p>
    <w:p w14:paraId="49EE653F" w14:textId="77777777" w:rsidR="004F56B0" w:rsidRPr="00E72880" w:rsidRDefault="004F56B0" w:rsidP="004F56B0">
      <w:pPr>
        <w:pStyle w:val="BodyText"/>
        <w:rPr>
          <w:rFonts w:cs="Arial"/>
        </w:rPr>
      </w:pPr>
    </w:p>
    <w:p w14:paraId="380C77C9" w14:textId="125687A6" w:rsidR="00DA5CEB" w:rsidRPr="00E72880" w:rsidRDefault="00DA5CEB" w:rsidP="00771579">
      <w:pPr>
        <w:pStyle w:val="Heading6"/>
        <w:rPr>
          <w:rFonts w:cs="Arial"/>
        </w:rPr>
      </w:pPr>
      <w:bookmarkStart w:id="1415" w:name="_Toc27639383"/>
      <w:r w:rsidRPr="00E72880">
        <w:rPr>
          <w:rFonts w:cs="Arial"/>
        </w:rPr>
        <w:lastRenderedPageBreak/>
        <w:t>How To: Enable situational awareness</w:t>
      </w:r>
      <w:bookmarkEnd w:id="1415"/>
    </w:p>
    <w:p w14:paraId="515C1D9B" w14:textId="7ECC243F" w:rsidR="00DA5CEB" w:rsidRPr="00E72880" w:rsidRDefault="00DA5CEB" w:rsidP="00B17A6D">
      <w:pPr>
        <w:pStyle w:val="BodyText"/>
        <w:numPr>
          <w:ilvl w:val="0"/>
          <w:numId w:val="33"/>
        </w:numPr>
        <w:spacing w:line="276" w:lineRule="auto"/>
        <w:rPr>
          <w:rFonts w:cs="Arial"/>
        </w:rPr>
      </w:pPr>
      <w:r w:rsidRPr="00E72880">
        <w:rPr>
          <w:rFonts w:cs="Arial"/>
        </w:rPr>
        <w:t xml:space="preserve">In the Top Bar, open the Main Menu by clicking on the </w:t>
      </w:r>
      <w:r w:rsidR="00E72880">
        <w:rPr>
          <w:rFonts w:cs="Arial"/>
        </w:rPr>
        <w:t>‘snowman</w:t>
      </w:r>
      <w:r w:rsidRPr="00E72880">
        <w:rPr>
          <w:rFonts w:cs="Arial"/>
        </w:rPr>
        <w:t xml:space="preserve"> icon</w:t>
      </w:r>
      <w:r w:rsidR="00E72880">
        <w:rPr>
          <w:rFonts w:cs="Arial"/>
        </w:rPr>
        <w:t>'</w:t>
      </w:r>
      <w:r w:rsidRPr="00E72880">
        <w:rPr>
          <w:rFonts w:cs="Arial"/>
        </w:rPr>
        <w:t>.</w:t>
      </w:r>
    </w:p>
    <w:p w14:paraId="55E89701" w14:textId="4BA650B7" w:rsidR="00DA5CEB" w:rsidRPr="00E72880" w:rsidRDefault="00DA5CEB" w:rsidP="00B17A6D">
      <w:pPr>
        <w:pStyle w:val="BodyText"/>
        <w:numPr>
          <w:ilvl w:val="0"/>
          <w:numId w:val="33"/>
        </w:numPr>
        <w:spacing w:line="276" w:lineRule="auto"/>
        <w:rPr>
          <w:rFonts w:cs="Arial"/>
        </w:rPr>
      </w:pPr>
      <w:r w:rsidRPr="00E72880">
        <w:rPr>
          <w:rFonts w:cs="Arial"/>
        </w:rPr>
        <w:t xml:space="preserve">In the Dropdown select: </w:t>
      </w:r>
      <w:r w:rsidR="006F565F">
        <w:rPr>
          <w:rFonts w:cs="Arial"/>
        </w:rPr>
        <w:t>‘</w:t>
      </w:r>
      <w:r w:rsidRPr="00E72880">
        <w:rPr>
          <w:rFonts w:cs="Arial"/>
        </w:rPr>
        <w:t>Situational Awareness</w:t>
      </w:r>
      <w:r w:rsidR="006F565F">
        <w:rPr>
          <w:rFonts w:cs="Arial"/>
        </w:rPr>
        <w:t>’</w:t>
      </w:r>
      <w:r w:rsidRPr="00E72880">
        <w:rPr>
          <w:rFonts w:cs="Arial"/>
        </w:rPr>
        <w:t>.</w:t>
      </w:r>
    </w:p>
    <w:p w14:paraId="56F5D715" w14:textId="6FA3ACA8" w:rsidR="00DA5CEB" w:rsidRPr="00E72880" w:rsidRDefault="00DA5CEB" w:rsidP="00B17A6D">
      <w:pPr>
        <w:pStyle w:val="BodyText"/>
        <w:numPr>
          <w:ilvl w:val="0"/>
          <w:numId w:val="33"/>
        </w:numPr>
        <w:spacing w:line="276" w:lineRule="auto"/>
        <w:rPr>
          <w:rFonts w:cs="Arial"/>
        </w:rPr>
      </w:pPr>
      <w:r w:rsidRPr="00E72880">
        <w:rPr>
          <w:rFonts w:cs="Arial"/>
        </w:rPr>
        <w:t xml:space="preserve">As shown on </w:t>
      </w:r>
      <w:r w:rsidRPr="00E72880">
        <w:rPr>
          <w:rFonts w:cs="Arial"/>
          <w:b/>
        </w:rPr>
        <w:t>Figure 2</w:t>
      </w:r>
      <w:r w:rsidR="004F56B0" w:rsidRPr="00E72880">
        <w:rPr>
          <w:rFonts w:cs="Arial"/>
          <w:b/>
        </w:rPr>
        <w:t>4</w:t>
      </w:r>
      <w:r w:rsidRPr="00E72880">
        <w:rPr>
          <w:rFonts w:cs="Arial"/>
        </w:rPr>
        <w:t xml:space="preserve">, the </w:t>
      </w:r>
      <w:r w:rsidR="006F565F">
        <w:rPr>
          <w:rFonts w:cs="Arial"/>
        </w:rPr>
        <w:t>‘</w:t>
      </w:r>
      <w:r w:rsidR="006F565F" w:rsidRPr="00E72880">
        <w:rPr>
          <w:rFonts w:cs="Arial"/>
        </w:rPr>
        <w:t>Situational Awareness</w:t>
      </w:r>
      <w:r w:rsidR="006F565F">
        <w:rPr>
          <w:rFonts w:cs="Arial"/>
        </w:rPr>
        <w:t xml:space="preserve">’ </w:t>
      </w:r>
      <w:r w:rsidRPr="00E72880">
        <w:rPr>
          <w:rFonts w:cs="Arial"/>
        </w:rPr>
        <w:t>drawer will appear.</w:t>
      </w:r>
    </w:p>
    <w:p w14:paraId="304912AD" w14:textId="77777777" w:rsidR="00DA5CEB" w:rsidRPr="00E72880" w:rsidRDefault="00DA5CEB" w:rsidP="00B17A6D">
      <w:pPr>
        <w:pStyle w:val="BodyText"/>
        <w:numPr>
          <w:ilvl w:val="0"/>
          <w:numId w:val="33"/>
        </w:numPr>
        <w:spacing w:line="276" w:lineRule="auto"/>
        <w:rPr>
          <w:rFonts w:cs="Arial"/>
        </w:rPr>
      </w:pPr>
      <w:r w:rsidRPr="00E72880">
        <w:rPr>
          <w:rFonts w:cs="Arial"/>
        </w:rPr>
        <w:t>Situational Awareness can be enabled in two ways:</w:t>
      </w:r>
    </w:p>
    <w:p w14:paraId="7E5E4CB6" w14:textId="77777777" w:rsidR="00DA5CEB" w:rsidRPr="00E72880" w:rsidRDefault="00DA5CEB" w:rsidP="00B17A6D">
      <w:pPr>
        <w:pStyle w:val="BodyText"/>
        <w:numPr>
          <w:ilvl w:val="1"/>
          <w:numId w:val="33"/>
        </w:numPr>
        <w:spacing w:line="276" w:lineRule="auto"/>
        <w:rPr>
          <w:rFonts w:cs="Arial"/>
        </w:rPr>
      </w:pPr>
      <w:r w:rsidRPr="00E72880">
        <w:rPr>
          <w:rFonts w:cs="Arial"/>
        </w:rPr>
        <w:t>Setting Start Time to Now</w:t>
      </w:r>
    </w:p>
    <w:p w14:paraId="02B1E878" w14:textId="7B26352C" w:rsidR="00DA5CEB" w:rsidRPr="00E72880" w:rsidRDefault="00DA5CEB" w:rsidP="00B17A6D">
      <w:pPr>
        <w:pStyle w:val="BodyText"/>
        <w:numPr>
          <w:ilvl w:val="2"/>
          <w:numId w:val="33"/>
        </w:numPr>
        <w:spacing w:line="276" w:lineRule="auto"/>
        <w:rPr>
          <w:rFonts w:cs="Arial"/>
        </w:rPr>
      </w:pPr>
      <w:r w:rsidRPr="00E72880">
        <w:rPr>
          <w:rFonts w:cs="Arial"/>
        </w:rPr>
        <w:t xml:space="preserve">The </w:t>
      </w:r>
      <w:r w:rsidR="006F565F">
        <w:rPr>
          <w:rFonts w:cs="Arial"/>
        </w:rPr>
        <w:t>‘</w:t>
      </w:r>
      <w:r w:rsidRPr="00E72880">
        <w:rPr>
          <w:rFonts w:cs="Arial"/>
        </w:rPr>
        <w:t>Time Used</w:t>
      </w:r>
      <w:r w:rsidR="006F565F">
        <w:rPr>
          <w:rFonts w:cs="Arial"/>
        </w:rPr>
        <w:t>’</w:t>
      </w:r>
      <w:r w:rsidRPr="00E72880">
        <w:rPr>
          <w:rFonts w:cs="Arial"/>
        </w:rPr>
        <w:t xml:space="preserve"> dropdown should be set to </w:t>
      </w:r>
      <w:r w:rsidR="006F565F">
        <w:rPr>
          <w:rFonts w:cs="Arial"/>
        </w:rPr>
        <w:t>‘</w:t>
      </w:r>
      <w:proofErr w:type="gramStart"/>
      <w:r w:rsidRPr="00E72880">
        <w:rPr>
          <w:rFonts w:cs="Arial"/>
        </w:rPr>
        <w:t>Now</w:t>
      </w:r>
      <w:proofErr w:type="gramEnd"/>
      <w:r w:rsidR="006F565F">
        <w:rPr>
          <w:rFonts w:cs="Arial"/>
        </w:rPr>
        <w:t>’</w:t>
      </w:r>
      <w:r w:rsidRPr="00E72880">
        <w:rPr>
          <w:rFonts w:cs="Arial"/>
        </w:rPr>
        <w:t xml:space="preserve"> which is the default value.</w:t>
      </w:r>
    </w:p>
    <w:p w14:paraId="7E2FEAED" w14:textId="48752EDF"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Minus Delta</w:t>
      </w:r>
      <w:r w:rsidR="006F565F">
        <w:rPr>
          <w:rFonts w:cs="Arial"/>
        </w:rPr>
        <w:t>’</w:t>
      </w:r>
      <w:r w:rsidRPr="00E72880">
        <w:rPr>
          <w:rFonts w:cs="Arial"/>
        </w:rPr>
        <w:t xml:space="preserve"> and </w:t>
      </w:r>
      <w:r w:rsidR="006F565F">
        <w:rPr>
          <w:rFonts w:cs="Arial"/>
        </w:rPr>
        <w:t>‘</w:t>
      </w:r>
      <w:r w:rsidRPr="00E72880">
        <w:rPr>
          <w:rFonts w:cs="Arial"/>
        </w:rPr>
        <w:t>Plus Delta</w:t>
      </w:r>
      <w:r w:rsidR="006F565F">
        <w:rPr>
          <w:rFonts w:cs="Arial"/>
        </w:rPr>
        <w:t>’</w:t>
      </w:r>
      <w:r w:rsidRPr="00E72880">
        <w:rPr>
          <w:rFonts w:cs="Arial"/>
        </w:rPr>
        <w:t>.</w:t>
      </w:r>
    </w:p>
    <w:p w14:paraId="0F54942B" w14:textId="5F19CF09"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Minus Delta</w:t>
      </w:r>
      <w:r>
        <w:rPr>
          <w:rFonts w:cs="Arial"/>
        </w:rPr>
        <w:t>’</w:t>
      </w:r>
      <w:r w:rsidR="00DA5CEB" w:rsidRPr="00E72880">
        <w:rPr>
          <w:rFonts w:cs="Arial"/>
        </w:rPr>
        <w:t xml:space="preserve"> is the time that will be </w:t>
      </w:r>
      <w:r w:rsidR="00EF46F4" w:rsidRPr="00E72880">
        <w:rPr>
          <w:rFonts w:cs="Arial"/>
        </w:rPr>
        <w:t>subtracted</w:t>
      </w:r>
      <w:r w:rsidR="00DA5CEB" w:rsidRPr="00E72880">
        <w:rPr>
          <w:rFonts w:cs="Arial"/>
        </w:rPr>
        <w:t xml:space="preserve"> from the current time.</w:t>
      </w:r>
    </w:p>
    <w:p w14:paraId="3AC4E8CC" w14:textId="307ACF2A" w:rsidR="00DA5CEB" w:rsidRPr="00E72880" w:rsidRDefault="006F565F" w:rsidP="00B17A6D">
      <w:pPr>
        <w:pStyle w:val="BodyText"/>
        <w:numPr>
          <w:ilvl w:val="3"/>
          <w:numId w:val="33"/>
        </w:numPr>
        <w:spacing w:line="276" w:lineRule="auto"/>
        <w:rPr>
          <w:rFonts w:cs="Arial"/>
        </w:rPr>
      </w:pPr>
      <w:r>
        <w:rPr>
          <w:rFonts w:cs="Arial"/>
        </w:rPr>
        <w:t>‘</w:t>
      </w:r>
      <w:proofErr w:type="gramStart"/>
      <w:r w:rsidR="00DA5CEB" w:rsidRPr="00E72880">
        <w:rPr>
          <w:rFonts w:cs="Arial"/>
        </w:rPr>
        <w:t>Plus</w:t>
      </w:r>
      <w:proofErr w:type="gramEnd"/>
      <w:r w:rsidR="00DA5CEB" w:rsidRPr="00E72880">
        <w:rPr>
          <w:rFonts w:cs="Arial"/>
        </w:rPr>
        <w:t xml:space="preserve"> Delta</w:t>
      </w:r>
      <w:r>
        <w:rPr>
          <w:rFonts w:cs="Arial"/>
        </w:rPr>
        <w:t>’</w:t>
      </w:r>
      <w:r w:rsidR="00DA5CEB" w:rsidRPr="00E72880">
        <w:rPr>
          <w:rFonts w:cs="Arial"/>
        </w:rPr>
        <w:t xml:space="preserve"> defines the desired duration after the current time.</w:t>
      </w:r>
    </w:p>
    <w:p w14:paraId="2F23B646" w14:textId="5B45B372" w:rsidR="00DA5CEB" w:rsidRPr="00E72880" w:rsidRDefault="00DA5CEB" w:rsidP="00B17A6D">
      <w:pPr>
        <w:pStyle w:val="BodyText"/>
        <w:numPr>
          <w:ilvl w:val="2"/>
          <w:numId w:val="33"/>
        </w:numPr>
        <w:spacing w:line="276" w:lineRule="auto"/>
        <w:rPr>
          <w:rFonts w:cs="Arial"/>
        </w:rPr>
      </w:pPr>
      <w:r w:rsidRPr="00E72880">
        <w:rPr>
          <w:rFonts w:cs="Arial"/>
        </w:rPr>
        <w:t xml:space="preserve">As a </w:t>
      </w:r>
      <w:r w:rsidR="00CB2A81" w:rsidRPr="00E72880">
        <w:rPr>
          <w:rFonts w:cs="Arial"/>
        </w:rPr>
        <w:t>result,</w:t>
      </w:r>
      <w:r w:rsidRPr="00E72880">
        <w:rPr>
          <w:rFonts w:cs="Arial"/>
        </w:rPr>
        <w:t xml:space="preserve"> in the view range:</w:t>
      </w:r>
    </w:p>
    <w:p w14:paraId="08145EF2" w14:textId="77777777" w:rsidR="00DA5CEB" w:rsidRPr="00E72880" w:rsidRDefault="00DA5CEB" w:rsidP="00B17A6D">
      <w:pPr>
        <w:pStyle w:val="BodyText"/>
        <w:numPr>
          <w:ilvl w:val="3"/>
          <w:numId w:val="33"/>
        </w:numPr>
        <w:spacing w:line="276" w:lineRule="auto"/>
        <w:rPr>
          <w:rFonts w:cs="Arial"/>
        </w:rPr>
      </w:pPr>
      <w:r w:rsidRPr="00E72880">
        <w:rPr>
          <w:rFonts w:cs="Arial"/>
        </w:rPr>
        <w:t>start time = current time - minus delta</w:t>
      </w:r>
    </w:p>
    <w:p w14:paraId="108B1048" w14:textId="77777777" w:rsidR="00DA5CEB" w:rsidRPr="00E72880" w:rsidRDefault="00DA5CEB" w:rsidP="00B17A6D">
      <w:pPr>
        <w:pStyle w:val="BodyText"/>
        <w:numPr>
          <w:ilvl w:val="3"/>
          <w:numId w:val="33"/>
        </w:numPr>
        <w:spacing w:line="276" w:lineRule="auto"/>
        <w:rPr>
          <w:rFonts w:cs="Arial"/>
        </w:rPr>
      </w:pPr>
      <w:r w:rsidRPr="00E72880">
        <w:rPr>
          <w:rFonts w:cs="Arial"/>
        </w:rPr>
        <w:t>duration = minus delta + plus delta</w:t>
      </w:r>
    </w:p>
    <w:p w14:paraId="41FC4DA2" w14:textId="77777777" w:rsidR="00DA5CEB" w:rsidRPr="00E72880" w:rsidRDefault="00DA5CEB" w:rsidP="00B17A6D">
      <w:pPr>
        <w:pStyle w:val="BodyText"/>
        <w:numPr>
          <w:ilvl w:val="1"/>
          <w:numId w:val="33"/>
        </w:numPr>
        <w:spacing w:line="276" w:lineRule="auto"/>
        <w:rPr>
          <w:rFonts w:cs="Arial"/>
        </w:rPr>
      </w:pPr>
      <w:r w:rsidRPr="00E72880">
        <w:rPr>
          <w:rFonts w:cs="Arial"/>
        </w:rPr>
        <w:t>Setting a Custom Start Time</w:t>
      </w:r>
    </w:p>
    <w:p w14:paraId="073B1187" w14:textId="72ED2E72" w:rsidR="00DA5CEB" w:rsidRPr="00E72880" w:rsidRDefault="00DA5CEB" w:rsidP="00B17A6D">
      <w:pPr>
        <w:pStyle w:val="BodyText"/>
        <w:numPr>
          <w:ilvl w:val="2"/>
          <w:numId w:val="33"/>
        </w:numPr>
        <w:spacing w:line="276" w:lineRule="auto"/>
        <w:rPr>
          <w:rFonts w:cs="Arial"/>
        </w:rPr>
      </w:pPr>
      <w:r w:rsidRPr="00E72880">
        <w:rPr>
          <w:rFonts w:cs="Arial"/>
        </w:rPr>
        <w:t xml:space="preserve">Change </w:t>
      </w:r>
      <w:r w:rsidR="006F565F">
        <w:rPr>
          <w:rFonts w:cs="Arial"/>
        </w:rPr>
        <w:t>‘</w:t>
      </w:r>
      <w:r w:rsidRPr="00E72880">
        <w:rPr>
          <w:rFonts w:cs="Arial"/>
        </w:rPr>
        <w:t>Time Used</w:t>
      </w:r>
      <w:r w:rsidR="006F565F">
        <w:rPr>
          <w:rFonts w:cs="Arial"/>
        </w:rPr>
        <w:t>’</w:t>
      </w:r>
      <w:r w:rsidRPr="00E72880">
        <w:rPr>
          <w:rFonts w:cs="Arial"/>
        </w:rPr>
        <w:t xml:space="preserve"> to </w:t>
      </w:r>
      <w:r w:rsidR="006F565F">
        <w:rPr>
          <w:rFonts w:cs="Arial"/>
        </w:rPr>
        <w:t>‘</w:t>
      </w:r>
      <w:r w:rsidRPr="00E72880">
        <w:rPr>
          <w:rFonts w:cs="Arial"/>
        </w:rPr>
        <w:t>Input Time</w:t>
      </w:r>
      <w:r w:rsidR="006F565F">
        <w:rPr>
          <w:rFonts w:cs="Arial"/>
        </w:rPr>
        <w:t>’</w:t>
      </w:r>
      <w:r w:rsidRPr="00E72880">
        <w:rPr>
          <w:rFonts w:cs="Arial"/>
        </w:rPr>
        <w:t>.</w:t>
      </w:r>
    </w:p>
    <w:p w14:paraId="001C1B13" w14:textId="429A7BAD"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Start Time</w:t>
      </w:r>
      <w:r w:rsidR="006F565F">
        <w:rPr>
          <w:rFonts w:cs="Arial"/>
        </w:rPr>
        <w:t>’</w:t>
      </w:r>
      <w:r w:rsidRPr="00E72880">
        <w:rPr>
          <w:rFonts w:cs="Arial"/>
        </w:rPr>
        <w:t xml:space="preserve"> and </w:t>
      </w:r>
      <w:r w:rsidR="006F565F">
        <w:rPr>
          <w:rFonts w:cs="Arial"/>
        </w:rPr>
        <w:t>‘</w:t>
      </w:r>
      <w:r w:rsidRPr="00E72880">
        <w:rPr>
          <w:rFonts w:cs="Arial"/>
        </w:rPr>
        <w:t>Duration</w:t>
      </w:r>
      <w:r w:rsidR="006F565F">
        <w:rPr>
          <w:rFonts w:cs="Arial"/>
        </w:rPr>
        <w:t>’</w:t>
      </w:r>
    </w:p>
    <w:p w14:paraId="51474FC3" w14:textId="22E5F093"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Start Time</w:t>
      </w:r>
      <w:r>
        <w:rPr>
          <w:rFonts w:cs="Arial"/>
        </w:rPr>
        <w:t>’</w:t>
      </w:r>
      <w:r w:rsidR="00DA5CEB" w:rsidRPr="00E72880">
        <w:rPr>
          <w:rFonts w:cs="Arial"/>
        </w:rPr>
        <w:t>, defines the start time for the view range</w:t>
      </w:r>
    </w:p>
    <w:p w14:paraId="5A672710" w14:textId="0F1330BF" w:rsidR="00EF46F4"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Duration</w:t>
      </w:r>
      <w:r>
        <w:rPr>
          <w:rFonts w:cs="Arial"/>
        </w:rPr>
        <w:t>’</w:t>
      </w:r>
      <w:r w:rsidR="00DA5CEB" w:rsidRPr="00E72880">
        <w:rPr>
          <w:rFonts w:cs="Arial"/>
        </w:rPr>
        <w:t>, defines the duration after the start time for the view range.</w:t>
      </w:r>
    </w:p>
    <w:p w14:paraId="230EDA5F" w14:textId="5499422D" w:rsidR="00DA5CEB" w:rsidRPr="00E72880" w:rsidRDefault="00DA5CEB" w:rsidP="00B17A6D">
      <w:pPr>
        <w:pStyle w:val="BodyText"/>
        <w:numPr>
          <w:ilvl w:val="0"/>
          <w:numId w:val="33"/>
        </w:numPr>
        <w:rPr>
          <w:rFonts w:cs="Arial"/>
        </w:rPr>
      </w:pPr>
      <w:r w:rsidRPr="00E72880">
        <w:rPr>
          <w:rFonts w:cs="Arial"/>
        </w:rPr>
        <w:t xml:space="preserve">Set </w:t>
      </w:r>
      <w:r w:rsidR="006F565F">
        <w:rPr>
          <w:rFonts w:cs="Arial"/>
        </w:rPr>
        <w:t>‘</w:t>
      </w:r>
      <w:r w:rsidRPr="00E72880">
        <w:rPr>
          <w:rFonts w:cs="Arial"/>
        </w:rPr>
        <w:t>Enable Situational Awareness</w:t>
      </w:r>
      <w:r w:rsidR="006F565F">
        <w:rPr>
          <w:rFonts w:cs="Arial"/>
        </w:rPr>
        <w:t>’</w:t>
      </w:r>
      <w:r w:rsidRPr="00E72880">
        <w:rPr>
          <w:rFonts w:cs="Arial"/>
        </w:rPr>
        <w:t xml:space="preserve"> to True. A new band will be added to the timeline with blocks that represent each sequence available to the user, like the one on </w:t>
      </w:r>
      <w:r w:rsidRPr="00E72880">
        <w:rPr>
          <w:rFonts w:cs="Arial"/>
          <w:b/>
        </w:rPr>
        <w:t>Figure 2</w:t>
      </w:r>
      <w:r w:rsidR="004F56B0" w:rsidRPr="00E72880">
        <w:rPr>
          <w:rFonts w:cs="Arial"/>
          <w:b/>
        </w:rPr>
        <w:t>5</w:t>
      </w:r>
      <w:r w:rsidRPr="00E72880">
        <w:rPr>
          <w:rFonts w:cs="Arial"/>
        </w:rPr>
        <w:t>. And the range of the bands will be changed to the defined one on step 4.</w:t>
      </w:r>
    </w:p>
    <w:p w14:paraId="7535A65A" w14:textId="77777777" w:rsidR="00857783" w:rsidRPr="00E72880" w:rsidRDefault="00857783" w:rsidP="00857783">
      <w:pPr>
        <w:pStyle w:val="BodyText"/>
        <w:spacing w:line="276" w:lineRule="auto"/>
        <w:rPr>
          <w:rFonts w:cs="Arial"/>
        </w:rPr>
      </w:pPr>
    </w:p>
    <w:p w14:paraId="36C692E7" w14:textId="77777777" w:rsidR="00EF46F4" w:rsidRPr="00E72880" w:rsidRDefault="00EF46F4" w:rsidP="00672D76">
      <w:pPr>
        <w:pStyle w:val="BodyText"/>
        <w:keepNext/>
        <w:spacing w:line="276" w:lineRule="auto"/>
        <w:ind w:left="360"/>
        <w:jc w:val="center"/>
        <w:rPr>
          <w:rFonts w:cs="Arial"/>
        </w:rPr>
      </w:pPr>
      <w:r w:rsidRPr="00E72880">
        <w:rPr>
          <w:rFonts w:cs="Arial"/>
          <w:noProof/>
        </w:rPr>
        <w:drawing>
          <wp:inline distT="0" distB="0" distL="0" distR="0" wp14:anchorId="0C977143" wp14:editId="2DD45DD4">
            <wp:extent cx="3675573" cy="111865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51"/>
                    <a:stretch>
                      <a:fillRect/>
                    </a:stretch>
                  </pic:blipFill>
                  <pic:spPr bwMode="auto">
                    <a:xfrm>
                      <a:off x="0" y="0"/>
                      <a:ext cx="3675573" cy="1118652"/>
                    </a:xfrm>
                    <a:prstGeom prst="rect">
                      <a:avLst/>
                    </a:prstGeom>
                    <a:ln>
                      <a:noFill/>
                    </a:ln>
                    <a:extLst>
                      <a:ext uri="{53640926-AAD7-44D8-BBD7-CCE9431645EC}">
                        <a14:shadowObscured xmlns:a14="http://schemas.microsoft.com/office/drawing/2010/main"/>
                      </a:ext>
                    </a:extLst>
                  </pic:spPr>
                </pic:pic>
              </a:graphicData>
            </a:graphic>
          </wp:inline>
        </w:drawing>
      </w:r>
    </w:p>
    <w:p w14:paraId="7AFE65E1" w14:textId="71A14538" w:rsidR="00EF46F4" w:rsidRPr="00E72880" w:rsidRDefault="00EF46F4" w:rsidP="00672D76">
      <w:pPr>
        <w:pStyle w:val="Caption"/>
        <w:spacing w:line="276" w:lineRule="auto"/>
        <w:ind w:left="360" w:right="720"/>
        <w:jc w:val="center"/>
        <w:rPr>
          <w:rFonts w:cs="Arial"/>
        </w:rPr>
      </w:pPr>
      <w:bookmarkStart w:id="1416" w:name="_Toc27568148"/>
      <w:bookmarkStart w:id="1417" w:name="_Toc27568805"/>
      <w:r w:rsidRPr="00E72880">
        <w:rPr>
          <w:rFonts w:cs="Arial"/>
          <w:b/>
          <w:i/>
        </w:rPr>
        <w:t xml:space="preserve">Figure </w:t>
      </w:r>
      <w:r w:rsidR="004F56B0" w:rsidRPr="00E72880">
        <w:rPr>
          <w:rFonts w:cs="Arial"/>
          <w:b/>
          <w:i/>
        </w:rPr>
        <w:t>25</w:t>
      </w:r>
      <w:r w:rsidRPr="00E72880">
        <w:rPr>
          <w:rFonts w:cs="Arial"/>
          <w:i/>
        </w:rPr>
        <w:t>. Situational Awareness Band. Once Situational Awareness is enabled, a Situational Awareness Band will be added as a map of the available sequences.</w:t>
      </w:r>
      <w:bookmarkEnd w:id="1416"/>
      <w:bookmarkEnd w:id="1417"/>
    </w:p>
    <w:p w14:paraId="2C83C6F9" w14:textId="0C81B365" w:rsidR="00004A5B" w:rsidRPr="00E72880" w:rsidRDefault="00004A5B" w:rsidP="00672D76">
      <w:pPr>
        <w:pStyle w:val="Instruction"/>
        <w:spacing w:line="276" w:lineRule="auto"/>
        <w:rPr>
          <w:rFonts w:cs="Arial"/>
        </w:rPr>
      </w:pPr>
    </w:p>
    <w:p w14:paraId="1F78487E" w14:textId="7390FAD5" w:rsidR="00676EC9" w:rsidRPr="00E72880" w:rsidRDefault="00676EC9" w:rsidP="00676EC9">
      <w:pPr>
        <w:pStyle w:val="Heading5"/>
        <w:rPr>
          <w:rFonts w:cs="Arial"/>
        </w:rPr>
      </w:pPr>
      <w:bookmarkStart w:id="1418" w:name="_Toc27639384"/>
      <w:r w:rsidRPr="00E72880">
        <w:rPr>
          <w:rFonts w:cs="Arial"/>
        </w:rPr>
        <w:t>Epochs</w:t>
      </w:r>
      <w:bookmarkEnd w:id="1418"/>
    </w:p>
    <w:p w14:paraId="4307B599" w14:textId="77777777" w:rsidR="00A674E6" w:rsidRPr="00E72880" w:rsidRDefault="00A674E6" w:rsidP="00A674E6">
      <w:pPr>
        <w:rPr>
          <w:rFonts w:cs="Arial"/>
        </w:rPr>
      </w:pPr>
      <w:r>
        <w:rPr>
          <w:rFonts w:cs="Arial"/>
        </w:rPr>
        <w:t xml:space="preserve">An Epoch is a defined timestamp that serves as a reference point. When an Epoch is used, the time band and the tooltip display the delta from the reference point to another point in time.  </w:t>
      </w:r>
      <w:r w:rsidRPr="00E72880">
        <w:rPr>
          <w:rFonts w:cs="Arial"/>
        </w:rPr>
        <w:t xml:space="preserve">An Epoch </w:t>
      </w:r>
      <w:r>
        <w:rPr>
          <w:rFonts w:cs="Arial"/>
        </w:rPr>
        <w:t xml:space="preserve">File </w:t>
      </w:r>
      <w:r w:rsidRPr="00E72880">
        <w:rPr>
          <w:rFonts w:cs="Arial"/>
        </w:rPr>
        <w:t xml:space="preserve">can be </w:t>
      </w:r>
      <w:r w:rsidRPr="00E72880">
        <w:rPr>
          <w:rFonts w:cs="Arial"/>
        </w:rPr>
        <w:lastRenderedPageBreak/>
        <w:t xml:space="preserve">uploaded following the steps from the ‘Import CSVs, Epochs or PEFs’ section. </w:t>
      </w:r>
      <w:r>
        <w:rPr>
          <w:rFonts w:cs="Arial"/>
        </w:rPr>
        <w:t>The user can also edit an Epoch file and save it at the Source Explorer.</w:t>
      </w:r>
    </w:p>
    <w:p w14:paraId="19CE7431" w14:textId="0B9A6686" w:rsidR="00A674E6" w:rsidRPr="00E72880" w:rsidRDefault="00A674E6" w:rsidP="00A674E6">
      <w:pPr>
        <w:pStyle w:val="Heading6"/>
        <w:rPr>
          <w:rFonts w:cs="Arial"/>
        </w:rPr>
      </w:pPr>
      <w:bookmarkStart w:id="1419" w:name="_Toc15371741"/>
      <w:bookmarkStart w:id="1420" w:name="_Toc27639385"/>
      <w:r w:rsidRPr="00E72880">
        <w:rPr>
          <w:rFonts w:cs="Arial"/>
        </w:rPr>
        <w:t>How To: Load an Epoch</w:t>
      </w:r>
      <w:bookmarkEnd w:id="1419"/>
      <w:bookmarkEnd w:id="1420"/>
    </w:p>
    <w:p w14:paraId="204C4BD4" w14:textId="77777777" w:rsidR="00A674E6" w:rsidRPr="00E72880" w:rsidRDefault="00A674E6" w:rsidP="00A674E6">
      <w:pPr>
        <w:pStyle w:val="ListParagraph"/>
        <w:numPr>
          <w:ilvl w:val="0"/>
          <w:numId w:val="51"/>
        </w:numPr>
        <w:rPr>
          <w:rFonts w:cs="Arial"/>
        </w:rPr>
      </w:pPr>
      <w:r w:rsidRPr="00E72880">
        <w:rPr>
          <w:rFonts w:cs="Arial"/>
        </w:rPr>
        <w:t>Once an Epoch is available in the Source Explorer, hover or select the source and click the snowman icon.</w:t>
      </w:r>
    </w:p>
    <w:p w14:paraId="2A05B731" w14:textId="77777777" w:rsidR="00A674E6" w:rsidRPr="00E72880" w:rsidRDefault="00A674E6" w:rsidP="00A674E6">
      <w:pPr>
        <w:pStyle w:val="ListParagraph"/>
        <w:numPr>
          <w:ilvl w:val="0"/>
          <w:numId w:val="51"/>
        </w:numPr>
        <w:rPr>
          <w:rFonts w:cs="Arial"/>
        </w:rPr>
      </w:pPr>
      <w:r w:rsidRPr="00E72880">
        <w:rPr>
          <w:rFonts w:cs="Arial"/>
        </w:rPr>
        <w:t>In the dropdown select, Load Epoch.</w:t>
      </w:r>
    </w:p>
    <w:p w14:paraId="3851AEF7" w14:textId="005F97C0" w:rsidR="00A674E6" w:rsidRPr="00E72880" w:rsidRDefault="00A674E6" w:rsidP="00A674E6">
      <w:pPr>
        <w:pStyle w:val="Heading6"/>
        <w:rPr>
          <w:rFonts w:cs="Arial"/>
        </w:rPr>
      </w:pPr>
      <w:bookmarkStart w:id="1421" w:name="_Toc15371742"/>
      <w:bookmarkStart w:id="1422" w:name="_Toc27639386"/>
      <w:r w:rsidRPr="00E72880">
        <w:rPr>
          <w:rFonts w:cs="Arial"/>
        </w:rPr>
        <w:t xml:space="preserve">How To: </w:t>
      </w:r>
      <w:r>
        <w:rPr>
          <w:rFonts w:cs="Arial"/>
        </w:rPr>
        <w:t>Use</w:t>
      </w:r>
      <w:r w:rsidRPr="00E72880">
        <w:rPr>
          <w:rFonts w:cs="Arial"/>
        </w:rPr>
        <w:t xml:space="preserve"> an Epoch</w:t>
      </w:r>
      <w:bookmarkEnd w:id="1421"/>
      <w:bookmarkEnd w:id="1422"/>
    </w:p>
    <w:p w14:paraId="30B1FD3E" w14:textId="77777777" w:rsidR="00A674E6" w:rsidRDefault="00A674E6" w:rsidP="00A674E6">
      <w:pPr>
        <w:pStyle w:val="ListParagraph"/>
        <w:numPr>
          <w:ilvl w:val="0"/>
          <w:numId w:val="52"/>
        </w:numPr>
        <w:rPr>
          <w:rFonts w:cs="Arial"/>
        </w:rPr>
      </w:pPr>
      <w:r w:rsidRPr="0048141C">
        <w:rPr>
          <w:rFonts w:cs="Arial"/>
        </w:rPr>
        <w:t xml:space="preserve"> </w:t>
      </w:r>
      <w:r>
        <w:rPr>
          <w:rFonts w:cs="Arial"/>
        </w:rPr>
        <w:t>From the</w:t>
      </w:r>
      <w:r w:rsidRPr="00E72880">
        <w:rPr>
          <w:rFonts w:cs="Arial"/>
        </w:rPr>
        <w:t xml:space="preserve"> Manage Epochs</w:t>
      </w:r>
      <w:r>
        <w:rPr>
          <w:rFonts w:cs="Arial"/>
        </w:rPr>
        <w:t xml:space="preserve"> drawer, use </w:t>
      </w:r>
      <w:r w:rsidRPr="00E72880">
        <w:rPr>
          <w:rFonts w:cs="Arial"/>
        </w:rPr>
        <w:t>the desired Epoch from the table</w:t>
      </w:r>
      <w:r>
        <w:rPr>
          <w:rFonts w:cs="Arial"/>
        </w:rPr>
        <w:t xml:space="preserve"> by selecting the checkbox for the corresponding entry.</w:t>
      </w:r>
    </w:p>
    <w:p w14:paraId="374D0040" w14:textId="67EE15BA" w:rsidR="00A674E6" w:rsidRPr="00E72880" w:rsidRDefault="00A674E6" w:rsidP="00A674E6">
      <w:pPr>
        <w:pStyle w:val="Heading6"/>
        <w:rPr>
          <w:rFonts w:cs="Arial"/>
        </w:rPr>
      </w:pPr>
      <w:bookmarkStart w:id="1423" w:name="_Toc15371743"/>
      <w:bookmarkStart w:id="1424" w:name="_Toc27639387"/>
      <w:r w:rsidRPr="00E72880">
        <w:rPr>
          <w:rFonts w:cs="Arial"/>
        </w:rPr>
        <w:t xml:space="preserve">How To: </w:t>
      </w:r>
      <w:r>
        <w:rPr>
          <w:rFonts w:cs="Arial"/>
        </w:rPr>
        <w:t>Add</w:t>
      </w:r>
      <w:r w:rsidRPr="00E72880">
        <w:rPr>
          <w:rFonts w:cs="Arial"/>
        </w:rPr>
        <w:t xml:space="preserve"> an Epoch</w:t>
      </w:r>
      <w:r>
        <w:rPr>
          <w:rFonts w:cs="Arial"/>
        </w:rPr>
        <w:t xml:space="preserve"> entry</w:t>
      </w:r>
      <w:bookmarkEnd w:id="1423"/>
      <w:bookmarkEnd w:id="1424"/>
    </w:p>
    <w:p w14:paraId="200F7117" w14:textId="77777777" w:rsidR="00A674E6" w:rsidRDefault="00A674E6" w:rsidP="00A674E6">
      <w:pPr>
        <w:pStyle w:val="ListParagraph"/>
        <w:numPr>
          <w:ilvl w:val="0"/>
          <w:numId w:val="72"/>
        </w:numPr>
        <w:rPr>
          <w:rFonts w:cs="Arial"/>
        </w:rPr>
      </w:pPr>
      <w:r>
        <w:rPr>
          <w:rFonts w:cs="Arial"/>
        </w:rPr>
        <w:t>From the</w:t>
      </w:r>
      <w:r w:rsidRPr="00E72880">
        <w:rPr>
          <w:rFonts w:cs="Arial"/>
        </w:rPr>
        <w:t xml:space="preserve"> Manage Epochs</w:t>
      </w:r>
      <w:r>
        <w:rPr>
          <w:rFonts w:cs="Arial"/>
        </w:rPr>
        <w:t xml:space="preserve"> drawer, click the `Add` button.</w:t>
      </w:r>
    </w:p>
    <w:p w14:paraId="0B725108" w14:textId="77777777" w:rsidR="00A674E6" w:rsidRDefault="00A674E6" w:rsidP="00A674E6">
      <w:pPr>
        <w:pStyle w:val="ListParagraph"/>
        <w:numPr>
          <w:ilvl w:val="0"/>
          <w:numId w:val="72"/>
        </w:numPr>
        <w:rPr>
          <w:rFonts w:cs="Arial"/>
        </w:rPr>
      </w:pPr>
      <w:r>
        <w:rPr>
          <w:rFonts w:cs="Arial"/>
        </w:rPr>
        <w:t xml:space="preserve">An Epoch entry will be added, the user will not be able to select the Epoch once the Value is set correctly. </w:t>
      </w:r>
    </w:p>
    <w:p w14:paraId="3B9B52EF" w14:textId="26EB4EF4" w:rsidR="00A674E6" w:rsidRPr="00E72880" w:rsidRDefault="00A674E6" w:rsidP="00A674E6">
      <w:pPr>
        <w:pStyle w:val="Heading6"/>
        <w:rPr>
          <w:rFonts w:cs="Arial"/>
        </w:rPr>
      </w:pPr>
      <w:bookmarkStart w:id="1425" w:name="_Toc15371744"/>
      <w:bookmarkStart w:id="1426" w:name="_Toc27639388"/>
      <w:r w:rsidRPr="00E72880">
        <w:rPr>
          <w:rFonts w:cs="Arial"/>
        </w:rPr>
        <w:t xml:space="preserve">How To: </w:t>
      </w:r>
      <w:r>
        <w:rPr>
          <w:rFonts w:cs="Arial"/>
        </w:rPr>
        <w:t>Remove</w:t>
      </w:r>
      <w:r w:rsidRPr="00E72880">
        <w:rPr>
          <w:rFonts w:cs="Arial"/>
        </w:rPr>
        <w:t xml:space="preserve"> an Epoch</w:t>
      </w:r>
      <w:r>
        <w:rPr>
          <w:rFonts w:cs="Arial"/>
        </w:rPr>
        <w:t xml:space="preserve"> entry</w:t>
      </w:r>
      <w:bookmarkEnd w:id="1425"/>
      <w:bookmarkEnd w:id="1426"/>
    </w:p>
    <w:p w14:paraId="50C9690C" w14:textId="77777777" w:rsidR="00A674E6" w:rsidRDefault="00A674E6" w:rsidP="00A674E6">
      <w:pPr>
        <w:pStyle w:val="ListParagraph"/>
        <w:numPr>
          <w:ilvl w:val="0"/>
          <w:numId w:val="73"/>
        </w:numPr>
        <w:rPr>
          <w:rFonts w:cs="Arial"/>
        </w:rPr>
      </w:pPr>
      <w:r>
        <w:rPr>
          <w:rFonts w:cs="Arial"/>
        </w:rPr>
        <w:t>From the</w:t>
      </w:r>
      <w:r w:rsidRPr="00E72880">
        <w:rPr>
          <w:rFonts w:cs="Arial"/>
        </w:rPr>
        <w:t xml:space="preserve"> Manage Epochs</w:t>
      </w:r>
      <w:r>
        <w:rPr>
          <w:rFonts w:cs="Arial"/>
        </w:rPr>
        <w:t xml:space="preserve"> drawer, select the name of the of the Epoch. The entry row will be highlighted.</w:t>
      </w:r>
    </w:p>
    <w:p w14:paraId="59CFE379" w14:textId="77777777" w:rsidR="00A674E6" w:rsidRDefault="00A674E6" w:rsidP="00A674E6">
      <w:pPr>
        <w:pStyle w:val="ListParagraph"/>
        <w:numPr>
          <w:ilvl w:val="0"/>
          <w:numId w:val="73"/>
        </w:numPr>
        <w:rPr>
          <w:rFonts w:cs="Arial"/>
        </w:rPr>
      </w:pPr>
      <w:r>
        <w:rPr>
          <w:rFonts w:cs="Arial"/>
        </w:rPr>
        <w:t>Click `Remove Selected`.</w:t>
      </w:r>
    </w:p>
    <w:p w14:paraId="17568B4D" w14:textId="77777777" w:rsidR="00A674E6" w:rsidRPr="00E72880" w:rsidRDefault="00A674E6" w:rsidP="00A674E6">
      <w:pPr>
        <w:pStyle w:val="Heading6"/>
        <w:rPr>
          <w:rFonts w:cs="Arial"/>
        </w:rPr>
      </w:pPr>
      <w:bookmarkStart w:id="1427" w:name="_Toc15371745"/>
      <w:bookmarkStart w:id="1428" w:name="_Toc27639389"/>
      <w:r w:rsidRPr="00E72880">
        <w:rPr>
          <w:rFonts w:cs="Arial"/>
        </w:rPr>
        <w:t xml:space="preserve">How To: </w:t>
      </w:r>
      <w:r>
        <w:rPr>
          <w:rFonts w:cs="Arial"/>
        </w:rPr>
        <w:t>Save an Epoch File</w:t>
      </w:r>
      <w:bookmarkEnd w:id="1427"/>
      <w:bookmarkEnd w:id="1428"/>
    </w:p>
    <w:p w14:paraId="6E2AC37D" w14:textId="77777777" w:rsidR="00A674E6" w:rsidRDefault="00A674E6" w:rsidP="00A674E6">
      <w:pPr>
        <w:pStyle w:val="ListParagraph"/>
        <w:numPr>
          <w:ilvl w:val="0"/>
          <w:numId w:val="74"/>
        </w:numPr>
      </w:pPr>
      <w:r>
        <w:t>If the user made a substantial change (</w:t>
      </w:r>
      <w:r w:rsidRPr="00A8426C">
        <w:rPr>
          <w:i/>
        </w:rPr>
        <w:t>i.e. removing or adding a valid Epoch entry</w:t>
      </w:r>
      <w:r>
        <w:t>), the save button will be displayed.</w:t>
      </w:r>
    </w:p>
    <w:p w14:paraId="799A8D4A" w14:textId="77777777" w:rsidR="00A674E6" w:rsidRPr="00B3294E" w:rsidRDefault="00A674E6" w:rsidP="00A674E6">
      <w:pPr>
        <w:pStyle w:val="ListParagraph"/>
        <w:numPr>
          <w:ilvl w:val="0"/>
          <w:numId w:val="74"/>
        </w:numPr>
      </w:pPr>
      <w:r w:rsidRPr="00B3294E">
        <w:rPr>
          <w:rFonts w:cs="Arial"/>
        </w:rPr>
        <w:t>Click `Save As`</w:t>
      </w:r>
      <w:r>
        <w:rPr>
          <w:rFonts w:cs="Arial"/>
        </w:rPr>
        <w:t>.</w:t>
      </w:r>
    </w:p>
    <w:p w14:paraId="392B4BE4" w14:textId="77777777" w:rsidR="00A674E6" w:rsidRDefault="00A674E6" w:rsidP="00A674E6">
      <w:pPr>
        <w:pStyle w:val="ListParagraph"/>
        <w:numPr>
          <w:ilvl w:val="0"/>
          <w:numId w:val="74"/>
        </w:numPr>
      </w:pPr>
      <w:r>
        <w:t>A dialog will appear asking for the Source Explorer path where the Epoch is going to be saved.</w:t>
      </w:r>
    </w:p>
    <w:p w14:paraId="4D0B34FB" w14:textId="77777777" w:rsidR="00A674E6" w:rsidRDefault="00A674E6" w:rsidP="00A674E6">
      <w:pPr>
        <w:pStyle w:val="ListParagraph"/>
        <w:numPr>
          <w:ilvl w:val="0"/>
          <w:numId w:val="74"/>
        </w:numPr>
      </w:pPr>
      <w:r>
        <w:t>Enter a correct Source Explorer path.</w:t>
      </w:r>
    </w:p>
    <w:p w14:paraId="41FC6224" w14:textId="77777777" w:rsidR="00A674E6" w:rsidRDefault="00A674E6" w:rsidP="00A674E6">
      <w:pPr>
        <w:pStyle w:val="ListParagraph"/>
        <w:numPr>
          <w:ilvl w:val="0"/>
          <w:numId w:val="74"/>
        </w:numPr>
      </w:pPr>
      <w:r>
        <w:t>Click ‘Ok’.</w:t>
      </w:r>
    </w:p>
    <w:p w14:paraId="7D7EFCFF" w14:textId="126535F4" w:rsidR="001142DE" w:rsidRPr="00E72880" w:rsidDel="002B7CF2" w:rsidRDefault="001142DE" w:rsidP="001142DE">
      <w:pPr>
        <w:pStyle w:val="Heading5"/>
        <w:rPr>
          <w:del w:id="1429" w:author="Microsoft Office User" w:date="2019-12-18T08:06:00Z"/>
          <w:rFonts w:cs="Arial"/>
        </w:rPr>
      </w:pPr>
      <w:del w:id="1430" w:author="Microsoft Office User" w:date="2019-12-18T08:06:00Z">
        <w:r w:rsidDel="002B7CF2">
          <w:rPr>
            <w:rFonts w:cs="Arial"/>
          </w:rPr>
          <w:delText>Edit CSV data</w:delText>
        </w:r>
      </w:del>
    </w:p>
    <w:p w14:paraId="5AEE27F0" w14:textId="15A2083D" w:rsidR="001142DE" w:rsidRPr="00E72880" w:rsidRDefault="001142DE" w:rsidP="001142DE">
      <w:pPr>
        <w:rPr>
          <w:rFonts w:cs="Arial"/>
        </w:rPr>
      </w:pPr>
      <w:del w:id="1431" w:author="Microsoft Office User" w:date="2019-12-18T08:06:00Z">
        <w:r w:rsidDel="002B7CF2">
          <w:rPr>
            <w:rFonts w:cs="Arial"/>
          </w:rPr>
          <w:delText xml:space="preserve">An Epoch is a defined timestamp that serves as a reference point. When an Epoch is used, the time band and the tooltip display the delta from the reference point to another point in time.  </w:delText>
        </w:r>
        <w:r w:rsidRPr="00E72880" w:rsidDel="002B7CF2">
          <w:rPr>
            <w:rFonts w:cs="Arial"/>
          </w:rPr>
          <w:delText xml:space="preserve">An Epoch </w:delText>
        </w:r>
        <w:r w:rsidDel="002B7CF2">
          <w:rPr>
            <w:rFonts w:cs="Arial"/>
          </w:rPr>
          <w:delText xml:space="preserve">File </w:delText>
        </w:r>
        <w:r w:rsidRPr="00E72880" w:rsidDel="002B7CF2">
          <w:rPr>
            <w:rFonts w:cs="Arial"/>
          </w:rPr>
          <w:delText xml:space="preserve">can be uploaded following the steps from the ‘Import CSVs, Epochs or PEFs’ section. </w:delText>
        </w:r>
        <w:r w:rsidDel="002B7CF2">
          <w:rPr>
            <w:rFonts w:cs="Arial"/>
          </w:rPr>
          <w:delText>The user can also edit an Epoch file and save it at the Source Explorer.</w:delText>
        </w:r>
      </w:del>
    </w:p>
    <w:sectPr w:rsidR="001142DE" w:rsidRPr="00E72880" w:rsidSect="007200FA">
      <w:pgSz w:w="12240" w:h="15840" w:code="9"/>
      <w:pgMar w:top="1440" w:right="1440" w:bottom="1440" w:left="1440" w:header="562" w:footer="562" w:gutter="0"/>
      <w:pgNumType w:start="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20F1C" w14:textId="77777777" w:rsidR="0010628A" w:rsidRDefault="0010628A">
      <w:r>
        <w:separator/>
      </w:r>
    </w:p>
    <w:p w14:paraId="49FA6636" w14:textId="77777777" w:rsidR="0010628A" w:rsidRDefault="0010628A"/>
    <w:p w14:paraId="262FF292" w14:textId="77777777" w:rsidR="0010628A" w:rsidRDefault="0010628A" w:rsidP="00CE7210"/>
  </w:endnote>
  <w:endnote w:type="continuationSeparator" w:id="0">
    <w:p w14:paraId="0CD127C2" w14:textId="77777777" w:rsidR="0010628A" w:rsidRDefault="0010628A">
      <w:r>
        <w:continuationSeparator/>
      </w:r>
    </w:p>
    <w:p w14:paraId="4EEF0748" w14:textId="77777777" w:rsidR="0010628A" w:rsidRDefault="0010628A"/>
    <w:p w14:paraId="42F72BC6" w14:textId="77777777" w:rsidR="0010628A" w:rsidRDefault="0010628A" w:rsidP="00CE7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4A15" w14:textId="77777777" w:rsidR="000137EA" w:rsidRDefault="000137EA" w:rsidP="00DD2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0A4CD88E" w14:textId="77777777" w:rsidR="000137EA" w:rsidRDefault="000137EA" w:rsidP="00DD2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558892"/>
      <w:docPartObj>
        <w:docPartGallery w:val="Page Numbers (Bottom of Page)"/>
        <w:docPartUnique/>
      </w:docPartObj>
    </w:sdtPr>
    <w:sdtEndPr>
      <w:rPr>
        <w:noProof/>
      </w:rPr>
    </w:sdtEndPr>
    <w:sdtContent>
      <w:p w14:paraId="6C24AB4C" w14:textId="24753CD2" w:rsidR="000137EA" w:rsidRDefault="000137E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7421AD2" w14:textId="39EAAC5D" w:rsidR="000137EA" w:rsidRDefault="000137EA" w:rsidP="00382DCD">
    <w:pPr>
      <w:pStyle w:val="Footer"/>
      <w:tabs>
        <w:tab w:val="clear" w:pos="4536"/>
        <w:tab w:val="clear" w:pos="9072"/>
        <w:tab w:val="left" w:pos="5587"/>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742762"/>
      <w:docPartObj>
        <w:docPartGallery w:val="Page Numbers (Bottom of Page)"/>
        <w:docPartUnique/>
      </w:docPartObj>
    </w:sdtPr>
    <w:sdtEndPr>
      <w:rPr>
        <w:noProof/>
      </w:rPr>
    </w:sdtEndPr>
    <w:sdtContent>
      <w:p w14:paraId="3F9E4EC3" w14:textId="6DF48932" w:rsidR="000137EA" w:rsidRDefault="000137EA">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587BCEC2" w14:textId="77777777" w:rsidR="000137EA" w:rsidRDefault="000137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EDCD3" w14:textId="77777777" w:rsidR="0010628A" w:rsidRDefault="0010628A">
      <w:r>
        <w:separator/>
      </w:r>
    </w:p>
    <w:p w14:paraId="728A55CD" w14:textId="77777777" w:rsidR="0010628A" w:rsidRDefault="0010628A"/>
    <w:p w14:paraId="400AA0CB" w14:textId="77777777" w:rsidR="0010628A" w:rsidRDefault="0010628A" w:rsidP="00CE7210"/>
  </w:footnote>
  <w:footnote w:type="continuationSeparator" w:id="0">
    <w:p w14:paraId="66D5FA0F" w14:textId="77777777" w:rsidR="0010628A" w:rsidRDefault="0010628A">
      <w:r>
        <w:continuationSeparator/>
      </w:r>
    </w:p>
    <w:p w14:paraId="39E6FB2C" w14:textId="77777777" w:rsidR="0010628A" w:rsidRDefault="0010628A"/>
    <w:p w14:paraId="6D3EAC23" w14:textId="77777777" w:rsidR="0010628A" w:rsidRDefault="0010628A" w:rsidP="00CE72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6971A" w14:textId="77777777" w:rsidR="000137EA" w:rsidRDefault="000137EA" w:rsidP="001008D9">
    <w:pPr>
      <w:pStyle w:val="Header"/>
      <w:spacing w:after="960"/>
      <w:rPr>
        <w:b/>
        <w:noProof/>
        <w:spacing w:val="56"/>
        <w:sz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8AAE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92A707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2817D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F024E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C74FA4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DCA27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5CC209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5A0FD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20E0A94"/>
    <w:lvl w:ilvl="0">
      <w:start w:val="1"/>
      <w:numFmt w:val="decimal"/>
      <w:pStyle w:val="ListNumber"/>
      <w:lvlText w:val="%1."/>
      <w:lvlJc w:val="left"/>
      <w:pPr>
        <w:tabs>
          <w:tab w:val="num" w:pos="1224"/>
        </w:tabs>
        <w:ind w:left="1224" w:hanging="360"/>
      </w:pPr>
      <w:rPr>
        <w:rFonts w:hint="default"/>
      </w:rPr>
    </w:lvl>
  </w:abstractNum>
  <w:abstractNum w:abstractNumId="9" w15:restartNumberingAfterBreak="0">
    <w:nsid w:val="FFFFFF89"/>
    <w:multiLevelType w:val="singleLevel"/>
    <w:tmpl w:val="011607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9D3523"/>
    <w:multiLevelType w:val="hybridMultilevel"/>
    <w:tmpl w:val="31B8E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4C0091"/>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2" w15:restartNumberingAfterBreak="0">
    <w:nsid w:val="019267CD"/>
    <w:multiLevelType w:val="multilevel"/>
    <w:tmpl w:val="18E69ADC"/>
    <w:lvl w:ilvl="0">
      <w:start w:val="1"/>
      <w:numFmt w:val="decimal"/>
      <w:lvlText w:val="%1."/>
      <w:lvlJc w:val="left"/>
      <w:pPr>
        <w:ind w:left="720" w:hanging="360"/>
      </w:pPr>
      <w:rPr>
        <w:rFonts w:hint="default"/>
        <w:color w:val="auto"/>
      </w:rPr>
    </w:lvl>
    <w:lvl w:ilvl="1">
      <w:start w:val="2"/>
      <w:numFmt w:val="decimal"/>
      <w:isLgl/>
      <w:lvlText w:val="%1.%2."/>
      <w:lvlJc w:val="left"/>
      <w:pPr>
        <w:ind w:left="1580" w:hanging="1220"/>
      </w:pPr>
      <w:rPr>
        <w:rFonts w:hint="default"/>
      </w:rPr>
    </w:lvl>
    <w:lvl w:ilvl="2">
      <w:start w:val="1"/>
      <w:numFmt w:val="decimal"/>
      <w:isLgl/>
      <w:lvlText w:val="%1.%2.%3."/>
      <w:lvlJc w:val="left"/>
      <w:pPr>
        <w:ind w:left="1580" w:hanging="1220"/>
      </w:pPr>
      <w:rPr>
        <w:rFonts w:hint="default"/>
      </w:rPr>
    </w:lvl>
    <w:lvl w:ilvl="3">
      <w:start w:val="2"/>
      <w:numFmt w:val="decimal"/>
      <w:isLgl/>
      <w:lvlText w:val="%1.%2.%3.%4."/>
      <w:lvlJc w:val="left"/>
      <w:pPr>
        <w:ind w:left="1580" w:hanging="1220"/>
      </w:pPr>
      <w:rPr>
        <w:rFonts w:hint="default"/>
      </w:rPr>
    </w:lvl>
    <w:lvl w:ilvl="4">
      <w:start w:val="2"/>
      <w:numFmt w:val="decimal"/>
      <w:isLgl/>
      <w:lvlText w:val="%1.%2.%3.%4.%5."/>
      <w:lvlJc w:val="left"/>
      <w:pPr>
        <w:ind w:left="1580" w:hanging="1220"/>
      </w:pPr>
      <w:rPr>
        <w:rFonts w:hint="default"/>
      </w:rPr>
    </w:lvl>
    <w:lvl w:ilvl="5">
      <w:start w:val="7"/>
      <w:numFmt w:val="decimal"/>
      <w:isLgl/>
      <w:lvlText w:val="%1.%2.%3.%4.%5.%6."/>
      <w:lvlJc w:val="left"/>
      <w:pPr>
        <w:ind w:left="1580" w:hanging="122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03B6041B"/>
    <w:multiLevelType w:val="hybridMultilevel"/>
    <w:tmpl w:val="51B60DEA"/>
    <w:lvl w:ilvl="0" w:tplc="DEC85EE8">
      <w:start w:val="1"/>
      <w:numFmt w:val="upperLetter"/>
      <w:pStyle w:val="Appendix1"/>
      <w:lvlText w:val="%1."/>
      <w:lvlJc w:val="left"/>
      <w:pPr>
        <w:ind w:left="864" w:hanging="864"/>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07615131"/>
    <w:multiLevelType w:val="hybridMultilevel"/>
    <w:tmpl w:val="17AC5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814ADC"/>
    <w:multiLevelType w:val="hybridMultilevel"/>
    <w:tmpl w:val="6004EE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EC5CFF"/>
    <w:multiLevelType w:val="hybridMultilevel"/>
    <w:tmpl w:val="512C5AC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5A2564"/>
    <w:multiLevelType w:val="multilevel"/>
    <w:tmpl w:val="0CD805D8"/>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0BFE4D1F"/>
    <w:multiLevelType w:val="hybridMultilevel"/>
    <w:tmpl w:val="B84CB5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2F0660"/>
    <w:multiLevelType w:val="hybridMultilevel"/>
    <w:tmpl w:val="C6D4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B467AD"/>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DA5DD0"/>
    <w:multiLevelType w:val="multilevel"/>
    <w:tmpl w:val="5F08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A55420"/>
    <w:multiLevelType w:val="multilevel"/>
    <w:tmpl w:val="65B429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1AD931A9"/>
    <w:multiLevelType w:val="hybridMultilevel"/>
    <w:tmpl w:val="72688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9D6B68"/>
    <w:multiLevelType w:val="hybridMultilevel"/>
    <w:tmpl w:val="5836A38A"/>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241918"/>
    <w:multiLevelType w:val="hybridMultilevel"/>
    <w:tmpl w:val="FA5C35B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BE2587"/>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1541E2"/>
    <w:multiLevelType w:val="hybridMultilevel"/>
    <w:tmpl w:val="A030D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877932"/>
    <w:multiLevelType w:val="hybridMultilevel"/>
    <w:tmpl w:val="F70E5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65763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A16AB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D31DD2"/>
    <w:multiLevelType w:val="hybridMultilevel"/>
    <w:tmpl w:val="7A28CCC2"/>
    <w:lvl w:ilvl="0" w:tplc="D53CEE9E">
      <w:start w:val="1"/>
      <w:numFmt w:val="bullet"/>
      <w:lvlText w:val="–"/>
      <w:lvlJc w:val="left"/>
      <w:pPr>
        <w:tabs>
          <w:tab w:val="num" w:pos="720"/>
        </w:tabs>
        <w:ind w:left="720" w:hanging="360"/>
      </w:pPr>
      <w:rPr>
        <w:rFonts w:ascii="Arial" w:hAnsi="Arial" w:hint="default"/>
      </w:rPr>
    </w:lvl>
    <w:lvl w:ilvl="1" w:tplc="CBF62588">
      <w:start w:val="1"/>
      <w:numFmt w:val="bullet"/>
      <w:lvlText w:val="–"/>
      <w:lvlJc w:val="left"/>
      <w:pPr>
        <w:tabs>
          <w:tab w:val="num" w:pos="1440"/>
        </w:tabs>
        <w:ind w:left="1440" w:hanging="360"/>
      </w:pPr>
      <w:rPr>
        <w:rFonts w:ascii="Arial" w:hAnsi="Arial" w:hint="default"/>
      </w:rPr>
    </w:lvl>
    <w:lvl w:ilvl="2" w:tplc="3D3A41A0" w:tentative="1">
      <w:start w:val="1"/>
      <w:numFmt w:val="bullet"/>
      <w:lvlText w:val="–"/>
      <w:lvlJc w:val="left"/>
      <w:pPr>
        <w:tabs>
          <w:tab w:val="num" w:pos="2160"/>
        </w:tabs>
        <w:ind w:left="2160" w:hanging="360"/>
      </w:pPr>
      <w:rPr>
        <w:rFonts w:ascii="Arial" w:hAnsi="Arial" w:hint="default"/>
      </w:rPr>
    </w:lvl>
    <w:lvl w:ilvl="3" w:tplc="224C38A8" w:tentative="1">
      <w:start w:val="1"/>
      <w:numFmt w:val="bullet"/>
      <w:lvlText w:val="–"/>
      <w:lvlJc w:val="left"/>
      <w:pPr>
        <w:tabs>
          <w:tab w:val="num" w:pos="2880"/>
        </w:tabs>
        <w:ind w:left="2880" w:hanging="360"/>
      </w:pPr>
      <w:rPr>
        <w:rFonts w:ascii="Arial" w:hAnsi="Arial" w:hint="default"/>
      </w:rPr>
    </w:lvl>
    <w:lvl w:ilvl="4" w:tplc="0D84D1F8" w:tentative="1">
      <w:start w:val="1"/>
      <w:numFmt w:val="bullet"/>
      <w:lvlText w:val="–"/>
      <w:lvlJc w:val="left"/>
      <w:pPr>
        <w:tabs>
          <w:tab w:val="num" w:pos="3600"/>
        </w:tabs>
        <w:ind w:left="3600" w:hanging="360"/>
      </w:pPr>
      <w:rPr>
        <w:rFonts w:ascii="Arial" w:hAnsi="Arial" w:hint="default"/>
      </w:rPr>
    </w:lvl>
    <w:lvl w:ilvl="5" w:tplc="C12AFA6C" w:tentative="1">
      <w:start w:val="1"/>
      <w:numFmt w:val="bullet"/>
      <w:lvlText w:val="–"/>
      <w:lvlJc w:val="left"/>
      <w:pPr>
        <w:tabs>
          <w:tab w:val="num" w:pos="4320"/>
        </w:tabs>
        <w:ind w:left="4320" w:hanging="360"/>
      </w:pPr>
      <w:rPr>
        <w:rFonts w:ascii="Arial" w:hAnsi="Arial" w:hint="default"/>
      </w:rPr>
    </w:lvl>
    <w:lvl w:ilvl="6" w:tplc="BCFE03B6" w:tentative="1">
      <w:start w:val="1"/>
      <w:numFmt w:val="bullet"/>
      <w:lvlText w:val="–"/>
      <w:lvlJc w:val="left"/>
      <w:pPr>
        <w:tabs>
          <w:tab w:val="num" w:pos="5040"/>
        </w:tabs>
        <w:ind w:left="5040" w:hanging="360"/>
      </w:pPr>
      <w:rPr>
        <w:rFonts w:ascii="Arial" w:hAnsi="Arial" w:hint="default"/>
      </w:rPr>
    </w:lvl>
    <w:lvl w:ilvl="7" w:tplc="AEE8A19A" w:tentative="1">
      <w:start w:val="1"/>
      <w:numFmt w:val="bullet"/>
      <w:lvlText w:val="–"/>
      <w:lvlJc w:val="left"/>
      <w:pPr>
        <w:tabs>
          <w:tab w:val="num" w:pos="5760"/>
        </w:tabs>
        <w:ind w:left="5760" w:hanging="360"/>
      </w:pPr>
      <w:rPr>
        <w:rFonts w:ascii="Arial" w:hAnsi="Arial" w:hint="default"/>
      </w:rPr>
    </w:lvl>
    <w:lvl w:ilvl="8" w:tplc="27FA09A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0404B71"/>
    <w:multiLevelType w:val="hybridMultilevel"/>
    <w:tmpl w:val="CC2C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F80252"/>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C849CE"/>
    <w:multiLevelType w:val="hybridMultilevel"/>
    <w:tmpl w:val="65B4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C84B09"/>
    <w:multiLevelType w:val="hybridMultilevel"/>
    <w:tmpl w:val="A2C04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153C2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E86F67"/>
    <w:multiLevelType w:val="hybridMultilevel"/>
    <w:tmpl w:val="80BE9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A07908"/>
    <w:multiLevelType w:val="hybridMultilevel"/>
    <w:tmpl w:val="A062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D1706B"/>
    <w:multiLevelType w:val="hybridMultilevel"/>
    <w:tmpl w:val="FB72D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867E51"/>
    <w:multiLevelType w:val="hybridMultilevel"/>
    <w:tmpl w:val="75D4AD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ACD14FE"/>
    <w:multiLevelType w:val="hybridMultilevel"/>
    <w:tmpl w:val="2C704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ED500A"/>
    <w:multiLevelType w:val="multilevel"/>
    <w:tmpl w:val="FEC8DF64"/>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800"/>
        </w:tabs>
        <w:ind w:left="851" w:hanging="851"/>
      </w:pPr>
      <w:rPr>
        <w:rFonts w:hint="default"/>
      </w:rPr>
    </w:lvl>
    <w:lvl w:ilvl="7">
      <w:start w:val="1"/>
      <w:numFmt w:val="decimal"/>
      <w:pStyle w:val="Heading8"/>
      <w:lvlText w:val="%1.%2.%3.%4.%5.%6.%7.%8"/>
      <w:lvlJc w:val="left"/>
      <w:pPr>
        <w:tabs>
          <w:tab w:val="num" w:pos="1800"/>
        </w:tabs>
        <w:ind w:left="851" w:hanging="851"/>
      </w:pPr>
      <w:rPr>
        <w:rFonts w:hint="default"/>
      </w:rPr>
    </w:lvl>
    <w:lvl w:ilvl="8">
      <w:start w:val="1"/>
      <w:numFmt w:val="decimal"/>
      <w:pStyle w:val="Heading9"/>
      <w:lvlText w:val="%1.%2.%3.%4.%5.%6.%7.%8.%9"/>
      <w:lvlJc w:val="left"/>
      <w:pPr>
        <w:tabs>
          <w:tab w:val="num" w:pos="2160"/>
        </w:tabs>
        <w:ind w:left="851" w:hanging="851"/>
      </w:pPr>
      <w:rPr>
        <w:rFonts w:hint="default"/>
      </w:rPr>
    </w:lvl>
  </w:abstractNum>
  <w:abstractNum w:abstractNumId="43" w15:restartNumberingAfterBreak="0">
    <w:nsid w:val="408154F8"/>
    <w:multiLevelType w:val="hybridMultilevel"/>
    <w:tmpl w:val="0234F8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882E45"/>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FC7D9C"/>
    <w:multiLevelType w:val="hybridMultilevel"/>
    <w:tmpl w:val="20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9A03D2"/>
    <w:multiLevelType w:val="hybridMultilevel"/>
    <w:tmpl w:val="5DDE8F40"/>
    <w:lvl w:ilvl="0" w:tplc="0330C6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4F3A3304"/>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1D6518E"/>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7E3EDC"/>
    <w:multiLevelType w:val="multilevel"/>
    <w:tmpl w:val="CD466D52"/>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974079"/>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B0731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504523"/>
    <w:multiLevelType w:val="hybridMultilevel"/>
    <w:tmpl w:val="424CC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5E3648"/>
    <w:multiLevelType w:val="hybridMultilevel"/>
    <w:tmpl w:val="5FD4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F72478"/>
    <w:multiLevelType w:val="hybridMultilevel"/>
    <w:tmpl w:val="5156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1202FA"/>
    <w:multiLevelType w:val="hybridMultilevel"/>
    <w:tmpl w:val="D2B04138"/>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7A240D"/>
    <w:multiLevelType w:val="hybridMultilevel"/>
    <w:tmpl w:val="80BE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225441"/>
    <w:multiLevelType w:val="hybridMultilevel"/>
    <w:tmpl w:val="1B365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CC5636"/>
    <w:multiLevelType w:val="multilevel"/>
    <w:tmpl w:val="F600E29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873DD4"/>
    <w:multiLevelType w:val="hybridMultilevel"/>
    <w:tmpl w:val="79C268CC"/>
    <w:lvl w:ilvl="0" w:tplc="5358B6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DF03E7"/>
    <w:multiLevelType w:val="multilevel"/>
    <w:tmpl w:val="A498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8C6ED8"/>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62" w15:restartNumberingAfterBreak="0">
    <w:nsid w:val="60AF7602"/>
    <w:multiLevelType w:val="hybridMultilevel"/>
    <w:tmpl w:val="BF8AB0B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2035BE8"/>
    <w:multiLevelType w:val="hybridMultilevel"/>
    <w:tmpl w:val="EDCA0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905579"/>
    <w:multiLevelType w:val="hybridMultilevel"/>
    <w:tmpl w:val="44F03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4500FD2"/>
    <w:multiLevelType w:val="hybridMultilevel"/>
    <w:tmpl w:val="5D90C110"/>
    <w:lvl w:ilvl="0" w:tplc="34260386">
      <w:start w:val="1"/>
      <w:numFmt w:val="bullet"/>
      <w:lvlText w:val="•"/>
      <w:lvlJc w:val="left"/>
      <w:pPr>
        <w:tabs>
          <w:tab w:val="num" w:pos="720"/>
        </w:tabs>
        <w:ind w:left="720" w:hanging="360"/>
      </w:pPr>
      <w:rPr>
        <w:rFonts w:ascii="Arial" w:hAnsi="Arial" w:hint="default"/>
      </w:rPr>
    </w:lvl>
    <w:lvl w:ilvl="1" w:tplc="89062D90" w:tentative="1">
      <w:start w:val="1"/>
      <w:numFmt w:val="bullet"/>
      <w:lvlText w:val="•"/>
      <w:lvlJc w:val="left"/>
      <w:pPr>
        <w:tabs>
          <w:tab w:val="num" w:pos="1440"/>
        </w:tabs>
        <w:ind w:left="1440" w:hanging="360"/>
      </w:pPr>
      <w:rPr>
        <w:rFonts w:ascii="Arial" w:hAnsi="Arial" w:hint="default"/>
      </w:rPr>
    </w:lvl>
    <w:lvl w:ilvl="2" w:tplc="6E02B4C4" w:tentative="1">
      <w:start w:val="1"/>
      <w:numFmt w:val="bullet"/>
      <w:lvlText w:val="•"/>
      <w:lvlJc w:val="left"/>
      <w:pPr>
        <w:tabs>
          <w:tab w:val="num" w:pos="2160"/>
        </w:tabs>
        <w:ind w:left="2160" w:hanging="360"/>
      </w:pPr>
      <w:rPr>
        <w:rFonts w:ascii="Arial" w:hAnsi="Arial" w:hint="default"/>
      </w:rPr>
    </w:lvl>
    <w:lvl w:ilvl="3" w:tplc="72FCC692" w:tentative="1">
      <w:start w:val="1"/>
      <w:numFmt w:val="bullet"/>
      <w:lvlText w:val="•"/>
      <w:lvlJc w:val="left"/>
      <w:pPr>
        <w:tabs>
          <w:tab w:val="num" w:pos="2880"/>
        </w:tabs>
        <w:ind w:left="2880" w:hanging="360"/>
      </w:pPr>
      <w:rPr>
        <w:rFonts w:ascii="Arial" w:hAnsi="Arial" w:hint="default"/>
      </w:rPr>
    </w:lvl>
    <w:lvl w:ilvl="4" w:tplc="49129674" w:tentative="1">
      <w:start w:val="1"/>
      <w:numFmt w:val="bullet"/>
      <w:lvlText w:val="•"/>
      <w:lvlJc w:val="left"/>
      <w:pPr>
        <w:tabs>
          <w:tab w:val="num" w:pos="3600"/>
        </w:tabs>
        <w:ind w:left="3600" w:hanging="360"/>
      </w:pPr>
      <w:rPr>
        <w:rFonts w:ascii="Arial" w:hAnsi="Arial" w:hint="default"/>
      </w:rPr>
    </w:lvl>
    <w:lvl w:ilvl="5" w:tplc="52E2FCD2" w:tentative="1">
      <w:start w:val="1"/>
      <w:numFmt w:val="bullet"/>
      <w:lvlText w:val="•"/>
      <w:lvlJc w:val="left"/>
      <w:pPr>
        <w:tabs>
          <w:tab w:val="num" w:pos="4320"/>
        </w:tabs>
        <w:ind w:left="4320" w:hanging="360"/>
      </w:pPr>
      <w:rPr>
        <w:rFonts w:ascii="Arial" w:hAnsi="Arial" w:hint="default"/>
      </w:rPr>
    </w:lvl>
    <w:lvl w:ilvl="6" w:tplc="9092B3BC" w:tentative="1">
      <w:start w:val="1"/>
      <w:numFmt w:val="bullet"/>
      <w:lvlText w:val="•"/>
      <w:lvlJc w:val="left"/>
      <w:pPr>
        <w:tabs>
          <w:tab w:val="num" w:pos="5040"/>
        </w:tabs>
        <w:ind w:left="5040" w:hanging="360"/>
      </w:pPr>
      <w:rPr>
        <w:rFonts w:ascii="Arial" w:hAnsi="Arial" w:hint="default"/>
      </w:rPr>
    </w:lvl>
    <w:lvl w:ilvl="7" w:tplc="E12605A2" w:tentative="1">
      <w:start w:val="1"/>
      <w:numFmt w:val="bullet"/>
      <w:lvlText w:val="•"/>
      <w:lvlJc w:val="left"/>
      <w:pPr>
        <w:tabs>
          <w:tab w:val="num" w:pos="5760"/>
        </w:tabs>
        <w:ind w:left="5760" w:hanging="360"/>
      </w:pPr>
      <w:rPr>
        <w:rFonts w:ascii="Arial" w:hAnsi="Arial" w:hint="default"/>
      </w:rPr>
    </w:lvl>
    <w:lvl w:ilvl="8" w:tplc="9B1ABD5E"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65344D8E"/>
    <w:multiLevelType w:val="hybridMultilevel"/>
    <w:tmpl w:val="8E3C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E81C3E"/>
    <w:multiLevelType w:val="hybridMultilevel"/>
    <w:tmpl w:val="FA5C35B2"/>
    <w:lvl w:ilvl="0" w:tplc="0368E7F4">
      <w:start w:val="1"/>
      <w:numFmt w:val="decimal"/>
      <w:lvlText w:val="%1."/>
      <w:lvlJc w:val="left"/>
      <w:pPr>
        <w:ind w:left="920" w:hanging="5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79D2E89"/>
    <w:multiLevelType w:val="hybridMultilevel"/>
    <w:tmpl w:val="F5DA4C3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CE06E3"/>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70" w15:restartNumberingAfterBreak="0">
    <w:nsid w:val="6AA758D6"/>
    <w:multiLevelType w:val="hybridMultilevel"/>
    <w:tmpl w:val="A81A757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C176E98"/>
    <w:multiLevelType w:val="hybridMultilevel"/>
    <w:tmpl w:val="1DEAF71C"/>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DBA5A6F"/>
    <w:multiLevelType w:val="hybridMultilevel"/>
    <w:tmpl w:val="5ED4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DC15D03"/>
    <w:multiLevelType w:val="hybridMultilevel"/>
    <w:tmpl w:val="2BF83568"/>
    <w:lvl w:ilvl="0" w:tplc="0368E7F4">
      <w:start w:val="1"/>
      <w:numFmt w:val="decimal"/>
      <w:lvlText w:val="%1."/>
      <w:lvlJc w:val="left"/>
      <w:pPr>
        <w:ind w:left="920" w:hanging="5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2C673F"/>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1B1E69"/>
    <w:multiLevelType w:val="hybridMultilevel"/>
    <w:tmpl w:val="83E8C254"/>
    <w:lvl w:ilvl="0" w:tplc="C7E8861C">
      <w:start w:val="1"/>
      <w:numFmt w:val="decimal"/>
      <w:lvlText w:val="%1."/>
      <w:lvlJc w:val="left"/>
      <w:pPr>
        <w:ind w:left="920" w:hanging="56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13A1D92"/>
    <w:multiLevelType w:val="multilevel"/>
    <w:tmpl w:val="380C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C7311F"/>
    <w:multiLevelType w:val="hybridMultilevel"/>
    <w:tmpl w:val="3488C568"/>
    <w:lvl w:ilvl="0" w:tplc="9C1A0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46F259B"/>
    <w:multiLevelType w:val="hybridMultilevel"/>
    <w:tmpl w:val="E1561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9F4BC3"/>
    <w:multiLevelType w:val="hybridMultilevel"/>
    <w:tmpl w:val="712E5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7265051"/>
    <w:multiLevelType w:val="hybridMultilevel"/>
    <w:tmpl w:val="0B62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5839CA"/>
    <w:multiLevelType w:val="multilevel"/>
    <w:tmpl w:val="71F68BB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82" w15:restartNumberingAfterBreak="0">
    <w:nsid w:val="79F5086A"/>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15:restartNumberingAfterBreak="0">
    <w:nsid w:val="7BEB48FD"/>
    <w:multiLevelType w:val="hybridMultilevel"/>
    <w:tmpl w:val="BE72B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DB306AA"/>
    <w:multiLevelType w:val="hybridMultilevel"/>
    <w:tmpl w:val="AA4A7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D47239"/>
    <w:multiLevelType w:val="multilevel"/>
    <w:tmpl w:val="4C3E3ACA"/>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F680C04"/>
    <w:multiLevelType w:val="hybridMultilevel"/>
    <w:tmpl w:val="3C1C8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9"/>
  </w:num>
  <w:num w:numId="3">
    <w:abstractNumId w:val="7"/>
  </w:num>
  <w:num w:numId="4">
    <w:abstractNumId w:val="6"/>
  </w:num>
  <w:num w:numId="5">
    <w:abstractNumId w:val="8"/>
  </w:num>
  <w:num w:numId="6">
    <w:abstractNumId w:val="3"/>
  </w:num>
  <w:num w:numId="7">
    <w:abstractNumId w:val="2"/>
  </w:num>
  <w:num w:numId="8">
    <w:abstractNumId w:val="13"/>
  </w:num>
  <w:num w:numId="9">
    <w:abstractNumId w:val="29"/>
  </w:num>
  <w:num w:numId="10">
    <w:abstractNumId w:val="60"/>
  </w:num>
  <w:num w:numId="11">
    <w:abstractNumId w:val="21"/>
  </w:num>
  <w:num w:numId="12">
    <w:abstractNumId w:val="76"/>
  </w:num>
  <w:num w:numId="13">
    <w:abstractNumId w:val="16"/>
  </w:num>
  <w:num w:numId="14">
    <w:abstractNumId w:val="27"/>
  </w:num>
  <w:num w:numId="15">
    <w:abstractNumId w:val="52"/>
  </w:num>
  <w:num w:numId="16">
    <w:abstractNumId w:val="39"/>
  </w:num>
  <w:num w:numId="17">
    <w:abstractNumId w:val="34"/>
  </w:num>
  <w:num w:numId="18">
    <w:abstractNumId w:val="83"/>
  </w:num>
  <w:num w:numId="19">
    <w:abstractNumId w:val="23"/>
  </w:num>
  <w:num w:numId="20">
    <w:abstractNumId w:val="57"/>
  </w:num>
  <w:num w:numId="21">
    <w:abstractNumId w:val="28"/>
  </w:num>
  <w:num w:numId="22">
    <w:abstractNumId w:val="64"/>
  </w:num>
  <w:num w:numId="23">
    <w:abstractNumId w:val="78"/>
  </w:num>
  <w:num w:numId="24">
    <w:abstractNumId w:val="66"/>
  </w:num>
  <w:num w:numId="25">
    <w:abstractNumId w:val="84"/>
  </w:num>
  <w:num w:numId="26">
    <w:abstractNumId w:val="38"/>
  </w:num>
  <w:num w:numId="27">
    <w:abstractNumId w:val="79"/>
  </w:num>
  <w:num w:numId="28">
    <w:abstractNumId w:val="19"/>
  </w:num>
  <w:num w:numId="29">
    <w:abstractNumId w:val="56"/>
  </w:num>
  <w:num w:numId="30">
    <w:abstractNumId w:val="14"/>
  </w:num>
  <w:num w:numId="31">
    <w:abstractNumId w:val="54"/>
  </w:num>
  <w:num w:numId="32">
    <w:abstractNumId w:val="41"/>
  </w:num>
  <w:num w:numId="33">
    <w:abstractNumId w:val="40"/>
  </w:num>
  <w:num w:numId="34">
    <w:abstractNumId w:val="10"/>
  </w:num>
  <w:num w:numId="35">
    <w:abstractNumId w:val="45"/>
  </w:num>
  <w:num w:numId="36">
    <w:abstractNumId w:val="32"/>
  </w:num>
  <w:num w:numId="37">
    <w:abstractNumId w:val="63"/>
  </w:num>
  <w:num w:numId="38">
    <w:abstractNumId w:val="50"/>
  </w:num>
  <w:num w:numId="39">
    <w:abstractNumId w:val="51"/>
  </w:num>
  <w:num w:numId="40">
    <w:abstractNumId w:val="58"/>
  </w:num>
  <w:num w:numId="41">
    <w:abstractNumId w:val="20"/>
  </w:num>
  <w:num w:numId="42">
    <w:abstractNumId w:val="30"/>
  </w:num>
  <w:num w:numId="43">
    <w:abstractNumId w:val="49"/>
  </w:num>
  <w:num w:numId="44">
    <w:abstractNumId w:val="36"/>
  </w:num>
  <w:num w:numId="45">
    <w:abstractNumId w:val="37"/>
  </w:num>
  <w:num w:numId="46">
    <w:abstractNumId w:val="71"/>
  </w:num>
  <w:num w:numId="47">
    <w:abstractNumId w:val="75"/>
  </w:num>
  <w:num w:numId="48">
    <w:abstractNumId w:val="24"/>
  </w:num>
  <w:num w:numId="49">
    <w:abstractNumId w:val="55"/>
  </w:num>
  <w:num w:numId="50">
    <w:abstractNumId w:val="25"/>
  </w:num>
  <w:num w:numId="51">
    <w:abstractNumId w:val="70"/>
  </w:num>
  <w:num w:numId="52">
    <w:abstractNumId w:val="44"/>
  </w:num>
  <w:num w:numId="53">
    <w:abstractNumId w:val="12"/>
  </w:num>
  <w:num w:numId="54">
    <w:abstractNumId w:val="26"/>
  </w:num>
  <w:num w:numId="55">
    <w:abstractNumId w:val="85"/>
  </w:num>
  <w:num w:numId="56">
    <w:abstractNumId w:val="17"/>
  </w:num>
  <w:num w:numId="57">
    <w:abstractNumId w:val="59"/>
  </w:num>
  <w:num w:numId="58">
    <w:abstractNumId w:val="77"/>
  </w:num>
  <w:num w:numId="59">
    <w:abstractNumId w:val="86"/>
  </w:num>
  <w:num w:numId="60">
    <w:abstractNumId w:val="80"/>
  </w:num>
  <w:num w:numId="61">
    <w:abstractNumId w:val="82"/>
  </w:num>
  <w:num w:numId="62">
    <w:abstractNumId w:val="74"/>
  </w:num>
  <w:num w:numId="63">
    <w:abstractNumId w:val="33"/>
  </w:num>
  <w:num w:numId="64">
    <w:abstractNumId w:val="47"/>
  </w:num>
  <w:num w:numId="65">
    <w:abstractNumId w:val="46"/>
  </w:num>
  <w:num w:numId="66">
    <w:abstractNumId w:val="35"/>
  </w:num>
  <w:num w:numId="67">
    <w:abstractNumId w:val="11"/>
  </w:num>
  <w:num w:numId="68">
    <w:abstractNumId w:val="69"/>
  </w:num>
  <w:num w:numId="69">
    <w:abstractNumId w:val="81"/>
  </w:num>
  <w:num w:numId="70">
    <w:abstractNumId w:val="67"/>
  </w:num>
  <w:num w:numId="71">
    <w:abstractNumId w:val="73"/>
  </w:num>
  <w:num w:numId="72">
    <w:abstractNumId w:val="48"/>
  </w:num>
  <w:num w:numId="73">
    <w:abstractNumId w:val="62"/>
  </w:num>
  <w:num w:numId="74">
    <w:abstractNumId w:val="61"/>
  </w:num>
  <w:num w:numId="75">
    <w:abstractNumId w:val="22"/>
  </w:num>
  <w:num w:numId="76">
    <w:abstractNumId w:val="18"/>
  </w:num>
  <w:num w:numId="77">
    <w:abstractNumId w:val="65"/>
  </w:num>
  <w:num w:numId="78">
    <w:abstractNumId w:val="31"/>
  </w:num>
  <w:num w:numId="79">
    <w:abstractNumId w:val="53"/>
  </w:num>
  <w:num w:numId="80">
    <w:abstractNumId w:val="43"/>
  </w:num>
  <w:num w:numId="81">
    <w:abstractNumId w:val="72"/>
  </w:num>
  <w:num w:numId="82">
    <w:abstractNumId w:val="0"/>
  </w:num>
  <w:num w:numId="83">
    <w:abstractNumId w:val="1"/>
  </w:num>
  <w:num w:numId="84">
    <w:abstractNumId w:val="4"/>
  </w:num>
  <w:num w:numId="85">
    <w:abstractNumId w:val="5"/>
  </w:num>
  <w:num w:numId="86">
    <w:abstractNumId w:val="15"/>
  </w:num>
  <w:num w:numId="87">
    <w:abstractNumId w:val="68"/>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AU" w:vendorID="2" w:dllVersion="6" w:checkStyle="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67"/>
  <w:drawingGridHorizontalSpacing w:val="142"/>
  <w:drawingGridVerticalSpacing w:val="142"/>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74D"/>
    <w:rsid w:val="0000108C"/>
    <w:rsid w:val="00001391"/>
    <w:rsid w:val="00004A5B"/>
    <w:rsid w:val="0001067B"/>
    <w:rsid w:val="000137EA"/>
    <w:rsid w:val="000143AF"/>
    <w:rsid w:val="00014A46"/>
    <w:rsid w:val="000211B1"/>
    <w:rsid w:val="000230A6"/>
    <w:rsid w:val="00026BCE"/>
    <w:rsid w:val="00030744"/>
    <w:rsid w:val="000339CB"/>
    <w:rsid w:val="00040E74"/>
    <w:rsid w:val="00046B51"/>
    <w:rsid w:val="00046CE4"/>
    <w:rsid w:val="00053AA2"/>
    <w:rsid w:val="00061A47"/>
    <w:rsid w:val="00061B94"/>
    <w:rsid w:val="0007068D"/>
    <w:rsid w:val="00070C0A"/>
    <w:rsid w:val="000739E9"/>
    <w:rsid w:val="0007779F"/>
    <w:rsid w:val="00090AA0"/>
    <w:rsid w:val="000918D9"/>
    <w:rsid w:val="00092DA5"/>
    <w:rsid w:val="0009395F"/>
    <w:rsid w:val="000B195C"/>
    <w:rsid w:val="000B1D28"/>
    <w:rsid w:val="000C45BB"/>
    <w:rsid w:val="000C60F0"/>
    <w:rsid w:val="000E14CF"/>
    <w:rsid w:val="000E43F7"/>
    <w:rsid w:val="000F3983"/>
    <w:rsid w:val="000F76E0"/>
    <w:rsid w:val="001008D9"/>
    <w:rsid w:val="0010628A"/>
    <w:rsid w:val="001142DE"/>
    <w:rsid w:val="0011503E"/>
    <w:rsid w:val="00116D99"/>
    <w:rsid w:val="00117E9D"/>
    <w:rsid w:val="00133B56"/>
    <w:rsid w:val="0013652F"/>
    <w:rsid w:val="001520DA"/>
    <w:rsid w:val="00154BE4"/>
    <w:rsid w:val="001578F7"/>
    <w:rsid w:val="00163AB2"/>
    <w:rsid w:val="00167B1F"/>
    <w:rsid w:val="001809FD"/>
    <w:rsid w:val="0019181D"/>
    <w:rsid w:val="001930F5"/>
    <w:rsid w:val="00193B6C"/>
    <w:rsid w:val="001A03C9"/>
    <w:rsid w:val="001A086B"/>
    <w:rsid w:val="001A296C"/>
    <w:rsid w:val="001A3575"/>
    <w:rsid w:val="001B7A47"/>
    <w:rsid w:val="001C0A71"/>
    <w:rsid w:val="001C0DEC"/>
    <w:rsid w:val="001C247D"/>
    <w:rsid w:val="001D0AAC"/>
    <w:rsid w:val="001D4403"/>
    <w:rsid w:val="001E129A"/>
    <w:rsid w:val="001E5C72"/>
    <w:rsid w:val="001E6BD8"/>
    <w:rsid w:val="001E7EBE"/>
    <w:rsid w:val="001F7C96"/>
    <w:rsid w:val="002001F4"/>
    <w:rsid w:val="00203291"/>
    <w:rsid w:val="002255FD"/>
    <w:rsid w:val="00240FFC"/>
    <w:rsid w:val="00243872"/>
    <w:rsid w:val="00251940"/>
    <w:rsid w:val="0026002D"/>
    <w:rsid w:val="00260B3E"/>
    <w:rsid w:val="00274045"/>
    <w:rsid w:val="00274B15"/>
    <w:rsid w:val="002826D3"/>
    <w:rsid w:val="002A0EA0"/>
    <w:rsid w:val="002B3772"/>
    <w:rsid w:val="002B7446"/>
    <w:rsid w:val="002B7CF2"/>
    <w:rsid w:val="002D0A22"/>
    <w:rsid w:val="002E1573"/>
    <w:rsid w:val="002F201D"/>
    <w:rsid w:val="002F3737"/>
    <w:rsid w:val="002F79B9"/>
    <w:rsid w:val="00301C76"/>
    <w:rsid w:val="00304DA7"/>
    <w:rsid w:val="0030606D"/>
    <w:rsid w:val="00307391"/>
    <w:rsid w:val="00312B55"/>
    <w:rsid w:val="003133EF"/>
    <w:rsid w:val="00324675"/>
    <w:rsid w:val="00325E77"/>
    <w:rsid w:val="00326692"/>
    <w:rsid w:val="0032792F"/>
    <w:rsid w:val="003302E9"/>
    <w:rsid w:val="00334BEC"/>
    <w:rsid w:val="0034512D"/>
    <w:rsid w:val="00353B67"/>
    <w:rsid w:val="00356208"/>
    <w:rsid w:val="00357B85"/>
    <w:rsid w:val="00382DCD"/>
    <w:rsid w:val="003871A8"/>
    <w:rsid w:val="003925F7"/>
    <w:rsid w:val="00392C6A"/>
    <w:rsid w:val="00393160"/>
    <w:rsid w:val="003A025C"/>
    <w:rsid w:val="003C077D"/>
    <w:rsid w:val="003E0B2C"/>
    <w:rsid w:val="003E1948"/>
    <w:rsid w:val="003E7700"/>
    <w:rsid w:val="003F05B0"/>
    <w:rsid w:val="003F1775"/>
    <w:rsid w:val="004215CD"/>
    <w:rsid w:val="00421EAB"/>
    <w:rsid w:val="00427680"/>
    <w:rsid w:val="00430B6C"/>
    <w:rsid w:val="0044000B"/>
    <w:rsid w:val="00442136"/>
    <w:rsid w:val="00451B61"/>
    <w:rsid w:val="00453E1F"/>
    <w:rsid w:val="00471D07"/>
    <w:rsid w:val="004741AA"/>
    <w:rsid w:val="00476275"/>
    <w:rsid w:val="004832FF"/>
    <w:rsid w:val="004871B0"/>
    <w:rsid w:val="00496E99"/>
    <w:rsid w:val="004A71FB"/>
    <w:rsid w:val="004B04C7"/>
    <w:rsid w:val="004B2EAB"/>
    <w:rsid w:val="004B6C30"/>
    <w:rsid w:val="004D2084"/>
    <w:rsid w:val="004D6A0D"/>
    <w:rsid w:val="004D6FB7"/>
    <w:rsid w:val="004E3915"/>
    <w:rsid w:val="004E54B6"/>
    <w:rsid w:val="004F1C21"/>
    <w:rsid w:val="004F56B0"/>
    <w:rsid w:val="00500ACF"/>
    <w:rsid w:val="00507BDC"/>
    <w:rsid w:val="005112D3"/>
    <w:rsid w:val="00513A44"/>
    <w:rsid w:val="005165CA"/>
    <w:rsid w:val="00521082"/>
    <w:rsid w:val="005217E9"/>
    <w:rsid w:val="00530250"/>
    <w:rsid w:val="00530B3A"/>
    <w:rsid w:val="005321F1"/>
    <w:rsid w:val="00532B1C"/>
    <w:rsid w:val="00533BD1"/>
    <w:rsid w:val="00537DF2"/>
    <w:rsid w:val="005426E1"/>
    <w:rsid w:val="005509F5"/>
    <w:rsid w:val="00550C22"/>
    <w:rsid w:val="00555071"/>
    <w:rsid w:val="00561663"/>
    <w:rsid w:val="0056786D"/>
    <w:rsid w:val="00574465"/>
    <w:rsid w:val="00577334"/>
    <w:rsid w:val="005877A3"/>
    <w:rsid w:val="00595984"/>
    <w:rsid w:val="0059737E"/>
    <w:rsid w:val="00597CC0"/>
    <w:rsid w:val="005A743F"/>
    <w:rsid w:val="005B1004"/>
    <w:rsid w:val="005B15A9"/>
    <w:rsid w:val="005B1AF3"/>
    <w:rsid w:val="005B2083"/>
    <w:rsid w:val="005B6DC1"/>
    <w:rsid w:val="005C0436"/>
    <w:rsid w:val="005C2569"/>
    <w:rsid w:val="005D3011"/>
    <w:rsid w:val="005E20EB"/>
    <w:rsid w:val="005E33F1"/>
    <w:rsid w:val="006001CB"/>
    <w:rsid w:val="00600DFC"/>
    <w:rsid w:val="006169E5"/>
    <w:rsid w:val="0062314A"/>
    <w:rsid w:val="00624AB4"/>
    <w:rsid w:val="006276A3"/>
    <w:rsid w:val="00636400"/>
    <w:rsid w:val="00641E44"/>
    <w:rsid w:val="00646EC9"/>
    <w:rsid w:val="0064748C"/>
    <w:rsid w:val="0065191D"/>
    <w:rsid w:val="0067276C"/>
    <w:rsid w:val="00672D76"/>
    <w:rsid w:val="00676EC9"/>
    <w:rsid w:val="00683B7E"/>
    <w:rsid w:val="00687124"/>
    <w:rsid w:val="00691C3A"/>
    <w:rsid w:val="00692727"/>
    <w:rsid w:val="00697A92"/>
    <w:rsid w:val="006A27FE"/>
    <w:rsid w:val="006A2D2B"/>
    <w:rsid w:val="006B14CF"/>
    <w:rsid w:val="006B2878"/>
    <w:rsid w:val="006B4BF1"/>
    <w:rsid w:val="006C398B"/>
    <w:rsid w:val="006C614D"/>
    <w:rsid w:val="006C645C"/>
    <w:rsid w:val="006E5D4D"/>
    <w:rsid w:val="006F2A44"/>
    <w:rsid w:val="006F3C65"/>
    <w:rsid w:val="006F565F"/>
    <w:rsid w:val="007116B4"/>
    <w:rsid w:val="007158DD"/>
    <w:rsid w:val="007200FA"/>
    <w:rsid w:val="007255BF"/>
    <w:rsid w:val="00733A28"/>
    <w:rsid w:val="00735CFB"/>
    <w:rsid w:val="00741CFA"/>
    <w:rsid w:val="00743DA1"/>
    <w:rsid w:val="0075120F"/>
    <w:rsid w:val="00753979"/>
    <w:rsid w:val="00755B1A"/>
    <w:rsid w:val="00756E34"/>
    <w:rsid w:val="00757A25"/>
    <w:rsid w:val="007633BE"/>
    <w:rsid w:val="00764B3C"/>
    <w:rsid w:val="00771579"/>
    <w:rsid w:val="00771766"/>
    <w:rsid w:val="0077359B"/>
    <w:rsid w:val="00777AED"/>
    <w:rsid w:val="007813E3"/>
    <w:rsid w:val="0078460C"/>
    <w:rsid w:val="007846B9"/>
    <w:rsid w:val="0079032A"/>
    <w:rsid w:val="007A2CAA"/>
    <w:rsid w:val="007A61D7"/>
    <w:rsid w:val="007B6682"/>
    <w:rsid w:val="007D4E57"/>
    <w:rsid w:val="007E5E4C"/>
    <w:rsid w:val="008039F6"/>
    <w:rsid w:val="00803F90"/>
    <w:rsid w:val="00814F5E"/>
    <w:rsid w:val="00815C7C"/>
    <w:rsid w:val="00820380"/>
    <w:rsid w:val="0082195E"/>
    <w:rsid w:val="00824CBE"/>
    <w:rsid w:val="00825355"/>
    <w:rsid w:val="0083124A"/>
    <w:rsid w:val="00834CAB"/>
    <w:rsid w:val="00842F04"/>
    <w:rsid w:val="00845491"/>
    <w:rsid w:val="008565D3"/>
    <w:rsid w:val="00857783"/>
    <w:rsid w:val="0086155A"/>
    <w:rsid w:val="00865816"/>
    <w:rsid w:val="00874AD1"/>
    <w:rsid w:val="00882CFF"/>
    <w:rsid w:val="00883E60"/>
    <w:rsid w:val="00886647"/>
    <w:rsid w:val="0089062E"/>
    <w:rsid w:val="00891B93"/>
    <w:rsid w:val="00891F28"/>
    <w:rsid w:val="008A3F21"/>
    <w:rsid w:val="008A4431"/>
    <w:rsid w:val="008A5254"/>
    <w:rsid w:val="008B36BD"/>
    <w:rsid w:val="008B505E"/>
    <w:rsid w:val="008B762E"/>
    <w:rsid w:val="008C799B"/>
    <w:rsid w:val="008D0EF7"/>
    <w:rsid w:val="008D202E"/>
    <w:rsid w:val="008E3BC9"/>
    <w:rsid w:val="008F42CE"/>
    <w:rsid w:val="00900BE2"/>
    <w:rsid w:val="00914EF5"/>
    <w:rsid w:val="009316FC"/>
    <w:rsid w:val="00936B5E"/>
    <w:rsid w:val="009455F7"/>
    <w:rsid w:val="00950AB3"/>
    <w:rsid w:val="00951EEE"/>
    <w:rsid w:val="0096585C"/>
    <w:rsid w:val="00970C06"/>
    <w:rsid w:val="00986F0A"/>
    <w:rsid w:val="009911BD"/>
    <w:rsid w:val="00993E8C"/>
    <w:rsid w:val="00993EB2"/>
    <w:rsid w:val="009A28C5"/>
    <w:rsid w:val="009A5203"/>
    <w:rsid w:val="009B5595"/>
    <w:rsid w:val="009B72A0"/>
    <w:rsid w:val="009C0CB8"/>
    <w:rsid w:val="009D5247"/>
    <w:rsid w:val="009D5255"/>
    <w:rsid w:val="009E0E47"/>
    <w:rsid w:val="009F6A60"/>
    <w:rsid w:val="009F6E72"/>
    <w:rsid w:val="009F7BBB"/>
    <w:rsid w:val="00A21A31"/>
    <w:rsid w:val="00A267E4"/>
    <w:rsid w:val="00A450A9"/>
    <w:rsid w:val="00A45898"/>
    <w:rsid w:val="00A4762F"/>
    <w:rsid w:val="00A52412"/>
    <w:rsid w:val="00A60A59"/>
    <w:rsid w:val="00A674E6"/>
    <w:rsid w:val="00A7325A"/>
    <w:rsid w:val="00A744D8"/>
    <w:rsid w:val="00A77EA2"/>
    <w:rsid w:val="00A808C3"/>
    <w:rsid w:val="00A968FB"/>
    <w:rsid w:val="00AA73AC"/>
    <w:rsid w:val="00AD2EBA"/>
    <w:rsid w:val="00AD5460"/>
    <w:rsid w:val="00AD66F8"/>
    <w:rsid w:val="00AE023D"/>
    <w:rsid w:val="00AE42C8"/>
    <w:rsid w:val="00AE480E"/>
    <w:rsid w:val="00AE4E71"/>
    <w:rsid w:val="00AE638A"/>
    <w:rsid w:val="00AE65B6"/>
    <w:rsid w:val="00AE7731"/>
    <w:rsid w:val="00B05E1F"/>
    <w:rsid w:val="00B11821"/>
    <w:rsid w:val="00B17A6D"/>
    <w:rsid w:val="00B20893"/>
    <w:rsid w:val="00B23485"/>
    <w:rsid w:val="00B24009"/>
    <w:rsid w:val="00B24D9A"/>
    <w:rsid w:val="00B33876"/>
    <w:rsid w:val="00B4531E"/>
    <w:rsid w:val="00B46D00"/>
    <w:rsid w:val="00B51A29"/>
    <w:rsid w:val="00B51D6B"/>
    <w:rsid w:val="00B56A55"/>
    <w:rsid w:val="00B64CA7"/>
    <w:rsid w:val="00B66EFA"/>
    <w:rsid w:val="00B72087"/>
    <w:rsid w:val="00B86B77"/>
    <w:rsid w:val="00B95A03"/>
    <w:rsid w:val="00B9612C"/>
    <w:rsid w:val="00B96E52"/>
    <w:rsid w:val="00BB1D2A"/>
    <w:rsid w:val="00BB404D"/>
    <w:rsid w:val="00BB5B89"/>
    <w:rsid w:val="00BB6C40"/>
    <w:rsid w:val="00BB7917"/>
    <w:rsid w:val="00BC2DDB"/>
    <w:rsid w:val="00BC51EF"/>
    <w:rsid w:val="00BD13B4"/>
    <w:rsid w:val="00BD489E"/>
    <w:rsid w:val="00BE01FC"/>
    <w:rsid w:val="00BE11F5"/>
    <w:rsid w:val="00BE3C74"/>
    <w:rsid w:val="00BE6AFB"/>
    <w:rsid w:val="00C0136D"/>
    <w:rsid w:val="00C10548"/>
    <w:rsid w:val="00C16445"/>
    <w:rsid w:val="00C40485"/>
    <w:rsid w:val="00C433AF"/>
    <w:rsid w:val="00C50D0D"/>
    <w:rsid w:val="00C529E6"/>
    <w:rsid w:val="00C52AA7"/>
    <w:rsid w:val="00C563AE"/>
    <w:rsid w:val="00C60707"/>
    <w:rsid w:val="00C62427"/>
    <w:rsid w:val="00C6314A"/>
    <w:rsid w:val="00C632AA"/>
    <w:rsid w:val="00C6377C"/>
    <w:rsid w:val="00C675AE"/>
    <w:rsid w:val="00C80FE9"/>
    <w:rsid w:val="00C85E44"/>
    <w:rsid w:val="00C93FD0"/>
    <w:rsid w:val="00C94FAA"/>
    <w:rsid w:val="00C97D34"/>
    <w:rsid w:val="00CA1C5B"/>
    <w:rsid w:val="00CA31FE"/>
    <w:rsid w:val="00CB2A81"/>
    <w:rsid w:val="00CD1B0A"/>
    <w:rsid w:val="00CD3571"/>
    <w:rsid w:val="00CE12F9"/>
    <w:rsid w:val="00CE6C5A"/>
    <w:rsid w:val="00CE7210"/>
    <w:rsid w:val="00CF487C"/>
    <w:rsid w:val="00D00471"/>
    <w:rsid w:val="00D10389"/>
    <w:rsid w:val="00D15C73"/>
    <w:rsid w:val="00D15E7D"/>
    <w:rsid w:val="00D22A30"/>
    <w:rsid w:val="00D34B5F"/>
    <w:rsid w:val="00D44AC6"/>
    <w:rsid w:val="00D47F44"/>
    <w:rsid w:val="00D52AF5"/>
    <w:rsid w:val="00D533BB"/>
    <w:rsid w:val="00D70864"/>
    <w:rsid w:val="00D804FC"/>
    <w:rsid w:val="00D92367"/>
    <w:rsid w:val="00D93241"/>
    <w:rsid w:val="00DA5CEB"/>
    <w:rsid w:val="00DB77DE"/>
    <w:rsid w:val="00DB7E52"/>
    <w:rsid w:val="00DC0121"/>
    <w:rsid w:val="00DD0B6C"/>
    <w:rsid w:val="00DD206D"/>
    <w:rsid w:val="00DE0519"/>
    <w:rsid w:val="00DF6525"/>
    <w:rsid w:val="00E16323"/>
    <w:rsid w:val="00E31DDC"/>
    <w:rsid w:val="00E3291F"/>
    <w:rsid w:val="00E3785F"/>
    <w:rsid w:val="00E526E9"/>
    <w:rsid w:val="00E5479B"/>
    <w:rsid w:val="00E65577"/>
    <w:rsid w:val="00E655E9"/>
    <w:rsid w:val="00E67828"/>
    <w:rsid w:val="00E72880"/>
    <w:rsid w:val="00E8478C"/>
    <w:rsid w:val="00E86012"/>
    <w:rsid w:val="00E86FD9"/>
    <w:rsid w:val="00E94916"/>
    <w:rsid w:val="00E94D49"/>
    <w:rsid w:val="00E97EDF"/>
    <w:rsid w:val="00EA2D36"/>
    <w:rsid w:val="00EA374D"/>
    <w:rsid w:val="00EA3A36"/>
    <w:rsid w:val="00ED3DC3"/>
    <w:rsid w:val="00EE6240"/>
    <w:rsid w:val="00EE6D8A"/>
    <w:rsid w:val="00EE76F4"/>
    <w:rsid w:val="00EF0C12"/>
    <w:rsid w:val="00EF231C"/>
    <w:rsid w:val="00EF46F4"/>
    <w:rsid w:val="00F10D77"/>
    <w:rsid w:val="00F11231"/>
    <w:rsid w:val="00F30D05"/>
    <w:rsid w:val="00F33686"/>
    <w:rsid w:val="00F4419C"/>
    <w:rsid w:val="00F70DD7"/>
    <w:rsid w:val="00F720E0"/>
    <w:rsid w:val="00F96C88"/>
    <w:rsid w:val="00FA3FF4"/>
    <w:rsid w:val="00FA519C"/>
    <w:rsid w:val="00FB6C7E"/>
    <w:rsid w:val="00FB7123"/>
    <w:rsid w:val="00FD6837"/>
    <w:rsid w:val="00FE3CD2"/>
    <w:rsid w:val="00FE4C43"/>
    <w:rsid w:val="00FF232B"/>
    <w:rsid w:val="00FF70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9304CA4"/>
  <w14:defaultImageDpi w14:val="300"/>
  <w15:docId w15:val="{0E95C154-B759-1F47-8B18-482FD5B3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7124"/>
    <w:pPr>
      <w:spacing w:before="120" w:after="120" w:line="360" w:lineRule="auto"/>
      <w:jc w:val="both"/>
    </w:pPr>
    <w:rPr>
      <w:rFonts w:ascii="Arial" w:hAnsi="Arial"/>
      <w:lang w:val="en-AU"/>
    </w:rPr>
  </w:style>
  <w:style w:type="paragraph" w:styleId="Heading1">
    <w:name w:val="heading 1"/>
    <w:basedOn w:val="Normal"/>
    <w:next w:val="Heading2"/>
    <w:qFormat/>
    <w:rsid w:val="00C80FE9"/>
    <w:pPr>
      <w:keepNext/>
      <w:numPr>
        <w:numId w:val="1"/>
      </w:numPr>
      <w:spacing w:before="240" w:after="240"/>
      <w:outlineLvl w:val="0"/>
    </w:pPr>
    <w:rPr>
      <w:b/>
      <w:bCs/>
      <w:smallCaps/>
      <w:kern w:val="28"/>
      <w:sz w:val="28"/>
      <w:szCs w:val="28"/>
    </w:rPr>
  </w:style>
  <w:style w:type="paragraph" w:styleId="Heading2">
    <w:name w:val="heading 2"/>
    <w:basedOn w:val="Normal"/>
    <w:next w:val="BodyText"/>
    <w:link w:val="Heading2Char"/>
    <w:qFormat/>
    <w:rsid w:val="006F3C65"/>
    <w:pPr>
      <w:keepNext/>
      <w:numPr>
        <w:ilvl w:val="1"/>
        <w:numId w:val="1"/>
      </w:numPr>
      <w:spacing w:before="240" w:after="240"/>
      <w:outlineLvl w:val="1"/>
    </w:pPr>
    <w:rPr>
      <w:b/>
      <w:bCs/>
      <w:smallCaps/>
      <w:sz w:val="24"/>
      <w:szCs w:val="24"/>
    </w:rPr>
  </w:style>
  <w:style w:type="paragraph" w:styleId="Heading3">
    <w:name w:val="heading 3"/>
    <w:basedOn w:val="Normal"/>
    <w:next w:val="BodyText"/>
    <w:qFormat/>
    <w:rsid w:val="006F3C65"/>
    <w:pPr>
      <w:keepNext/>
      <w:numPr>
        <w:ilvl w:val="2"/>
        <w:numId w:val="1"/>
      </w:numPr>
      <w:spacing w:before="240" w:after="240"/>
      <w:outlineLvl w:val="2"/>
    </w:pPr>
    <w:rPr>
      <w:b/>
      <w:bCs/>
      <w:smallCaps/>
      <w:szCs w:val="22"/>
    </w:rPr>
  </w:style>
  <w:style w:type="paragraph" w:styleId="Heading4">
    <w:name w:val="heading 4"/>
    <w:basedOn w:val="Normal"/>
    <w:next w:val="BodyText"/>
    <w:link w:val="Heading4Char"/>
    <w:uiPriority w:val="9"/>
    <w:qFormat/>
    <w:pPr>
      <w:keepNext/>
      <w:numPr>
        <w:ilvl w:val="3"/>
        <w:numId w:val="1"/>
      </w:numPr>
      <w:tabs>
        <w:tab w:val="left" w:pos="964"/>
      </w:tabs>
      <w:spacing w:after="240"/>
      <w:outlineLvl w:val="3"/>
    </w:pPr>
    <w:rPr>
      <w:b/>
    </w:rPr>
  </w:style>
  <w:style w:type="paragraph" w:styleId="Heading5">
    <w:name w:val="heading 5"/>
    <w:basedOn w:val="Normal"/>
    <w:next w:val="BodyText"/>
    <w:qFormat/>
    <w:rsid w:val="001578F7"/>
    <w:pPr>
      <w:keepNext/>
      <w:numPr>
        <w:ilvl w:val="4"/>
        <w:numId w:val="1"/>
      </w:numPr>
      <w:spacing w:after="240"/>
      <w:outlineLvl w:val="4"/>
    </w:pPr>
    <w:rPr>
      <w:b/>
      <w:color w:val="404040" w:themeColor="text1" w:themeTint="BF"/>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8B505E"/>
  </w:style>
  <w:style w:type="character" w:customStyle="1" w:styleId="BodyTextChar">
    <w:name w:val="Body Text Char"/>
    <w:link w:val="BodyText"/>
    <w:semiHidden/>
    <w:rsid w:val="008B505E"/>
    <w:rPr>
      <w:rFonts w:ascii="Arial" w:hAnsi="Arial"/>
      <w:sz w:val="22"/>
      <w:lang w:val="en-AU"/>
    </w:rPr>
  </w:style>
  <w:style w:type="character" w:customStyle="1" w:styleId="Heading2Char">
    <w:name w:val="Heading 2 Char"/>
    <w:basedOn w:val="DefaultParagraphFont"/>
    <w:link w:val="Heading2"/>
    <w:rsid w:val="00116D99"/>
    <w:rPr>
      <w:rFonts w:ascii="Arial" w:hAnsi="Arial"/>
      <w:b/>
      <w:bCs/>
      <w:smallCaps/>
      <w:sz w:val="24"/>
      <w:szCs w:val="24"/>
      <w:lang w:val="en-AU"/>
    </w:rPr>
  </w:style>
  <w:style w:type="character" w:customStyle="1" w:styleId="Heading4Char">
    <w:name w:val="Heading 4 Char"/>
    <w:basedOn w:val="DefaultParagraphFont"/>
    <w:link w:val="Heading4"/>
    <w:uiPriority w:val="9"/>
    <w:rsid w:val="001520DA"/>
    <w:rPr>
      <w:rFonts w:ascii="Arial" w:hAnsi="Arial"/>
      <w:b/>
      <w:lang w:val="en-AU"/>
    </w:rPr>
  </w:style>
  <w:style w:type="paragraph" w:styleId="TableofFigures">
    <w:name w:val="table of figures"/>
    <w:basedOn w:val="Normal"/>
    <w:next w:val="Normal"/>
    <w:uiPriority w:val="99"/>
    <w:rsid w:val="00C97D34"/>
    <w:pPr>
      <w:tabs>
        <w:tab w:val="right" w:leader="dot" w:pos="9360"/>
      </w:tabs>
      <w:spacing w:after="60"/>
      <w:ind w:left="482" w:hanging="482"/>
    </w:pPr>
    <w:rPr>
      <w:szCs w:val="24"/>
    </w:rPr>
  </w:style>
  <w:style w:type="paragraph" w:styleId="Header">
    <w:name w:val="header"/>
    <w:basedOn w:val="Normal"/>
    <w:semiHidden/>
    <w:pPr>
      <w:tabs>
        <w:tab w:val="center" w:pos="4536"/>
        <w:tab w:val="right" w:pos="9072"/>
      </w:tabs>
    </w:pPr>
  </w:style>
  <w:style w:type="paragraph" w:styleId="TOCHeading">
    <w:name w:val="TOC Heading"/>
    <w:basedOn w:val="Heading1"/>
    <w:next w:val="Normal"/>
    <w:uiPriority w:val="39"/>
    <w:unhideWhenUsed/>
    <w:qFormat/>
    <w:rsid w:val="001A086B"/>
    <w:pPr>
      <w:keepLines/>
      <w:numPr>
        <w:numId w:val="0"/>
      </w:numPr>
      <w:tabs>
        <w:tab w:val="left" w:pos="864"/>
      </w:tabs>
      <w:spacing w:before="480" w:after="0"/>
      <w:outlineLvl w:val="9"/>
    </w:pPr>
    <w:rPr>
      <w:rFonts w:eastAsia="MS Gothic"/>
      <w:kern w:val="0"/>
    </w:rPr>
  </w:style>
  <w:style w:type="paragraph" w:styleId="BalloonText">
    <w:name w:val="Balloon Text"/>
    <w:basedOn w:val="Normal"/>
    <w:link w:val="BalloonTextChar"/>
    <w:uiPriority w:val="99"/>
    <w:semiHidden/>
    <w:unhideWhenUsed/>
    <w:rsid w:val="00304DA7"/>
    <w:rPr>
      <w:rFonts w:ascii="Lucida Grande" w:hAnsi="Lucida Grande" w:cs="Lucida Grande"/>
      <w:sz w:val="18"/>
      <w:szCs w:val="18"/>
    </w:rPr>
  </w:style>
  <w:style w:type="character" w:customStyle="1" w:styleId="BalloonTextChar">
    <w:name w:val="Balloon Text Char"/>
    <w:link w:val="BalloonText"/>
    <w:uiPriority w:val="99"/>
    <w:semiHidden/>
    <w:rsid w:val="00304DA7"/>
    <w:rPr>
      <w:rFonts w:ascii="Lucida Grande" w:hAnsi="Lucida Grande" w:cs="Lucida Grande"/>
      <w:sz w:val="18"/>
      <w:szCs w:val="18"/>
      <w:lang w:val="en-AU"/>
    </w:rPr>
  </w:style>
  <w:style w:type="paragraph" w:styleId="Title">
    <w:name w:val="Title"/>
    <w:basedOn w:val="Normal"/>
    <w:next w:val="Normal"/>
    <w:qFormat/>
    <w:rsid w:val="00DC0121"/>
    <w:pPr>
      <w:pBdr>
        <w:bottom w:val="single" w:sz="4" w:space="1" w:color="auto"/>
      </w:pBdr>
      <w:spacing w:before="960"/>
      <w:jc w:val="left"/>
    </w:pPr>
    <w:rPr>
      <w:b/>
      <w:sz w:val="4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rsid w:val="00C97D34"/>
    <w:rPr>
      <w:rFonts w:ascii="Arial" w:hAnsi="Arial"/>
      <w:lang w:val="en-AU"/>
    </w:rPr>
  </w:style>
  <w:style w:type="character" w:styleId="PageNumber">
    <w:name w:val="page number"/>
    <w:basedOn w:val="DefaultParagraphFont"/>
    <w:semiHidden/>
  </w:style>
  <w:style w:type="paragraph" w:styleId="TOC1">
    <w:name w:val="toc 1"/>
    <w:basedOn w:val="Normal"/>
    <w:next w:val="Normal"/>
    <w:autoRedefine/>
    <w:uiPriority w:val="39"/>
    <w:rsid w:val="000137EA"/>
    <w:pPr>
      <w:tabs>
        <w:tab w:val="left" w:pos="400"/>
        <w:tab w:val="right" w:leader="dot" w:pos="9350"/>
      </w:tabs>
      <w:spacing w:after="0"/>
      <w:jc w:val="left"/>
      <w:pPrChange w:id="0" w:author="Microsoft Office User" w:date="2019-12-19T09:14:00Z">
        <w:pPr>
          <w:tabs>
            <w:tab w:val="left" w:pos="400"/>
            <w:tab w:val="right" w:leader="dot" w:pos="9350"/>
          </w:tabs>
          <w:spacing w:before="120" w:line="360" w:lineRule="auto"/>
        </w:pPr>
      </w:pPrChange>
    </w:pPr>
    <w:rPr>
      <w:rFonts w:asciiTheme="minorHAnsi" w:hAnsiTheme="minorHAnsi"/>
      <w:b/>
      <w:bCs/>
      <w:i/>
      <w:iCs/>
      <w:sz w:val="24"/>
      <w:szCs w:val="24"/>
      <w:rPrChange w:id="0" w:author="Microsoft Office User" w:date="2019-12-19T09:14:00Z">
        <w:rPr>
          <w:rFonts w:asciiTheme="minorHAnsi" w:hAnsiTheme="minorHAnsi"/>
          <w:b/>
          <w:bCs/>
          <w:i/>
          <w:iCs/>
          <w:sz w:val="24"/>
          <w:szCs w:val="24"/>
          <w:lang w:val="en-AU" w:eastAsia="en-US" w:bidi="ar-SA"/>
        </w:rPr>
      </w:rPrChange>
    </w:rPr>
  </w:style>
  <w:style w:type="paragraph" w:styleId="Caption">
    <w:name w:val="caption"/>
    <w:basedOn w:val="Normal"/>
    <w:next w:val="BodyText"/>
    <w:uiPriority w:val="35"/>
    <w:qFormat/>
    <w:rsid w:val="00AE638A"/>
    <w:pPr>
      <w:spacing w:after="60"/>
      <w:jc w:val="left"/>
    </w:pPr>
    <w:rPr>
      <w:sz w:val="16"/>
    </w:rPr>
  </w:style>
  <w:style w:type="paragraph" w:styleId="TOC2">
    <w:name w:val="toc 2"/>
    <w:basedOn w:val="Normal"/>
    <w:next w:val="Normal"/>
    <w:autoRedefine/>
    <w:uiPriority w:val="39"/>
    <w:rsid w:val="00891B93"/>
    <w:pPr>
      <w:spacing w:after="0"/>
      <w:ind w:left="200"/>
      <w:jc w:val="left"/>
    </w:pPr>
    <w:rPr>
      <w:rFonts w:asciiTheme="minorHAnsi" w:hAnsiTheme="minorHAnsi"/>
      <w:b/>
      <w:bCs/>
      <w:sz w:val="22"/>
      <w:szCs w:val="22"/>
    </w:rPr>
  </w:style>
  <w:style w:type="paragraph" w:styleId="TOC3">
    <w:name w:val="toc 3"/>
    <w:basedOn w:val="Normal"/>
    <w:next w:val="Normal"/>
    <w:autoRedefine/>
    <w:uiPriority w:val="39"/>
    <w:rsid w:val="001A086B"/>
    <w:pPr>
      <w:spacing w:before="0" w:after="0"/>
      <w:ind w:left="400"/>
      <w:jc w:val="left"/>
    </w:pPr>
    <w:rPr>
      <w:rFonts w:asciiTheme="minorHAnsi" w:hAnsiTheme="minorHAnsi"/>
    </w:rPr>
  </w:style>
  <w:style w:type="paragraph" w:styleId="TOC4">
    <w:name w:val="toc 4"/>
    <w:basedOn w:val="Normal"/>
    <w:next w:val="Normal"/>
    <w:autoRedefine/>
    <w:uiPriority w:val="39"/>
    <w:pPr>
      <w:spacing w:before="0" w:after="0"/>
      <w:ind w:left="600"/>
      <w:jc w:val="left"/>
    </w:pPr>
    <w:rPr>
      <w:rFonts w:asciiTheme="minorHAnsi" w:hAnsiTheme="minorHAnsi"/>
    </w:rPr>
  </w:style>
  <w:style w:type="paragraph" w:styleId="TOC5">
    <w:name w:val="toc 5"/>
    <w:basedOn w:val="Normal"/>
    <w:next w:val="Normal"/>
    <w:autoRedefine/>
    <w:uiPriority w:val="39"/>
    <w:pPr>
      <w:spacing w:before="0" w:after="0"/>
      <w:ind w:left="800"/>
      <w:jc w:val="left"/>
    </w:pPr>
    <w:rPr>
      <w:rFonts w:asciiTheme="minorHAnsi" w:hAnsiTheme="minorHAnsi"/>
    </w:rPr>
  </w:style>
  <w:style w:type="paragraph" w:styleId="TOC6">
    <w:name w:val="toc 6"/>
    <w:basedOn w:val="Normal"/>
    <w:next w:val="Normal"/>
    <w:autoRedefine/>
    <w:uiPriority w:val="39"/>
    <w:pPr>
      <w:spacing w:before="0" w:after="0"/>
      <w:ind w:left="1000"/>
      <w:jc w:val="left"/>
    </w:pPr>
    <w:rPr>
      <w:rFonts w:asciiTheme="minorHAnsi" w:hAnsiTheme="minorHAnsi"/>
    </w:rPr>
  </w:style>
  <w:style w:type="paragraph" w:styleId="TOC7">
    <w:name w:val="toc 7"/>
    <w:basedOn w:val="Normal"/>
    <w:next w:val="Normal"/>
    <w:autoRedefine/>
    <w:uiPriority w:val="39"/>
    <w:pPr>
      <w:spacing w:before="0" w:after="0"/>
      <w:ind w:left="1200"/>
      <w:jc w:val="left"/>
    </w:pPr>
    <w:rPr>
      <w:rFonts w:asciiTheme="minorHAnsi" w:hAnsiTheme="minorHAnsi"/>
    </w:rPr>
  </w:style>
  <w:style w:type="paragraph" w:styleId="TOC8">
    <w:name w:val="toc 8"/>
    <w:basedOn w:val="Normal"/>
    <w:next w:val="Normal"/>
    <w:autoRedefine/>
    <w:uiPriority w:val="39"/>
    <w:pPr>
      <w:spacing w:before="0" w:after="0"/>
      <w:ind w:left="1400"/>
      <w:jc w:val="left"/>
    </w:pPr>
    <w:rPr>
      <w:rFonts w:asciiTheme="minorHAnsi" w:hAnsiTheme="minorHAnsi"/>
    </w:rPr>
  </w:style>
  <w:style w:type="paragraph" w:styleId="TOC9">
    <w:name w:val="toc 9"/>
    <w:basedOn w:val="Normal"/>
    <w:next w:val="Normal"/>
    <w:autoRedefine/>
    <w:uiPriority w:val="39"/>
    <w:pPr>
      <w:spacing w:before="0" w:after="0"/>
      <w:ind w:left="1600"/>
      <w:jc w:val="left"/>
    </w:pPr>
    <w:rPr>
      <w:rFonts w:asciiTheme="minorHAnsi" w:hAnsiTheme="minorHAnsi"/>
    </w:rPr>
  </w:style>
  <w:style w:type="paragraph" w:styleId="ListBullet">
    <w:name w:val="List Bullet"/>
    <w:basedOn w:val="Normal"/>
    <w:uiPriority w:val="99"/>
    <w:unhideWhenUsed/>
    <w:rsid w:val="0062314A"/>
    <w:pPr>
      <w:numPr>
        <w:numId w:val="2"/>
      </w:numPr>
    </w:pPr>
  </w:style>
  <w:style w:type="character" w:styleId="FollowedHyperlink">
    <w:name w:val="FollowedHyperlink"/>
    <w:semiHidden/>
    <w:rPr>
      <w:color w:val="800080"/>
      <w:u w:val="single"/>
    </w:rPr>
  </w:style>
  <w:style w:type="paragraph" w:styleId="BlockText">
    <w:name w:val="Block Text"/>
    <w:basedOn w:val="Normal"/>
    <w:semiHidden/>
    <w:pPr>
      <w:pBdr>
        <w:top w:val="single" w:sz="4" w:space="1" w:color="auto"/>
        <w:left w:val="single" w:sz="4" w:space="4" w:color="auto"/>
        <w:bottom w:val="single" w:sz="4" w:space="1" w:color="auto"/>
        <w:right w:val="single" w:sz="4" w:space="4" w:color="auto"/>
      </w:pBdr>
      <w:shd w:val="pct15" w:color="auto" w:fill="FFFFFF"/>
      <w:spacing w:after="240"/>
      <w:ind w:left="851" w:right="851"/>
    </w:pPr>
  </w:style>
  <w:style w:type="paragraph" w:customStyle="1" w:styleId="Instruction">
    <w:name w:val="Instruction"/>
    <w:basedOn w:val="BodyText"/>
    <w:next w:val="BodyText"/>
    <w:rsid w:val="0062314A"/>
    <w:pPr>
      <w:keepNext/>
    </w:pPr>
    <w:rPr>
      <w:iCs/>
      <w:color w:val="0000FF"/>
      <w:szCs w:val="24"/>
    </w:rPr>
  </w:style>
  <w:style w:type="paragraph" w:styleId="Subtitle">
    <w:name w:val="Subtitle"/>
    <w:basedOn w:val="Normal"/>
    <w:qFormat/>
    <w:rsid w:val="00DC0121"/>
    <w:pPr>
      <w:spacing w:after="2040"/>
    </w:pPr>
    <w:rPr>
      <w:rFonts w:cs="Arial"/>
      <w:sz w:val="32"/>
      <w:szCs w:val="24"/>
    </w:rPr>
  </w:style>
  <w:style w:type="character" w:styleId="Emphasis">
    <w:name w:val="Emphasis"/>
    <w:basedOn w:val="DefaultParagraphFont"/>
    <w:uiPriority w:val="20"/>
    <w:qFormat/>
    <w:rsid w:val="00951EEE"/>
    <w:rPr>
      <w:i/>
      <w:iCs/>
    </w:rPr>
  </w:style>
  <w:style w:type="paragraph" w:customStyle="1" w:styleId="Author">
    <w:name w:val="Author"/>
    <w:basedOn w:val="Normal"/>
    <w:qFormat/>
    <w:rsid w:val="00307391"/>
    <w:pPr>
      <w:spacing w:before="960"/>
      <w:jc w:val="left"/>
    </w:pPr>
    <w:rPr>
      <w:b/>
      <w:sz w:val="24"/>
    </w:rPr>
  </w:style>
  <w:style w:type="paragraph" w:styleId="Date">
    <w:name w:val="Date"/>
    <w:basedOn w:val="Normal"/>
    <w:next w:val="Normal"/>
    <w:link w:val="DateChar"/>
    <w:uiPriority w:val="99"/>
    <w:unhideWhenUsed/>
    <w:rsid w:val="00307391"/>
    <w:pPr>
      <w:spacing w:before="240"/>
      <w:jc w:val="left"/>
    </w:pPr>
    <w:rPr>
      <w:b/>
    </w:rPr>
  </w:style>
  <w:style w:type="character" w:customStyle="1" w:styleId="DateChar">
    <w:name w:val="Date Char"/>
    <w:basedOn w:val="DefaultParagraphFont"/>
    <w:link w:val="Date"/>
    <w:uiPriority w:val="99"/>
    <w:rsid w:val="00307391"/>
    <w:rPr>
      <w:rFonts w:ascii="Arial" w:hAnsi="Arial"/>
      <w:b/>
      <w:lang w:val="en-AU"/>
    </w:rPr>
  </w:style>
  <w:style w:type="paragraph" w:styleId="ListNumber">
    <w:name w:val="List Number"/>
    <w:basedOn w:val="Normal"/>
    <w:uiPriority w:val="99"/>
    <w:unhideWhenUsed/>
    <w:rsid w:val="0062314A"/>
    <w:pPr>
      <w:numPr>
        <w:numId w:val="5"/>
      </w:numPr>
      <w:ind w:left="360"/>
    </w:pPr>
  </w:style>
  <w:style w:type="table" w:styleId="TableGrid">
    <w:name w:val="Table Grid"/>
    <w:basedOn w:val="TableNormal"/>
    <w:uiPriority w:val="59"/>
    <w:rsid w:val="00561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1">
    <w:name w:val="Appendix 1"/>
    <w:basedOn w:val="Normal"/>
    <w:qFormat/>
    <w:rsid w:val="00C94FAA"/>
    <w:pPr>
      <w:keepNext/>
      <w:numPr>
        <w:numId w:val="8"/>
      </w:numPr>
      <w:spacing w:before="240" w:after="240"/>
      <w:outlineLvl w:val="0"/>
    </w:pPr>
    <w:rPr>
      <w:b/>
      <w:bCs/>
      <w:smallCaps/>
      <w:sz w:val="28"/>
      <w:szCs w:val="28"/>
    </w:rPr>
  </w:style>
  <w:style w:type="paragraph" w:styleId="ListBullet2">
    <w:name w:val="List Bullet 2"/>
    <w:basedOn w:val="Normal"/>
    <w:uiPriority w:val="99"/>
    <w:unhideWhenUsed/>
    <w:rsid w:val="0062314A"/>
    <w:pPr>
      <w:numPr>
        <w:numId w:val="3"/>
      </w:numPr>
    </w:pPr>
  </w:style>
  <w:style w:type="paragraph" w:styleId="ListBullet3">
    <w:name w:val="List Bullet 3"/>
    <w:basedOn w:val="Normal"/>
    <w:uiPriority w:val="99"/>
    <w:unhideWhenUsed/>
    <w:rsid w:val="0062314A"/>
    <w:pPr>
      <w:numPr>
        <w:numId w:val="4"/>
      </w:numPr>
    </w:pPr>
  </w:style>
  <w:style w:type="paragraph" w:styleId="ListContinue">
    <w:name w:val="List Continue"/>
    <w:basedOn w:val="Normal"/>
    <w:uiPriority w:val="99"/>
    <w:unhideWhenUsed/>
    <w:rsid w:val="0062314A"/>
    <w:pPr>
      <w:ind w:left="360"/>
    </w:pPr>
  </w:style>
  <w:style w:type="paragraph" w:styleId="ListContinue2">
    <w:name w:val="List Continue 2"/>
    <w:basedOn w:val="Normal"/>
    <w:uiPriority w:val="99"/>
    <w:unhideWhenUsed/>
    <w:rsid w:val="0062314A"/>
    <w:pPr>
      <w:ind w:left="720"/>
    </w:pPr>
  </w:style>
  <w:style w:type="paragraph" w:styleId="ListContinue3">
    <w:name w:val="List Continue 3"/>
    <w:basedOn w:val="Normal"/>
    <w:uiPriority w:val="99"/>
    <w:unhideWhenUsed/>
    <w:rsid w:val="0062314A"/>
    <w:pPr>
      <w:ind w:left="1080"/>
    </w:pPr>
  </w:style>
  <w:style w:type="paragraph" w:styleId="ListNumber2">
    <w:name w:val="List Number 2"/>
    <w:basedOn w:val="Normal"/>
    <w:uiPriority w:val="99"/>
    <w:unhideWhenUsed/>
    <w:rsid w:val="0062314A"/>
    <w:pPr>
      <w:numPr>
        <w:numId w:val="6"/>
      </w:numPr>
    </w:pPr>
  </w:style>
  <w:style w:type="paragraph" w:styleId="ListNumber3">
    <w:name w:val="List Number 3"/>
    <w:basedOn w:val="Normal"/>
    <w:uiPriority w:val="99"/>
    <w:unhideWhenUsed/>
    <w:rsid w:val="0062314A"/>
    <w:pPr>
      <w:numPr>
        <w:numId w:val="7"/>
      </w:numPr>
    </w:pPr>
  </w:style>
  <w:style w:type="paragraph" w:styleId="BodyText2">
    <w:name w:val="Body Text 2"/>
    <w:basedOn w:val="Normal"/>
    <w:link w:val="BodyText2Char"/>
    <w:uiPriority w:val="99"/>
    <w:semiHidden/>
    <w:unhideWhenUsed/>
    <w:rsid w:val="00004A5B"/>
    <w:pPr>
      <w:spacing w:line="480" w:lineRule="auto"/>
    </w:pPr>
  </w:style>
  <w:style w:type="character" w:customStyle="1" w:styleId="BodyText2Char">
    <w:name w:val="Body Text 2 Char"/>
    <w:basedOn w:val="DefaultParagraphFont"/>
    <w:link w:val="BodyText2"/>
    <w:uiPriority w:val="99"/>
    <w:semiHidden/>
    <w:rsid w:val="00004A5B"/>
    <w:rPr>
      <w:rFonts w:ascii="Arial" w:hAnsi="Arial"/>
      <w:lang w:val="en-AU"/>
    </w:rPr>
  </w:style>
  <w:style w:type="character" w:customStyle="1" w:styleId="DocumentName">
    <w:name w:val="Document Name"/>
    <w:basedOn w:val="DefaultParagraphFont"/>
    <w:uiPriority w:val="1"/>
    <w:qFormat/>
    <w:rsid w:val="000739E9"/>
    <w:rPr>
      <w:i/>
    </w:rPr>
  </w:style>
  <w:style w:type="character" w:styleId="Strong">
    <w:name w:val="Strong"/>
    <w:basedOn w:val="DefaultParagraphFont"/>
    <w:uiPriority w:val="22"/>
    <w:qFormat/>
    <w:rsid w:val="00C97D34"/>
    <w:rPr>
      <w:b/>
      <w:bCs/>
    </w:rPr>
  </w:style>
  <w:style w:type="character" w:customStyle="1" w:styleId="md-expand">
    <w:name w:val="md-expand"/>
    <w:basedOn w:val="DefaultParagraphFont"/>
    <w:rsid w:val="00AE638A"/>
  </w:style>
  <w:style w:type="paragraph" w:customStyle="1" w:styleId="md-end-block">
    <w:name w:val="md-end-block"/>
    <w:basedOn w:val="Normal"/>
    <w:rsid w:val="00AE638A"/>
    <w:pPr>
      <w:spacing w:before="100" w:beforeAutospacing="1" w:after="100" w:afterAutospacing="1"/>
      <w:jc w:val="left"/>
    </w:pPr>
    <w:rPr>
      <w:rFonts w:ascii="Times New Roman" w:hAnsi="Times New Roman"/>
      <w:sz w:val="24"/>
      <w:szCs w:val="24"/>
      <w:lang w:val="en-US"/>
    </w:rPr>
  </w:style>
  <w:style w:type="paragraph" w:styleId="NormalWeb">
    <w:name w:val="Normal (Web)"/>
    <w:basedOn w:val="Normal"/>
    <w:uiPriority w:val="99"/>
    <w:semiHidden/>
    <w:unhideWhenUsed/>
    <w:rsid w:val="007813E3"/>
    <w:pPr>
      <w:spacing w:before="100" w:beforeAutospacing="1" w:after="100" w:afterAutospacing="1"/>
      <w:jc w:val="left"/>
    </w:pPr>
    <w:rPr>
      <w:rFonts w:ascii="Times New Roman" w:hAnsi="Times New Roman"/>
      <w:sz w:val="24"/>
      <w:szCs w:val="24"/>
      <w:lang w:val="en-US"/>
    </w:rPr>
  </w:style>
  <w:style w:type="paragraph" w:styleId="ListParagraph">
    <w:name w:val="List Paragraph"/>
    <w:basedOn w:val="Normal"/>
    <w:uiPriority w:val="34"/>
    <w:qFormat/>
    <w:rsid w:val="007813E3"/>
    <w:pPr>
      <w:ind w:left="720"/>
      <w:contextualSpacing/>
    </w:pPr>
  </w:style>
  <w:style w:type="table" w:styleId="PlainTable3">
    <w:name w:val="Plain Table 3"/>
    <w:basedOn w:val="TableNormal"/>
    <w:uiPriority w:val="99"/>
    <w:rsid w:val="002438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99"/>
    <w:rsid w:val="0024387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2438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24387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243872"/>
    <w:rPr>
      <w:rFonts w:ascii="Courier New" w:eastAsia="Times New Roman" w:hAnsi="Courier New" w:cs="Courier New"/>
      <w:sz w:val="20"/>
      <w:szCs w:val="20"/>
    </w:rPr>
  </w:style>
  <w:style w:type="table" w:styleId="PlainTable4">
    <w:name w:val="Plain Table 4"/>
    <w:basedOn w:val="TableNormal"/>
    <w:uiPriority w:val="99"/>
    <w:rsid w:val="00970C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99"/>
    <w:rsid w:val="00970C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B66EFA"/>
    <w:pPr>
      <w:jc w:val="both"/>
    </w:pPr>
    <w:rPr>
      <w:rFonts w:ascii="Arial" w:hAnsi="Arial"/>
      <w:lang w:val="en-AU"/>
    </w:rPr>
  </w:style>
  <w:style w:type="paragraph" w:styleId="Revision">
    <w:name w:val="Revision"/>
    <w:hidden/>
    <w:uiPriority w:val="99"/>
    <w:semiHidden/>
    <w:rsid w:val="0059737E"/>
    <w:rPr>
      <w:rFonts w:ascii="Arial" w:hAnsi="Arial"/>
      <w:lang w:val="en-AU"/>
    </w:rPr>
  </w:style>
  <w:style w:type="paragraph" w:styleId="FootnoteText">
    <w:name w:val="footnote text"/>
    <w:basedOn w:val="Normal"/>
    <w:link w:val="FootnoteTextChar"/>
    <w:uiPriority w:val="99"/>
    <w:semiHidden/>
    <w:unhideWhenUsed/>
    <w:rsid w:val="007200FA"/>
    <w:pPr>
      <w:spacing w:before="0" w:after="0" w:line="240" w:lineRule="auto"/>
    </w:pPr>
  </w:style>
  <w:style w:type="character" w:customStyle="1" w:styleId="FootnoteTextChar">
    <w:name w:val="Footnote Text Char"/>
    <w:basedOn w:val="DefaultParagraphFont"/>
    <w:link w:val="FootnoteText"/>
    <w:uiPriority w:val="99"/>
    <w:semiHidden/>
    <w:rsid w:val="007200FA"/>
    <w:rPr>
      <w:rFonts w:ascii="Arial" w:hAnsi="Arial"/>
      <w:lang w:val="en-AU"/>
    </w:rPr>
  </w:style>
  <w:style w:type="character" w:styleId="FootnoteReference">
    <w:name w:val="footnote reference"/>
    <w:basedOn w:val="DefaultParagraphFont"/>
    <w:uiPriority w:val="99"/>
    <w:semiHidden/>
    <w:unhideWhenUsed/>
    <w:rsid w:val="007200FA"/>
    <w:rPr>
      <w:vertAlign w:val="superscript"/>
    </w:rPr>
  </w:style>
  <w:style w:type="character" w:styleId="UnresolvedMention">
    <w:name w:val="Unresolved Mention"/>
    <w:basedOn w:val="DefaultParagraphFont"/>
    <w:uiPriority w:val="99"/>
    <w:semiHidden/>
    <w:unhideWhenUsed/>
    <w:rsid w:val="00C433AF"/>
    <w:rPr>
      <w:color w:val="605E5C"/>
      <w:shd w:val="clear" w:color="auto" w:fill="E1DFDD"/>
    </w:rPr>
  </w:style>
  <w:style w:type="paragraph" w:customStyle="1" w:styleId="Table">
    <w:name w:val="Table"/>
    <w:basedOn w:val="Caption"/>
    <w:qFormat/>
    <w:rsid w:val="007A2CAA"/>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91374">
      <w:bodyDiv w:val="1"/>
      <w:marLeft w:val="0"/>
      <w:marRight w:val="0"/>
      <w:marTop w:val="0"/>
      <w:marBottom w:val="0"/>
      <w:divBdr>
        <w:top w:val="none" w:sz="0" w:space="0" w:color="auto"/>
        <w:left w:val="none" w:sz="0" w:space="0" w:color="auto"/>
        <w:bottom w:val="none" w:sz="0" w:space="0" w:color="auto"/>
        <w:right w:val="none" w:sz="0" w:space="0" w:color="auto"/>
      </w:divBdr>
    </w:div>
    <w:div w:id="67389684">
      <w:bodyDiv w:val="1"/>
      <w:marLeft w:val="0"/>
      <w:marRight w:val="0"/>
      <w:marTop w:val="0"/>
      <w:marBottom w:val="0"/>
      <w:divBdr>
        <w:top w:val="none" w:sz="0" w:space="0" w:color="auto"/>
        <w:left w:val="none" w:sz="0" w:space="0" w:color="auto"/>
        <w:bottom w:val="none" w:sz="0" w:space="0" w:color="auto"/>
        <w:right w:val="none" w:sz="0" w:space="0" w:color="auto"/>
      </w:divBdr>
    </w:div>
    <w:div w:id="68507051">
      <w:bodyDiv w:val="1"/>
      <w:marLeft w:val="0"/>
      <w:marRight w:val="0"/>
      <w:marTop w:val="0"/>
      <w:marBottom w:val="0"/>
      <w:divBdr>
        <w:top w:val="none" w:sz="0" w:space="0" w:color="auto"/>
        <w:left w:val="none" w:sz="0" w:space="0" w:color="auto"/>
        <w:bottom w:val="none" w:sz="0" w:space="0" w:color="auto"/>
        <w:right w:val="none" w:sz="0" w:space="0" w:color="auto"/>
      </w:divBdr>
    </w:div>
    <w:div w:id="77214991">
      <w:bodyDiv w:val="1"/>
      <w:marLeft w:val="0"/>
      <w:marRight w:val="0"/>
      <w:marTop w:val="0"/>
      <w:marBottom w:val="0"/>
      <w:divBdr>
        <w:top w:val="none" w:sz="0" w:space="0" w:color="auto"/>
        <w:left w:val="none" w:sz="0" w:space="0" w:color="auto"/>
        <w:bottom w:val="none" w:sz="0" w:space="0" w:color="auto"/>
        <w:right w:val="none" w:sz="0" w:space="0" w:color="auto"/>
      </w:divBdr>
    </w:div>
    <w:div w:id="85686971">
      <w:bodyDiv w:val="1"/>
      <w:marLeft w:val="0"/>
      <w:marRight w:val="0"/>
      <w:marTop w:val="0"/>
      <w:marBottom w:val="0"/>
      <w:divBdr>
        <w:top w:val="none" w:sz="0" w:space="0" w:color="auto"/>
        <w:left w:val="none" w:sz="0" w:space="0" w:color="auto"/>
        <w:bottom w:val="none" w:sz="0" w:space="0" w:color="auto"/>
        <w:right w:val="none" w:sz="0" w:space="0" w:color="auto"/>
      </w:divBdr>
    </w:div>
    <w:div w:id="101844864">
      <w:bodyDiv w:val="1"/>
      <w:marLeft w:val="0"/>
      <w:marRight w:val="0"/>
      <w:marTop w:val="0"/>
      <w:marBottom w:val="0"/>
      <w:divBdr>
        <w:top w:val="none" w:sz="0" w:space="0" w:color="auto"/>
        <w:left w:val="none" w:sz="0" w:space="0" w:color="auto"/>
        <w:bottom w:val="none" w:sz="0" w:space="0" w:color="auto"/>
        <w:right w:val="none" w:sz="0" w:space="0" w:color="auto"/>
      </w:divBdr>
    </w:div>
    <w:div w:id="110177007">
      <w:bodyDiv w:val="1"/>
      <w:marLeft w:val="0"/>
      <w:marRight w:val="0"/>
      <w:marTop w:val="0"/>
      <w:marBottom w:val="0"/>
      <w:divBdr>
        <w:top w:val="none" w:sz="0" w:space="0" w:color="auto"/>
        <w:left w:val="none" w:sz="0" w:space="0" w:color="auto"/>
        <w:bottom w:val="none" w:sz="0" w:space="0" w:color="auto"/>
        <w:right w:val="none" w:sz="0" w:space="0" w:color="auto"/>
      </w:divBdr>
    </w:div>
    <w:div w:id="112795401">
      <w:bodyDiv w:val="1"/>
      <w:marLeft w:val="0"/>
      <w:marRight w:val="0"/>
      <w:marTop w:val="0"/>
      <w:marBottom w:val="0"/>
      <w:divBdr>
        <w:top w:val="none" w:sz="0" w:space="0" w:color="auto"/>
        <w:left w:val="none" w:sz="0" w:space="0" w:color="auto"/>
        <w:bottom w:val="none" w:sz="0" w:space="0" w:color="auto"/>
        <w:right w:val="none" w:sz="0" w:space="0" w:color="auto"/>
      </w:divBdr>
    </w:div>
    <w:div w:id="196085423">
      <w:bodyDiv w:val="1"/>
      <w:marLeft w:val="0"/>
      <w:marRight w:val="0"/>
      <w:marTop w:val="0"/>
      <w:marBottom w:val="0"/>
      <w:divBdr>
        <w:top w:val="none" w:sz="0" w:space="0" w:color="auto"/>
        <w:left w:val="none" w:sz="0" w:space="0" w:color="auto"/>
        <w:bottom w:val="none" w:sz="0" w:space="0" w:color="auto"/>
        <w:right w:val="none" w:sz="0" w:space="0" w:color="auto"/>
      </w:divBdr>
    </w:div>
    <w:div w:id="199785040">
      <w:bodyDiv w:val="1"/>
      <w:marLeft w:val="0"/>
      <w:marRight w:val="0"/>
      <w:marTop w:val="0"/>
      <w:marBottom w:val="0"/>
      <w:divBdr>
        <w:top w:val="none" w:sz="0" w:space="0" w:color="auto"/>
        <w:left w:val="none" w:sz="0" w:space="0" w:color="auto"/>
        <w:bottom w:val="none" w:sz="0" w:space="0" w:color="auto"/>
        <w:right w:val="none" w:sz="0" w:space="0" w:color="auto"/>
      </w:divBdr>
    </w:div>
    <w:div w:id="322583155">
      <w:bodyDiv w:val="1"/>
      <w:marLeft w:val="0"/>
      <w:marRight w:val="0"/>
      <w:marTop w:val="0"/>
      <w:marBottom w:val="0"/>
      <w:divBdr>
        <w:top w:val="none" w:sz="0" w:space="0" w:color="auto"/>
        <w:left w:val="none" w:sz="0" w:space="0" w:color="auto"/>
        <w:bottom w:val="none" w:sz="0" w:space="0" w:color="auto"/>
        <w:right w:val="none" w:sz="0" w:space="0" w:color="auto"/>
      </w:divBdr>
    </w:div>
    <w:div w:id="341326228">
      <w:bodyDiv w:val="1"/>
      <w:marLeft w:val="0"/>
      <w:marRight w:val="0"/>
      <w:marTop w:val="0"/>
      <w:marBottom w:val="0"/>
      <w:divBdr>
        <w:top w:val="none" w:sz="0" w:space="0" w:color="auto"/>
        <w:left w:val="none" w:sz="0" w:space="0" w:color="auto"/>
        <w:bottom w:val="none" w:sz="0" w:space="0" w:color="auto"/>
        <w:right w:val="none" w:sz="0" w:space="0" w:color="auto"/>
      </w:divBdr>
    </w:div>
    <w:div w:id="347634409">
      <w:bodyDiv w:val="1"/>
      <w:marLeft w:val="0"/>
      <w:marRight w:val="0"/>
      <w:marTop w:val="0"/>
      <w:marBottom w:val="0"/>
      <w:divBdr>
        <w:top w:val="none" w:sz="0" w:space="0" w:color="auto"/>
        <w:left w:val="none" w:sz="0" w:space="0" w:color="auto"/>
        <w:bottom w:val="none" w:sz="0" w:space="0" w:color="auto"/>
        <w:right w:val="none" w:sz="0" w:space="0" w:color="auto"/>
      </w:divBdr>
    </w:div>
    <w:div w:id="351493112">
      <w:bodyDiv w:val="1"/>
      <w:marLeft w:val="0"/>
      <w:marRight w:val="0"/>
      <w:marTop w:val="0"/>
      <w:marBottom w:val="0"/>
      <w:divBdr>
        <w:top w:val="none" w:sz="0" w:space="0" w:color="auto"/>
        <w:left w:val="none" w:sz="0" w:space="0" w:color="auto"/>
        <w:bottom w:val="none" w:sz="0" w:space="0" w:color="auto"/>
        <w:right w:val="none" w:sz="0" w:space="0" w:color="auto"/>
      </w:divBdr>
    </w:div>
    <w:div w:id="369384238">
      <w:bodyDiv w:val="1"/>
      <w:marLeft w:val="0"/>
      <w:marRight w:val="0"/>
      <w:marTop w:val="0"/>
      <w:marBottom w:val="0"/>
      <w:divBdr>
        <w:top w:val="none" w:sz="0" w:space="0" w:color="auto"/>
        <w:left w:val="none" w:sz="0" w:space="0" w:color="auto"/>
        <w:bottom w:val="none" w:sz="0" w:space="0" w:color="auto"/>
        <w:right w:val="none" w:sz="0" w:space="0" w:color="auto"/>
      </w:divBdr>
    </w:div>
    <w:div w:id="450444832">
      <w:bodyDiv w:val="1"/>
      <w:marLeft w:val="0"/>
      <w:marRight w:val="0"/>
      <w:marTop w:val="0"/>
      <w:marBottom w:val="0"/>
      <w:divBdr>
        <w:top w:val="none" w:sz="0" w:space="0" w:color="auto"/>
        <w:left w:val="none" w:sz="0" w:space="0" w:color="auto"/>
        <w:bottom w:val="none" w:sz="0" w:space="0" w:color="auto"/>
        <w:right w:val="none" w:sz="0" w:space="0" w:color="auto"/>
      </w:divBdr>
    </w:div>
    <w:div w:id="454909598">
      <w:bodyDiv w:val="1"/>
      <w:marLeft w:val="0"/>
      <w:marRight w:val="0"/>
      <w:marTop w:val="0"/>
      <w:marBottom w:val="0"/>
      <w:divBdr>
        <w:top w:val="none" w:sz="0" w:space="0" w:color="auto"/>
        <w:left w:val="none" w:sz="0" w:space="0" w:color="auto"/>
        <w:bottom w:val="none" w:sz="0" w:space="0" w:color="auto"/>
        <w:right w:val="none" w:sz="0" w:space="0" w:color="auto"/>
      </w:divBdr>
    </w:div>
    <w:div w:id="470757042">
      <w:bodyDiv w:val="1"/>
      <w:marLeft w:val="0"/>
      <w:marRight w:val="0"/>
      <w:marTop w:val="0"/>
      <w:marBottom w:val="0"/>
      <w:divBdr>
        <w:top w:val="none" w:sz="0" w:space="0" w:color="auto"/>
        <w:left w:val="none" w:sz="0" w:space="0" w:color="auto"/>
        <w:bottom w:val="none" w:sz="0" w:space="0" w:color="auto"/>
        <w:right w:val="none" w:sz="0" w:space="0" w:color="auto"/>
      </w:divBdr>
    </w:div>
    <w:div w:id="502665127">
      <w:bodyDiv w:val="1"/>
      <w:marLeft w:val="0"/>
      <w:marRight w:val="0"/>
      <w:marTop w:val="0"/>
      <w:marBottom w:val="0"/>
      <w:divBdr>
        <w:top w:val="none" w:sz="0" w:space="0" w:color="auto"/>
        <w:left w:val="none" w:sz="0" w:space="0" w:color="auto"/>
        <w:bottom w:val="none" w:sz="0" w:space="0" w:color="auto"/>
        <w:right w:val="none" w:sz="0" w:space="0" w:color="auto"/>
      </w:divBdr>
    </w:div>
    <w:div w:id="511645916">
      <w:bodyDiv w:val="1"/>
      <w:marLeft w:val="0"/>
      <w:marRight w:val="0"/>
      <w:marTop w:val="0"/>
      <w:marBottom w:val="0"/>
      <w:divBdr>
        <w:top w:val="none" w:sz="0" w:space="0" w:color="auto"/>
        <w:left w:val="none" w:sz="0" w:space="0" w:color="auto"/>
        <w:bottom w:val="none" w:sz="0" w:space="0" w:color="auto"/>
        <w:right w:val="none" w:sz="0" w:space="0" w:color="auto"/>
      </w:divBdr>
    </w:div>
    <w:div w:id="572005315">
      <w:bodyDiv w:val="1"/>
      <w:marLeft w:val="0"/>
      <w:marRight w:val="0"/>
      <w:marTop w:val="0"/>
      <w:marBottom w:val="0"/>
      <w:divBdr>
        <w:top w:val="none" w:sz="0" w:space="0" w:color="auto"/>
        <w:left w:val="none" w:sz="0" w:space="0" w:color="auto"/>
        <w:bottom w:val="none" w:sz="0" w:space="0" w:color="auto"/>
        <w:right w:val="none" w:sz="0" w:space="0" w:color="auto"/>
      </w:divBdr>
    </w:div>
    <w:div w:id="577906392">
      <w:bodyDiv w:val="1"/>
      <w:marLeft w:val="0"/>
      <w:marRight w:val="0"/>
      <w:marTop w:val="0"/>
      <w:marBottom w:val="0"/>
      <w:divBdr>
        <w:top w:val="none" w:sz="0" w:space="0" w:color="auto"/>
        <w:left w:val="none" w:sz="0" w:space="0" w:color="auto"/>
        <w:bottom w:val="none" w:sz="0" w:space="0" w:color="auto"/>
        <w:right w:val="none" w:sz="0" w:space="0" w:color="auto"/>
      </w:divBdr>
    </w:div>
    <w:div w:id="596867579">
      <w:bodyDiv w:val="1"/>
      <w:marLeft w:val="0"/>
      <w:marRight w:val="0"/>
      <w:marTop w:val="0"/>
      <w:marBottom w:val="0"/>
      <w:divBdr>
        <w:top w:val="none" w:sz="0" w:space="0" w:color="auto"/>
        <w:left w:val="none" w:sz="0" w:space="0" w:color="auto"/>
        <w:bottom w:val="none" w:sz="0" w:space="0" w:color="auto"/>
        <w:right w:val="none" w:sz="0" w:space="0" w:color="auto"/>
      </w:divBdr>
    </w:div>
    <w:div w:id="599416579">
      <w:bodyDiv w:val="1"/>
      <w:marLeft w:val="0"/>
      <w:marRight w:val="0"/>
      <w:marTop w:val="0"/>
      <w:marBottom w:val="0"/>
      <w:divBdr>
        <w:top w:val="none" w:sz="0" w:space="0" w:color="auto"/>
        <w:left w:val="none" w:sz="0" w:space="0" w:color="auto"/>
        <w:bottom w:val="none" w:sz="0" w:space="0" w:color="auto"/>
        <w:right w:val="none" w:sz="0" w:space="0" w:color="auto"/>
      </w:divBdr>
    </w:div>
    <w:div w:id="602887111">
      <w:bodyDiv w:val="1"/>
      <w:marLeft w:val="0"/>
      <w:marRight w:val="0"/>
      <w:marTop w:val="0"/>
      <w:marBottom w:val="0"/>
      <w:divBdr>
        <w:top w:val="none" w:sz="0" w:space="0" w:color="auto"/>
        <w:left w:val="none" w:sz="0" w:space="0" w:color="auto"/>
        <w:bottom w:val="none" w:sz="0" w:space="0" w:color="auto"/>
        <w:right w:val="none" w:sz="0" w:space="0" w:color="auto"/>
      </w:divBdr>
    </w:div>
    <w:div w:id="609817266">
      <w:bodyDiv w:val="1"/>
      <w:marLeft w:val="0"/>
      <w:marRight w:val="0"/>
      <w:marTop w:val="0"/>
      <w:marBottom w:val="0"/>
      <w:divBdr>
        <w:top w:val="none" w:sz="0" w:space="0" w:color="auto"/>
        <w:left w:val="none" w:sz="0" w:space="0" w:color="auto"/>
        <w:bottom w:val="none" w:sz="0" w:space="0" w:color="auto"/>
        <w:right w:val="none" w:sz="0" w:space="0" w:color="auto"/>
      </w:divBdr>
    </w:div>
    <w:div w:id="641236458">
      <w:bodyDiv w:val="1"/>
      <w:marLeft w:val="0"/>
      <w:marRight w:val="0"/>
      <w:marTop w:val="0"/>
      <w:marBottom w:val="0"/>
      <w:divBdr>
        <w:top w:val="none" w:sz="0" w:space="0" w:color="auto"/>
        <w:left w:val="none" w:sz="0" w:space="0" w:color="auto"/>
        <w:bottom w:val="none" w:sz="0" w:space="0" w:color="auto"/>
        <w:right w:val="none" w:sz="0" w:space="0" w:color="auto"/>
      </w:divBdr>
    </w:div>
    <w:div w:id="690182934">
      <w:bodyDiv w:val="1"/>
      <w:marLeft w:val="0"/>
      <w:marRight w:val="0"/>
      <w:marTop w:val="0"/>
      <w:marBottom w:val="0"/>
      <w:divBdr>
        <w:top w:val="none" w:sz="0" w:space="0" w:color="auto"/>
        <w:left w:val="none" w:sz="0" w:space="0" w:color="auto"/>
        <w:bottom w:val="none" w:sz="0" w:space="0" w:color="auto"/>
        <w:right w:val="none" w:sz="0" w:space="0" w:color="auto"/>
      </w:divBdr>
    </w:div>
    <w:div w:id="699089952">
      <w:bodyDiv w:val="1"/>
      <w:marLeft w:val="0"/>
      <w:marRight w:val="0"/>
      <w:marTop w:val="0"/>
      <w:marBottom w:val="0"/>
      <w:divBdr>
        <w:top w:val="none" w:sz="0" w:space="0" w:color="auto"/>
        <w:left w:val="none" w:sz="0" w:space="0" w:color="auto"/>
        <w:bottom w:val="none" w:sz="0" w:space="0" w:color="auto"/>
        <w:right w:val="none" w:sz="0" w:space="0" w:color="auto"/>
      </w:divBdr>
    </w:div>
    <w:div w:id="709961001">
      <w:bodyDiv w:val="1"/>
      <w:marLeft w:val="0"/>
      <w:marRight w:val="0"/>
      <w:marTop w:val="0"/>
      <w:marBottom w:val="0"/>
      <w:divBdr>
        <w:top w:val="none" w:sz="0" w:space="0" w:color="auto"/>
        <w:left w:val="none" w:sz="0" w:space="0" w:color="auto"/>
        <w:bottom w:val="none" w:sz="0" w:space="0" w:color="auto"/>
        <w:right w:val="none" w:sz="0" w:space="0" w:color="auto"/>
      </w:divBdr>
    </w:div>
    <w:div w:id="710616032">
      <w:bodyDiv w:val="1"/>
      <w:marLeft w:val="0"/>
      <w:marRight w:val="0"/>
      <w:marTop w:val="0"/>
      <w:marBottom w:val="0"/>
      <w:divBdr>
        <w:top w:val="none" w:sz="0" w:space="0" w:color="auto"/>
        <w:left w:val="none" w:sz="0" w:space="0" w:color="auto"/>
        <w:bottom w:val="none" w:sz="0" w:space="0" w:color="auto"/>
        <w:right w:val="none" w:sz="0" w:space="0" w:color="auto"/>
      </w:divBdr>
    </w:div>
    <w:div w:id="729692896">
      <w:bodyDiv w:val="1"/>
      <w:marLeft w:val="0"/>
      <w:marRight w:val="0"/>
      <w:marTop w:val="0"/>
      <w:marBottom w:val="0"/>
      <w:divBdr>
        <w:top w:val="none" w:sz="0" w:space="0" w:color="auto"/>
        <w:left w:val="none" w:sz="0" w:space="0" w:color="auto"/>
        <w:bottom w:val="none" w:sz="0" w:space="0" w:color="auto"/>
        <w:right w:val="none" w:sz="0" w:space="0" w:color="auto"/>
      </w:divBdr>
    </w:div>
    <w:div w:id="731465619">
      <w:bodyDiv w:val="1"/>
      <w:marLeft w:val="0"/>
      <w:marRight w:val="0"/>
      <w:marTop w:val="0"/>
      <w:marBottom w:val="0"/>
      <w:divBdr>
        <w:top w:val="none" w:sz="0" w:space="0" w:color="auto"/>
        <w:left w:val="none" w:sz="0" w:space="0" w:color="auto"/>
        <w:bottom w:val="none" w:sz="0" w:space="0" w:color="auto"/>
        <w:right w:val="none" w:sz="0" w:space="0" w:color="auto"/>
      </w:divBdr>
    </w:div>
    <w:div w:id="737360202">
      <w:bodyDiv w:val="1"/>
      <w:marLeft w:val="0"/>
      <w:marRight w:val="0"/>
      <w:marTop w:val="0"/>
      <w:marBottom w:val="0"/>
      <w:divBdr>
        <w:top w:val="none" w:sz="0" w:space="0" w:color="auto"/>
        <w:left w:val="none" w:sz="0" w:space="0" w:color="auto"/>
        <w:bottom w:val="none" w:sz="0" w:space="0" w:color="auto"/>
        <w:right w:val="none" w:sz="0" w:space="0" w:color="auto"/>
      </w:divBdr>
    </w:div>
    <w:div w:id="753209110">
      <w:bodyDiv w:val="1"/>
      <w:marLeft w:val="0"/>
      <w:marRight w:val="0"/>
      <w:marTop w:val="0"/>
      <w:marBottom w:val="0"/>
      <w:divBdr>
        <w:top w:val="none" w:sz="0" w:space="0" w:color="auto"/>
        <w:left w:val="none" w:sz="0" w:space="0" w:color="auto"/>
        <w:bottom w:val="none" w:sz="0" w:space="0" w:color="auto"/>
        <w:right w:val="none" w:sz="0" w:space="0" w:color="auto"/>
      </w:divBdr>
      <w:divsChild>
        <w:div w:id="632365836">
          <w:marLeft w:val="1166"/>
          <w:marRight w:val="0"/>
          <w:marTop w:val="40"/>
          <w:marBottom w:val="0"/>
          <w:divBdr>
            <w:top w:val="none" w:sz="0" w:space="0" w:color="auto"/>
            <w:left w:val="none" w:sz="0" w:space="0" w:color="auto"/>
            <w:bottom w:val="none" w:sz="0" w:space="0" w:color="auto"/>
            <w:right w:val="none" w:sz="0" w:space="0" w:color="auto"/>
          </w:divBdr>
        </w:div>
        <w:div w:id="1761104149">
          <w:marLeft w:val="1166"/>
          <w:marRight w:val="0"/>
          <w:marTop w:val="40"/>
          <w:marBottom w:val="0"/>
          <w:divBdr>
            <w:top w:val="none" w:sz="0" w:space="0" w:color="auto"/>
            <w:left w:val="none" w:sz="0" w:space="0" w:color="auto"/>
            <w:bottom w:val="none" w:sz="0" w:space="0" w:color="auto"/>
            <w:right w:val="none" w:sz="0" w:space="0" w:color="auto"/>
          </w:divBdr>
        </w:div>
      </w:divsChild>
    </w:div>
    <w:div w:id="899709232">
      <w:bodyDiv w:val="1"/>
      <w:marLeft w:val="0"/>
      <w:marRight w:val="0"/>
      <w:marTop w:val="0"/>
      <w:marBottom w:val="0"/>
      <w:divBdr>
        <w:top w:val="none" w:sz="0" w:space="0" w:color="auto"/>
        <w:left w:val="none" w:sz="0" w:space="0" w:color="auto"/>
        <w:bottom w:val="none" w:sz="0" w:space="0" w:color="auto"/>
        <w:right w:val="none" w:sz="0" w:space="0" w:color="auto"/>
      </w:divBdr>
    </w:div>
    <w:div w:id="900016380">
      <w:bodyDiv w:val="1"/>
      <w:marLeft w:val="0"/>
      <w:marRight w:val="0"/>
      <w:marTop w:val="0"/>
      <w:marBottom w:val="0"/>
      <w:divBdr>
        <w:top w:val="none" w:sz="0" w:space="0" w:color="auto"/>
        <w:left w:val="none" w:sz="0" w:space="0" w:color="auto"/>
        <w:bottom w:val="none" w:sz="0" w:space="0" w:color="auto"/>
        <w:right w:val="none" w:sz="0" w:space="0" w:color="auto"/>
      </w:divBdr>
    </w:div>
    <w:div w:id="911933628">
      <w:bodyDiv w:val="1"/>
      <w:marLeft w:val="0"/>
      <w:marRight w:val="0"/>
      <w:marTop w:val="0"/>
      <w:marBottom w:val="0"/>
      <w:divBdr>
        <w:top w:val="none" w:sz="0" w:space="0" w:color="auto"/>
        <w:left w:val="none" w:sz="0" w:space="0" w:color="auto"/>
        <w:bottom w:val="none" w:sz="0" w:space="0" w:color="auto"/>
        <w:right w:val="none" w:sz="0" w:space="0" w:color="auto"/>
      </w:divBdr>
    </w:div>
    <w:div w:id="920068581">
      <w:bodyDiv w:val="1"/>
      <w:marLeft w:val="0"/>
      <w:marRight w:val="0"/>
      <w:marTop w:val="0"/>
      <w:marBottom w:val="0"/>
      <w:divBdr>
        <w:top w:val="none" w:sz="0" w:space="0" w:color="auto"/>
        <w:left w:val="none" w:sz="0" w:space="0" w:color="auto"/>
        <w:bottom w:val="none" w:sz="0" w:space="0" w:color="auto"/>
        <w:right w:val="none" w:sz="0" w:space="0" w:color="auto"/>
      </w:divBdr>
    </w:div>
    <w:div w:id="945119632">
      <w:bodyDiv w:val="1"/>
      <w:marLeft w:val="0"/>
      <w:marRight w:val="0"/>
      <w:marTop w:val="0"/>
      <w:marBottom w:val="0"/>
      <w:divBdr>
        <w:top w:val="none" w:sz="0" w:space="0" w:color="auto"/>
        <w:left w:val="none" w:sz="0" w:space="0" w:color="auto"/>
        <w:bottom w:val="none" w:sz="0" w:space="0" w:color="auto"/>
        <w:right w:val="none" w:sz="0" w:space="0" w:color="auto"/>
      </w:divBdr>
    </w:div>
    <w:div w:id="984434534">
      <w:bodyDiv w:val="1"/>
      <w:marLeft w:val="0"/>
      <w:marRight w:val="0"/>
      <w:marTop w:val="0"/>
      <w:marBottom w:val="0"/>
      <w:divBdr>
        <w:top w:val="none" w:sz="0" w:space="0" w:color="auto"/>
        <w:left w:val="none" w:sz="0" w:space="0" w:color="auto"/>
        <w:bottom w:val="none" w:sz="0" w:space="0" w:color="auto"/>
        <w:right w:val="none" w:sz="0" w:space="0" w:color="auto"/>
      </w:divBdr>
    </w:div>
    <w:div w:id="1083720107">
      <w:bodyDiv w:val="1"/>
      <w:marLeft w:val="0"/>
      <w:marRight w:val="0"/>
      <w:marTop w:val="0"/>
      <w:marBottom w:val="0"/>
      <w:divBdr>
        <w:top w:val="none" w:sz="0" w:space="0" w:color="auto"/>
        <w:left w:val="none" w:sz="0" w:space="0" w:color="auto"/>
        <w:bottom w:val="none" w:sz="0" w:space="0" w:color="auto"/>
        <w:right w:val="none" w:sz="0" w:space="0" w:color="auto"/>
      </w:divBdr>
      <w:divsChild>
        <w:div w:id="2043285213">
          <w:marLeft w:val="547"/>
          <w:marRight w:val="0"/>
          <w:marTop w:val="115"/>
          <w:marBottom w:val="0"/>
          <w:divBdr>
            <w:top w:val="none" w:sz="0" w:space="0" w:color="auto"/>
            <w:left w:val="none" w:sz="0" w:space="0" w:color="auto"/>
            <w:bottom w:val="none" w:sz="0" w:space="0" w:color="auto"/>
            <w:right w:val="none" w:sz="0" w:space="0" w:color="auto"/>
          </w:divBdr>
        </w:div>
      </w:divsChild>
    </w:div>
    <w:div w:id="1101485775">
      <w:bodyDiv w:val="1"/>
      <w:marLeft w:val="0"/>
      <w:marRight w:val="0"/>
      <w:marTop w:val="0"/>
      <w:marBottom w:val="0"/>
      <w:divBdr>
        <w:top w:val="none" w:sz="0" w:space="0" w:color="auto"/>
        <w:left w:val="none" w:sz="0" w:space="0" w:color="auto"/>
        <w:bottom w:val="none" w:sz="0" w:space="0" w:color="auto"/>
        <w:right w:val="none" w:sz="0" w:space="0" w:color="auto"/>
      </w:divBdr>
    </w:div>
    <w:div w:id="1153331169">
      <w:bodyDiv w:val="1"/>
      <w:marLeft w:val="0"/>
      <w:marRight w:val="0"/>
      <w:marTop w:val="0"/>
      <w:marBottom w:val="0"/>
      <w:divBdr>
        <w:top w:val="none" w:sz="0" w:space="0" w:color="auto"/>
        <w:left w:val="none" w:sz="0" w:space="0" w:color="auto"/>
        <w:bottom w:val="none" w:sz="0" w:space="0" w:color="auto"/>
        <w:right w:val="none" w:sz="0" w:space="0" w:color="auto"/>
      </w:divBdr>
    </w:div>
    <w:div w:id="1188254633">
      <w:bodyDiv w:val="1"/>
      <w:marLeft w:val="0"/>
      <w:marRight w:val="0"/>
      <w:marTop w:val="0"/>
      <w:marBottom w:val="0"/>
      <w:divBdr>
        <w:top w:val="none" w:sz="0" w:space="0" w:color="auto"/>
        <w:left w:val="none" w:sz="0" w:space="0" w:color="auto"/>
        <w:bottom w:val="none" w:sz="0" w:space="0" w:color="auto"/>
        <w:right w:val="none" w:sz="0" w:space="0" w:color="auto"/>
      </w:divBdr>
    </w:div>
    <w:div w:id="1214806925">
      <w:bodyDiv w:val="1"/>
      <w:marLeft w:val="0"/>
      <w:marRight w:val="0"/>
      <w:marTop w:val="0"/>
      <w:marBottom w:val="0"/>
      <w:divBdr>
        <w:top w:val="none" w:sz="0" w:space="0" w:color="auto"/>
        <w:left w:val="none" w:sz="0" w:space="0" w:color="auto"/>
        <w:bottom w:val="none" w:sz="0" w:space="0" w:color="auto"/>
        <w:right w:val="none" w:sz="0" w:space="0" w:color="auto"/>
      </w:divBdr>
    </w:div>
    <w:div w:id="1272124178">
      <w:bodyDiv w:val="1"/>
      <w:marLeft w:val="0"/>
      <w:marRight w:val="0"/>
      <w:marTop w:val="0"/>
      <w:marBottom w:val="0"/>
      <w:divBdr>
        <w:top w:val="none" w:sz="0" w:space="0" w:color="auto"/>
        <w:left w:val="none" w:sz="0" w:space="0" w:color="auto"/>
        <w:bottom w:val="none" w:sz="0" w:space="0" w:color="auto"/>
        <w:right w:val="none" w:sz="0" w:space="0" w:color="auto"/>
      </w:divBdr>
    </w:div>
    <w:div w:id="1311904245">
      <w:bodyDiv w:val="1"/>
      <w:marLeft w:val="0"/>
      <w:marRight w:val="0"/>
      <w:marTop w:val="0"/>
      <w:marBottom w:val="0"/>
      <w:divBdr>
        <w:top w:val="none" w:sz="0" w:space="0" w:color="auto"/>
        <w:left w:val="none" w:sz="0" w:space="0" w:color="auto"/>
        <w:bottom w:val="none" w:sz="0" w:space="0" w:color="auto"/>
        <w:right w:val="none" w:sz="0" w:space="0" w:color="auto"/>
      </w:divBdr>
    </w:div>
    <w:div w:id="1364670897">
      <w:bodyDiv w:val="1"/>
      <w:marLeft w:val="0"/>
      <w:marRight w:val="0"/>
      <w:marTop w:val="0"/>
      <w:marBottom w:val="0"/>
      <w:divBdr>
        <w:top w:val="none" w:sz="0" w:space="0" w:color="auto"/>
        <w:left w:val="none" w:sz="0" w:space="0" w:color="auto"/>
        <w:bottom w:val="none" w:sz="0" w:space="0" w:color="auto"/>
        <w:right w:val="none" w:sz="0" w:space="0" w:color="auto"/>
      </w:divBdr>
    </w:div>
    <w:div w:id="1377391112">
      <w:bodyDiv w:val="1"/>
      <w:marLeft w:val="0"/>
      <w:marRight w:val="0"/>
      <w:marTop w:val="0"/>
      <w:marBottom w:val="0"/>
      <w:divBdr>
        <w:top w:val="none" w:sz="0" w:space="0" w:color="auto"/>
        <w:left w:val="none" w:sz="0" w:space="0" w:color="auto"/>
        <w:bottom w:val="none" w:sz="0" w:space="0" w:color="auto"/>
        <w:right w:val="none" w:sz="0" w:space="0" w:color="auto"/>
      </w:divBdr>
    </w:div>
    <w:div w:id="1394549581">
      <w:bodyDiv w:val="1"/>
      <w:marLeft w:val="0"/>
      <w:marRight w:val="0"/>
      <w:marTop w:val="0"/>
      <w:marBottom w:val="0"/>
      <w:divBdr>
        <w:top w:val="none" w:sz="0" w:space="0" w:color="auto"/>
        <w:left w:val="none" w:sz="0" w:space="0" w:color="auto"/>
        <w:bottom w:val="none" w:sz="0" w:space="0" w:color="auto"/>
        <w:right w:val="none" w:sz="0" w:space="0" w:color="auto"/>
      </w:divBdr>
    </w:div>
    <w:div w:id="1484464073">
      <w:bodyDiv w:val="1"/>
      <w:marLeft w:val="0"/>
      <w:marRight w:val="0"/>
      <w:marTop w:val="0"/>
      <w:marBottom w:val="0"/>
      <w:divBdr>
        <w:top w:val="none" w:sz="0" w:space="0" w:color="auto"/>
        <w:left w:val="none" w:sz="0" w:space="0" w:color="auto"/>
        <w:bottom w:val="none" w:sz="0" w:space="0" w:color="auto"/>
        <w:right w:val="none" w:sz="0" w:space="0" w:color="auto"/>
      </w:divBdr>
    </w:div>
    <w:div w:id="1493565697">
      <w:bodyDiv w:val="1"/>
      <w:marLeft w:val="0"/>
      <w:marRight w:val="0"/>
      <w:marTop w:val="0"/>
      <w:marBottom w:val="0"/>
      <w:divBdr>
        <w:top w:val="none" w:sz="0" w:space="0" w:color="auto"/>
        <w:left w:val="none" w:sz="0" w:space="0" w:color="auto"/>
        <w:bottom w:val="none" w:sz="0" w:space="0" w:color="auto"/>
        <w:right w:val="none" w:sz="0" w:space="0" w:color="auto"/>
      </w:divBdr>
    </w:div>
    <w:div w:id="1555383783">
      <w:bodyDiv w:val="1"/>
      <w:marLeft w:val="0"/>
      <w:marRight w:val="0"/>
      <w:marTop w:val="0"/>
      <w:marBottom w:val="0"/>
      <w:divBdr>
        <w:top w:val="none" w:sz="0" w:space="0" w:color="auto"/>
        <w:left w:val="none" w:sz="0" w:space="0" w:color="auto"/>
        <w:bottom w:val="none" w:sz="0" w:space="0" w:color="auto"/>
        <w:right w:val="none" w:sz="0" w:space="0" w:color="auto"/>
      </w:divBdr>
    </w:div>
    <w:div w:id="1568758055">
      <w:bodyDiv w:val="1"/>
      <w:marLeft w:val="0"/>
      <w:marRight w:val="0"/>
      <w:marTop w:val="0"/>
      <w:marBottom w:val="0"/>
      <w:divBdr>
        <w:top w:val="none" w:sz="0" w:space="0" w:color="auto"/>
        <w:left w:val="none" w:sz="0" w:space="0" w:color="auto"/>
        <w:bottom w:val="none" w:sz="0" w:space="0" w:color="auto"/>
        <w:right w:val="none" w:sz="0" w:space="0" w:color="auto"/>
      </w:divBdr>
    </w:div>
    <w:div w:id="1601252340">
      <w:bodyDiv w:val="1"/>
      <w:marLeft w:val="0"/>
      <w:marRight w:val="0"/>
      <w:marTop w:val="0"/>
      <w:marBottom w:val="0"/>
      <w:divBdr>
        <w:top w:val="none" w:sz="0" w:space="0" w:color="auto"/>
        <w:left w:val="none" w:sz="0" w:space="0" w:color="auto"/>
        <w:bottom w:val="none" w:sz="0" w:space="0" w:color="auto"/>
        <w:right w:val="none" w:sz="0" w:space="0" w:color="auto"/>
      </w:divBdr>
    </w:div>
    <w:div w:id="1610048418">
      <w:bodyDiv w:val="1"/>
      <w:marLeft w:val="0"/>
      <w:marRight w:val="0"/>
      <w:marTop w:val="0"/>
      <w:marBottom w:val="0"/>
      <w:divBdr>
        <w:top w:val="none" w:sz="0" w:space="0" w:color="auto"/>
        <w:left w:val="none" w:sz="0" w:space="0" w:color="auto"/>
        <w:bottom w:val="none" w:sz="0" w:space="0" w:color="auto"/>
        <w:right w:val="none" w:sz="0" w:space="0" w:color="auto"/>
      </w:divBdr>
    </w:div>
    <w:div w:id="1635017678">
      <w:bodyDiv w:val="1"/>
      <w:marLeft w:val="0"/>
      <w:marRight w:val="0"/>
      <w:marTop w:val="0"/>
      <w:marBottom w:val="0"/>
      <w:divBdr>
        <w:top w:val="none" w:sz="0" w:space="0" w:color="auto"/>
        <w:left w:val="none" w:sz="0" w:space="0" w:color="auto"/>
        <w:bottom w:val="none" w:sz="0" w:space="0" w:color="auto"/>
        <w:right w:val="none" w:sz="0" w:space="0" w:color="auto"/>
      </w:divBdr>
    </w:div>
    <w:div w:id="1686899298">
      <w:bodyDiv w:val="1"/>
      <w:marLeft w:val="0"/>
      <w:marRight w:val="0"/>
      <w:marTop w:val="0"/>
      <w:marBottom w:val="0"/>
      <w:divBdr>
        <w:top w:val="none" w:sz="0" w:space="0" w:color="auto"/>
        <w:left w:val="none" w:sz="0" w:space="0" w:color="auto"/>
        <w:bottom w:val="none" w:sz="0" w:space="0" w:color="auto"/>
        <w:right w:val="none" w:sz="0" w:space="0" w:color="auto"/>
      </w:divBdr>
    </w:div>
    <w:div w:id="1722709469">
      <w:bodyDiv w:val="1"/>
      <w:marLeft w:val="0"/>
      <w:marRight w:val="0"/>
      <w:marTop w:val="0"/>
      <w:marBottom w:val="0"/>
      <w:divBdr>
        <w:top w:val="none" w:sz="0" w:space="0" w:color="auto"/>
        <w:left w:val="none" w:sz="0" w:space="0" w:color="auto"/>
        <w:bottom w:val="none" w:sz="0" w:space="0" w:color="auto"/>
        <w:right w:val="none" w:sz="0" w:space="0" w:color="auto"/>
      </w:divBdr>
    </w:div>
    <w:div w:id="1791701847">
      <w:bodyDiv w:val="1"/>
      <w:marLeft w:val="0"/>
      <w:marRight w:val="0"/>
      <w:marTop w:val="0"/>
      <w:marBottom w:val="0"/>
      <w:divBdr>
        <w:top w:val="none" w:sz="0" w:space="0" w:color="auto"/>
        <w:left w:val="none" w:sz="0" w:space="0" w:color="auto"/>
        <w:bottom w:val="none" w:sz="0" w:space="0" w:color="auto"/>
        <w:right w:val="none" w:sz="0" w:space="0" w:color="auto"/>
      </w:divBdr>
    </w:div>
    <w:div w:id="1814446599">
      <w:bodyDiv w:val="1"/>
      <w:marLeft w:val="0"/>
      <w:marRight w:val="0"/>
      <w:marTop w:val="0"/>
      <w:marBottom w:val="0"/>
      <w:divBdr>
        <w:top w:val="none" w:sz="0" w:space="0" w:color="auto"/>
        <w:left w:val="none" w:sz="0" w:space="0" w:color="auto"/>
        <w:bottom w:val="none" w:sz="0" w:space="0" w:color="auto"/>
        <w:right w:val="none" w:sz="0" w:space="0" w:color="auto"/>
      </w:divBdr>
    </w:div>
    <w:div w:id="1853295636">
      <w:bodyDiv w:val="1"/>
      <w:marLeft w:val="0"/>
      <w:marRight w:val="0"/>
      <w:marTop w:val="0"/>
      <w:marBottom w:val="0"/>
      <w:divBdr>
        <w:top w:val="none" w:sz="0" w:space="0" w:color="auto"/>
        <w:left w:val="none" w:sz="0" w:space="0" w:color="auto"/>
        <w:bottom w:val="none" w:sz="0" w:space="0" w:color="auto"/>
        <w:right w:val="none" w:sz="0" w:space="0" w:color="auto"/>
      </w:divBdr>
    </w:div>
    <w:div w:id="1868371709">
      <w:bodyDiv w:val="1"/>
      <w:marLeft w:val="0"/>
      <w:marRight w:val="0"/>
      <w:marTop w:val="0"/>
      <w:marBottom w:val="0"/>
      <w:divBdr>
        <w:top w:val="none" w:sz="0" w:space="0" w:color="auto"/>
        <w:left w:val="none" w:sz="0" w:space="0" w:color="auto"/>
        <w:bottom w:val="none" w:sz="0" w:space="0" w:color="auto"/>
        <w:right w:val="none" w:sz="0" w:space="0" w:color="auto"/>
      </w:divBdr>
    </w:div>
    <w:div w:id="1874076999">
      <w:bodyDiv w:val="1"/>
      <w:marLeft w:val="0"/>
      <w:marRight w:val="0"/>
      <w:marTop w:val="0"/>
      <w:marBottom w:val="0"/>
      <w:divBdr>
        <w:top w:val="none" w:sz="0" w:space="0" w:color="auto"/>
        <w:left w:val="none" w:sz="0" w:space="0" w:color="auto"/>
        <w:bottom w:val="none" w:sz="0" w:space="0" w:color="auto"/>
        <w:right w:val="none" w:sz="0" w:space="0" w:color="auto"/>
      </w:divBdr>
    </w:div>
    <w:div w:id="1878158899">
      <w:bodyDiv w:val="1"/>
      <w:marLeft w:val="0"/>
      <w:marRight w:val="0"/>
      <w:marTop w:val="0"/>
      <w:marBottom w:val="0"/>
      <w:divBdr>
        <w:top w:val="none" w:sz="0" w:space="0" w:color="auto"/>
        <w:left w:val="none" w:sz="0" w:space="0" w:color="auto"/>
        <w:bottom w:val="none" w:sz="0" w:space="0" w:color="auto"/>
        <w:right w:val="none" w:sz="0" w:space="0" w:color="auto"/>
      </w:divBdr>
    </w:div>
    <w:div w:id="1889873233">
      <w:bodyDiv w:val="1"/>
      <w:marLeft w:val="0"/>
      <w:marRight w:val="0"/>
      <w:marTop w:val="0"/>
      <w:marBottom w:val="0"/>
      <w:divBdr>
        <w:top w:val="none" w:sz="0" w:space="0" w:color="auto"/>
        <w:left w:val="none" w:sz="0" w:space="0" w:color="auto"/>
        <w:bottom w:val="none" w:sz="0" w:space="0" w:color="auto"/>
        <w:right w:val="none" w:sz="0" w:space="0" w:color="auto"/>
      </w:divBdr>
    </w:div>
    <w:div w:id="1897430410">
      <w:bodyDiv w:val="1"/>
      <w:marLeft w:val="0"/>
      <w:marRight w:val="0"/>
      <w:marTop w:val="0"/>
      <w:marBottom w:val="0"/>
      <w:divBdr>
        <w:top w:val="none" w:sz="0" w:space="0" w:color="auto"/>
        <w:left w:val="none" w:sz="0" w:space="0" w:color="auto"/>
        <w:bottom w:val="none" w:sz="0" w:space="0" w:color="auto"/>
        <w:right w:val="none" w:sz="0" w:space="0" w:color="auto"/>
      </w:divBdr>
    </w:div>
    <w:div w:id="1935355766">
      <w:bodyDiv w:val="1"/>
      <w:marLeft w:val="0"/>
      <w:marRight w:val="0"/>
      <w:marTop w:val="0"/>
      <w:marBottom w:val="0"/>
      <w:divBdr>
        <w:top w:val="none" w:sz="0" w:space="0" w:color="auto"/>
        <w:left w:val="none" w:sz="0" w:space="0" w:color="auto"/>
        <w:bottom w:val="none" w:sz="0" w:space="0" w:color="auto"/>
        <w:right w:val="none" w:sz="0" w:space="0" w:color="auto"/>
      </w:divBdr>
    </w:div>
    <w:div w:id="1944339105">
      <w:bodyDiv w:val="1"/>
      <w:marLeft w:val="0"/>
      <w:marRight w:val="0"/>
      <w:marTop w:val="0"/>
      <w:marBottom w:val="0"/>
      <w:divBdr>
        <w:top w:val="none" w:sz="0" w:space="0" w:color="auto"/>
        <w:left w:val="none" w:sz="0" w:space="0" w:color="auto"/>
        <w:bottom w:val="none" w:sz="0" w:space="0" w:color="auto"/>
        <w:right w:val="none" w:sz="0" w:space="0" w:color="auto"/>
      </w:divBdr>
    </w:div>
    <w:div w:id="1951350583">
      <w:bodyDiv w:val="1"/>
      <w:marLeft w:val="0"/>
      <w:marRight w:val="0"/>
      <w:marTop w:val="0"/>
      <w:marBottom w:val="0"/>
      <w:divBdr>
        <w:top w:val="none" w:sz="0" w:space="0" w:color="auto"/>
        <w:left w:val="none" w:sz="0" w:space="0" w:color="auto"/>
        <w:bottom w:val="none" w:sz="0" w:space="0" w:color="auto"/>
        <w:right w:val="none" w:sz="0" w:space="0" w:color="auto"/>
      </w:divBdr>
    </w:div>
    <w:div w:id="1952470817">
      <w:bodyDiv w:val="1"/>
      <w:marLeft w:val="0"/>
      <w:marRight w:val="0"/>
      <w:marTop w:val="0"/>
      <w:marBottom w:val="0"/>
      <w:divBdr>
        <w:top w:val="none" w:sz="0" w:space="0" w:color="auto"/>
        <w:left w:val="none" w:sz="0" w:space="0" w:color="auto"/>
        <w:bottom w:val="none" w:sz="0" w:space="0" w:color="auto"/>
        <w:right w:val="none" w:sz="0" w:space="0" w:color="auto"/>
      </w:divBdr>
    </w:div>
    <w:div w:id="1975065798">
      <w:bodyDiv w:val="1"/>
      <w:marLeft w:val="0"/>
      <w:marRight w:val="0"/>
      <w:marTop w:val="0"/>
      <w:marBottom w:val="0"/>
      <w:divBdr>
        <w:top w:val="none" w:sz="0" w:space="0" w:color="auto"/>
        <w:left w:val="none" w:sz="0" w:space="0" w:color="auto"/>
        <w:bottom w:val="none" w:sz="0" w:space="0" w:color="auto"/>
        <w:right w:val="none" w:sz="0" w:space="0" w:color="auto"/>
      </w:divBdr>
    </w:div>
    <w:div w:id="1979218053">
      <w:bodyDiv w:val="1"/>
      <w:marLeft w:val="0"/>
      <w:marRight w:val="0"/>
      <w:marTop w:val="0"/>
      <w:marBottom w:val="0"/>
      <w:divBdr>
        <w:top w:val="none" w:sz="0" w:space="0" w:color="auto"/>
        <w:left w:val="none" w:sz="0" w:space="0" w:color="auto"/>
        <w:bottom w:val="none" w:sz="0" w:space="0" w:color="auto"/>
        <w:right w:val="none" w:sz="0" w:space="0" w:color="auto"/>
      </w:divBdr>
    </w:div>
    <w:div w:id="2020236051">
      <w:bodyDiv w:val="1"/>
      <w:marLeft w:val="0"/>
      <w:marRight w:val="0"/>
      <w:marTop w:val="0"/>
      <w:marBottom w:val="0"/>
      <w:divBdr>
        <w:top w:val="none" w:sz="0" w:space="0" w:color="auto"/>
        <w:left w:val="none" w:sz="0" w:space="0" w:color="auto"/>
        <w:bottom w:val="none" w:sz="0" w:space="0" w:color="auto"/>
        <w:right w:val="none" w:sz="0" w:space="0" w:color="auto"/>
      </w:divBdr>
    </w:div>
    <w:div w:id="2042825905">
      <w:bodyDiv w:val="1"/>
      <w:marLeft w:val="0"/>
      <w:marRight w:val="0"/>
      <w:marTop w:val="0"/>
      <w:marBottom w:val="0"/>
      <w:divBdr>
        <w:top w:val="none" w:sz="0" w:space="0" w:color="auto"/>
        <w:left w:val="none" w:sz="0" w:space="0" w:color="auto"/>
        <w:bottom w:val="none" w:sz="0" w:space="0" w:color="auto"/>
        <w:right w:val="none" w:sz="0" w:space="0" w:color="auto"/>
      </w:divBdr>
    </w:div>
    <w:div w:id="2043703019">
      <w:bodyDiv w:val="1"/>
      <w:marLeft w:val="0"/>
      <w:marRight w:val="0"/>
      <w:marTop w:val="0"/>
      <w:marBottom w:val="0"/>
      <w:divBdr>
        <w:top w:val="none" w:sz="0" w:space="0" w:color="auto"/>
        <w:left w:val="none" w:sz="0" w:space="0" w:color="auto"/>
        <w:bottom w:val="none" w:sz="0" w:space="0" w:color="auto"/>
        <w:right w:val="none" w:sz="0" w:space="0" w:color="auto"/>
      </w:divBdr>
    </w:div>
    <w:div w:id="2051417813">
      <w:bodyDiv w:val="1"/>
      <w:marLeft w:val="0"/>
      <w:marRight w:val="0"/>
      <w:marTop w:val="0"/>
      <w:marBottom w:val="0"/>
      <w:divBdr>
        <w:top w:val="none" w:sz="0" w:space="0" w:color="auto"/>
        <w:left w:val="none" w:sz="0" w:space="0" w:color="auto"/>
        <w:bottom w:val="none" w:sz="0" w:space="0" w:color="auto"/>
        <w:right w:val="none" w:sz="0" w:space="0" w:color="auto"/>
      </w:divBdr>
    </w:div>
    <w:div w:id="2089840358">
      <w:bodyDiv w:val="1"/>
      <w:marLeft w:val="0"/>
      <w:marRight w:val="0"/>
      <w:marTop w:val="0"/>
      <w:marBottom w:val="0"/>
      <w:divBdr>
        <w:top w:val="none" w:sz="0" w:space="0" w:color="auto"/>
        <w:left w:val="none" w:sz="0" w:space="0" w:color="auto"/>
        <w:bottom w:val="none" w:sz="0" w:space="0" w:color="auto"/>
        <w:right w:val="none" w:sz="0" w:space="0" w:color="auto"/>
      </w:divBdr>
    </w:div>
    <w:div w:id="211316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60BFC-7D80-2F4C-97F3-B540D955D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41</Pages>
  <Words>9623</Words>
  <Characters>54857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TITLE</vt:lpstr>
    </vt:vector>
  </TitlesOfParts>
  <Manager/>
  <Company>Jet Propulsion Laboratory</Company>
  <LinksUpToDate>false</LinksUpToDate>
  <CharactersWithSpaces>64352</CharactersWithSpaces>
  <SharedDoc>false</SharedDoc>
  <HyperlinkBase/>
  <HLinks>
    <vt:vector size="60" baseType="variant">
      <vt:variant>
        <vt:i4>786511</vt:i4>
      </vt:variant>
      <vt:variant>
        <vt:i4>199</vt:i4>
      </vt:variant>
      <vt:variant>
        <vt:i4>0</vt:i4>
      </vt:variant>
      <vt:variant>
        <vt:i4>5</vt:i4>
      </vt:variant>
      <vt:variant>
        <vt:lpwstr>http://www.estec.esa.nl/ecss</vt:lpwstr>
      </vt:variant>
      <vt:variant>
        <vt:lpwstr/>
      </vt:variant>
      <vt:variant>
        <vt:i4>4128780</vt:i4>
      </vt:variant>
      <vt:variant>
        <vt:i4>196</vt:i4>
      </vt:variant>
      <vt:variant>
        <vt:i4>0</vt:i4>
      </vt:variant>
      <vt:variant>
        <vt:i4>5</vt:i4>
      </vt:variant>
      <vt:variant>
        <vt:lpwstr>http://www.asri.org.au/</vt:lpwstr>
      </vt:variant>
      <vt:variant>
        <vt:lpwstr/>
      </vt:variant>
      <vt:variant>
        <vt:i4>4128780</vt:i4>
      </vt:variant>
      <vt:variant>
        <vt:i4>186</vt:i4>
      </vt:variant>
      <vt:variant>
        <vt:i4>0</vt:i4>
      </vt:variant>
      <vt:variant>
        <vt:i4>5</vt:i4>
      </vt:variant>
      <vt:variant>
        <vt:lpwstr>http://www.asri.org.au/</vt:lpwstr>
      </vt:variant>
      <vt:variant>
        <vt:lpwstr/>
      </vt:variant>
      <vt:variant>
        <vt:i4>4128780</vt:i4>
      </vt:variant>
      <vt:variant>
        <vt:i4>179</vt:i4>
      </vt:variant>
      <vt:variant>
        <vt:i4>0</vt:i4>
      </vt:variant>
      <vt:variant>
        <vt:i4>5</vt:i4>
      </vt:variant>
      <vt:variant>
        <vt:lpwstr>http://www.asri.org.au/</vt:lpwstr>
      </vt:variant>
      <vt:variant>
        <vt:lpwstr/>
      </vt:variant>
      <vt:variant>
        <vt:i4>4128780</vt:i4>
      </vt:variant>
      <vt:variant>
        <vt:i4>170</vt:i4>
      </vt:variant>
      <vt:variant>
        <vt:i4>0</vt:i4>
      </vt:variant>
      <vt:variant>
        <vt:i4>5</vt:i4>
      </vt:variant>
      <vt:variant>
        <vt:lpwstr>http://www.asri.org.au/</vt:lpwstr>
      </vt:variant>
      <vt:variant>
        <vt:lpwstr/>
      </vt:variant>
      <vt:variant>
        <vt:i4>4128780</vt:i4>
      </vt:variant>
      <vt:variant>
        <vt:i4>163</vt:i4>
      </vt:variant>
      <vt:variant>
        <vt:i4>0</vt:i4>
      </vt:variant>
      <vt:variant>
        <vt:i4>5</vt:i4>
      </vt:variant>
      <vt:variant>
        <vt:lpwstr>http://www.asri.org.au/</vt:lpwstr>
      </vt:variant>
      <vt:variant>
        <vt:lpwstr/>
      </vt:variant>
      <vt:variant>
        <vt:i4>4128780</vt:i4>
      </vt:variant>
      <vt:variant>
        <vt:i4>160</vt:i4>
      </vt:variant>
      <vt:variant>
        <vt:i4>0</vt:i4>
      </vt:variant>
      <vt:variant>
        <vt:i4>5</vt:i4>
      </vt:variant>
      <vt:variant>
        <vt:lpwstr>http://www.asri.org.au/</vt:lpwstr>
      </vt:variant>
      <vt:variant>
        <vt:lpwstr/>
      </vt:variant>
      <vt:variant>
        <vt:i4>4128780</vt:i4>
      </vt:variant>
      <vt:variant>
        <vt:i4>157</vt:i4>
      </vt:variant>
      <vt:variant>
        <vt:i4>0</vt:i4>
      </vt:variant>
      <vt:variant>
        <vt:i4>5</vt:i4>
      </vt:variant>
      <vt:variant>
        <vt:lpwstr>http://www.asri.org.au/</vt:lpwstr>
      </vt:variant>
      <vt:variant>
        <vt:lpwstr/>
      </vt:variant>
      <vt:variant>
        <vt:i4>1310726</vt:i4>
      </vt:variant>
      <vt:variant>
        <vt:i4>148</vt:i4>
      </vt:variant>
      <vt:variant>
        <vt:i4>0</vt:i4>
      </vt:variant>
      <vt:variant>
        <vt:i4>5</vt:i4>
      </vt:variant>
      <vt:variant>
        <vt:lpwstr/>
      </vt:variant>
      <vt:variant>
        <vt:lpwstr>_Toc525830491</vt:lpwstr>
      </vt:variant>
      <vt:variant>
        <vt:i4>1310727</vt:i4>
      </vt:variant>
      <vt:variant>
        <vt:i4>142</vt:i4>
      </vt:variant>
      <vt:variant>
        <vt:i4>0</vt:i4>
      </vt:variant>
      <vt:variant>
        <vt:i4>5</vt:i4>
      </vt:variant>
      <vt:variant>
        <vt:lpwstr/>
      </vt:variant>
      <vt:variant>
        <vt:lpwstr>_Toc525830490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 NAME</dc:creator>
  <cp:keywords/>
  <dc:description/>
  <cp:lastModifiedBy>Microsoft Office User</cp:lastModifiedBy>
  <cp:revision>22</cp:revision>
  <cp:lastPrinted>2019-07-30T19:41:00Z</cp:lastPrinted>
  <dcterms:created xsi:type="dcterms:W3CDTF">2019-07-30T19:41:00Z</dcterms:created>
  <dcterms:modified xsi:type="dcterms:W3CDTF">2019-12-19T17:24:00Z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MGSS</vt:lpwstr>
  </property>
  <property fmtid="{D5CDD505-2E9C-101B-9397-08002B2CF9AE}" pid="3" name="Document number">
    <vt:lpwstr>XXX</vt:lpwstr>
  </property>
  <property fmtid="{D5CDD505-2E9C-101B-9397-08002B2CF9AE}" pid="4" name="Document type">
    <vt:lpwstr>User Guide</vt:lpwstr>
  </property>
  <property fmtid="{D5CDD505-2E9C-101B-9397-08002B2CF9AE}" pid="5" name="Approver">
    <vt:lpwstr>APPROVER NAME</vt:lpwstr>
  </property>
  <property fmtid="{D5CDD505-2E9C-101B-9397-08002B2CF9AE}" pid="6" name="Version id">
    <vt:lpwstr>A</vt:lpwstr>
  </property>
</Properties>
</file>